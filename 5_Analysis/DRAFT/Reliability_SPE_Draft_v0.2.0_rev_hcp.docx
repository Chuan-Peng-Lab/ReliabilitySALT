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SimHei"/>
          <w:b/>
          <w:bCs/>
          <w:sz w:val="32"/>
          <w:szCs w:val="32"/>
          <w:lang w:val="en-US"/>
        </w:rPr>
      </w:pPr>
      <w:r w:rsidRPr="009A68B2">
        <w:rPr>
          <w:rFonts w:eastAsia="SimHei"/>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SimHei"/>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SimSun"/>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SimSun"/>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SimSun" w:eastAsia="SimSun" w:hAnsi="SimSun" w:cs="SimSun"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SimSun"/>
          <w:sz w:val="20"/>
          <w:szCs w:val="20"/>
          <w:lang w:val="en-US"/>
        </w:rPr>
      </w:pPr>
    </w:p>
    <w:p w14:paraId="2E2B3288" w14:textId="104E669D" w:rsidR="00812627" w:rsidRPr="00950801" w:rsidRDefault="00B82B1C" w:rsidP="006E0AEE">
      <w:pPr>
        <w:rPr>
          <w:b/>
          <w:bCs/>
          <w:i/>
          <w:sz w:val="22"/>
          <w:szCs w:val="22"/>
          <w:lang w:val="en-US"/>
        </w:rPr>
      </w:pPr>
      <w:r w:rsidRPr="009A68B2">
        <w:rPr>
          <w:b/>
          <w:bCs/>
          <w:i/>
          <w:sz w:val="22"/>
          <w:szCs w:val="22"/>
          <w:lang w:val="en-US"/>
        </w:rPr>
        <w:t xml:space="preserve">Abstract: </w:t>
      </w:r>
      <w:bookmarkStart w:id="1" w:name="_Hlk140510335"/>
    </w:p>
    <w:p w14:paraId="0C5DA83F" w14:textId="232FCCB3" w:rsidR="006E0AEE" w:rsidRPr="004A0FED" w:rsidRDefault="00DC4405" w:rsidP="00950801">
      <w:pPr>
        <w:tabs>
          <w:tab w:val="left" w:pos="1130"/>
        </w:tabs>
        <w:rPr>
          <w:noProof/>
          <w:lang w:val="en-US"/>
        </w:rPr>
      </w:pPr>
      <w:r w:rsidRPr="00DC4405">
        <w:rPr>
          <w:noProof/>
          <w:lang w:val="en-US"/>
        </w:rPr>
        <w:t xml:space="preserve">Recent years have witnessed a growing focus on the </w:t>
      </w:r>
      <w:r>
        <w:rPr>
          <w:noProof/>
          <w:lang w:val="en-US"/>
        </w:rPr>
        <w:t>reliablity</w:t>
      </w:r>
      <w:r w:rsidRPr="00DC4405">
        <w:rPr>
          <w:noProof/>
          <w:lang w:val="en-US"/>
        </w:rPr>
        <w:t xml:space="preserve"> of cognitive tasks, driven in part by the reliability paradox</w:t>
      </w:r>
      <w:r>
        <w:rPr>
          <w:noProof/>
          <w:lang w:val="en-US"/>
        </w:rPr>
        <w:t xml:space="preserve">. </w:t>
      </w:r>
      <w:r w:rsidRPr="00DC4405">
        <w:rPr>
          <w:noProof/>
          <w:lang w:val="en-US"/>
        </w:rPr>
        <w:t xml:space="preserve">This paradox stems from the observation that while cognitive tasks yield consistent </w:t>
      </w:r>
      <w:r w:rsidR="003E4DBE" w:rsidRPr="003E4DBE">
        <w:rPr>
          <w:noProof/>
          <w:lang w:val="en-US"/>
        </w:rPr>
        <w:t>experimental effects</w:t>
      </w:r>
      <w:r w:rsidRPr="00DC4405">
        <w:rPr>
          <w:noProof/>
          <w:lang w:val="en-US"/>
        </w:rPr>
        <w:t xml:space="preserve">, they do not exhibit the same reliability when assessing individual differences. </w:t>
      </w:r>
      <w:r w:rsidR="009C42CA">
        <w:rPr>
          <w:rFonts w:hint="eastAsia"/>
          <w:noProof/>
          <w:lang w:val="en-US"/>
        </w:rPr>
        <w:t>Here</w:t>
      </w:r>
      <w:r w:rsidR="009C42CA">
        <w:rPr>
          <w:noProof/>
          <w:lang w:val="en-US"/>
        </w:rPr>
        <w:t xml:space="preserve"> </w:t>
      </w:r>
      <w:r w:rsidRPr="00DC4405">
        <w:rPr>
          <w:noProof/>
          <w:lang w:val="en-US"/>
        </w:rPr>
        <w:t>we investigate the reliability of the Self</w:t>
      </w:r>
      <w:r w:rsidR="00232264">
        <w:rPr>
          <w:noProof/>
          <w:lang w:val="en-US"/>
        </w:rPr>
        <w:t xml:space="preserve"> </w:t>
      </w:r>
      <w:r w:rsidR="009511CA">
        <w:rPr>
          <w:noProof/>
          <w:lang w:val="en-US"/>
        </w:rPr>
        <w:t>P</w:t>
      </w:r>
      <w:r w:rsidRPr="00DC4405">
        <w:rPr>
          <w:noProof/>
          <w:lang w:val="en-US"/>
        </w:rPr>
        <w:t xml:space="preserve">erceptual </w:t>
      </w:r>
      <w:r w:rsidR="009511CA">
        <w:rPr>
          <w:noProof/>
          <w:lang w:val="en-US"/>
        </w:rPr>
        <w:t>M</w:t>
      </w:r>
      <w:r w:rsidRPr="00DC4405">
        <w:rPr>
          <w:noProof/>
          <w:lang w:val="en-US"/>
        </w:rPr>
        <w:t xml:space="preserve">atching </w:t>
      </w:r>
      <w:r w:rsidR="009511CA">
        <w:rPr>
          <w:noProof/>
          <w:lang w:val="en-US"/>
        </w:rPr>
        <w:t>T</w:t>
      </w:r>
      <w:r w:rsidRPr="00DC4405">
        <w:rPr>
          <w:noProof/>
          <w:lang w:val="en-US"/>
        </w:rPr>
        <w:t>ask (SPMT), a widely used tool for investigating the cognitive processes underlying the self-prioritization effect (SPE)</w:t>
      </w:r>
      <w:bookmarkEnd w:id="1"/>
      <w:r>
        <w:rPr>
          <w:noProof/>
          <w:lang w:val="en-US"/>
        </w:rPr>
        <w:t xml:space="preserve">, </w:t>
      </w:r>
      <w:r w:rsidR="00036BDF">
        <w:rPr>
          <w:noProof/>
          <w:lang w:val="en-US"/>
        </w:rPr>
        <w:t xml:space="preserve">a effect that </w:t>
      </w:r>
      <w:r w:rsidR="004A0FED" w:rsidRPr="004A0FED">
        <w:rPr>
          <w:noProof/>
          <w:lang w:val="en-US"/>
        </w:rPr>
        <w:t>people</w:t>
      </w:r>
      <w:r w:rsidR="004A0FED">
        <w:rPr>
          <w:noProof/>
          <w:lang w:val="en-US"/>
        </w:rPr>
        <w:t xml:space="preserve"> </w:t>
      </w:r>
      <w:r w:rsidR="004A0FED" w:rsidRPr="00DC4405">
        <w:rPr>
          <w:noProof/>
          <w:lang w:val="en-US"/>
        </w:rPr>
        <w:t xml:space="preserve">perform better when stimuli are </w:t>
      </w:r>
      <w:r w:rsidR="00036BDF">
        <w:rPr>
          <w:noProof/>
          <w:lang w:val="en-US"/>
        </w:rPr>
        <w:t>associated</w:t>
      </w:r>
      <w:r w:rsidR="00036BDF" w:rsidRPr="00DC4405">
        <w:rPr>
          <w:noProof/>
          <w:lang w:val="en-US"/>
        </w:rPr>
        <w:t xml:space="preserve"> </w:t>
      </w:r>
      <w:r w:rsidR="004A0FED" w:rsidRPr="00DC4405">
        <w:rPr>
          <w:noProof/>
          <w:lang w:val="en-US"/>
        </w:rPr>
        <w:t xml:space="preserve">to the self than when they are to </w:t>
      </w:r>
      <w:r w:rsidR="00CE638F">
        <w:rPr>
          <w:noProof/>
          <w:lang w:val="en-US"/>
        </w:rPr>
        <w:t>other</w:t>
      </w:r>
      <w:r w:rsidR="00036BDF">
        <w:rPr>
          <w:noProof/>
          <w:lang w:val="en-US"/>
        </w:rPr>
        <w:t>s</w:t>
      </w:r>
      <w:r w:rsidR="004A0FED" w:rsidRPr="002F3CF9">
        <w:rPr>
          <w:noProof/>
          <w:lang w:val="en-US"/>
        </w:rPr>
        <w:t>.</w:t>
      </w:r>
      <w:r w:rsidR="00950801">
        <w:rPr>
          <w:noProof/>
          <w:lang w:val="en-US"/>
        </w:rPr>
        <w:t xml:space="preserve"> </w:t>
      </w:r>
      <w:r w:rsidR="00950801">
        <w:rPr>
          <w:rFonts w:hint="eastAsia"/>
          <w:noProof/>
          <w:lang w:val="en-US"/>
        </w:rPr>
        <w:t>In</w:t>
      </w:r>
      <w:r w:rsidR="00950801">
        <w:rPr>
          <w:noProof/>
          <w:lang w:val="en-US"/>
        </w:rPr>
        <w:t xml:space="preserve"> </w:t>
      </w:r>
      <w:r w:rsidR="009C42CA">
        <w:rPr>
          <w:rFonts w:hint="eastAsia"/>
          <w:noProof/>
          <w:lang w:val="en-US"/>
        </w:rPr>
        <w:t>this</w:t>
      </w:r>
      <w:r w:rsidR="00950801" w:rsidRPr="00950801">
        <w:rPr>
          <w:noProof/>
          <w:lang w:val="en-US"/>
        </w:rPr>
        <w:t xml:space="preserve"> </w:t>
      </w:r>
      <w:r w:rsidR="00950801" w:rsidRPr="00DC4405">
        <w:rPr>
          <w:noProof/>
          <w:lang w:val="en-US"/>
        </w:rPr>
        <w:t>preregistered</w:t>
      </w:r>
      <w:r w:rsidR="00950801">
        <w:rPr>
          <w:noProof/>
          <w:lang w:val="en-US"/>
        </w:rPr>
        <w:t xml:space="preserve"> study, we </w:t>
      </w:r>
      <w:r w:rsidRPr="00DC4405">
        <w:rPr>
          <w:noProof/>
          <w:lang w:val="en-US"/>
        </w:rPr>
        <w:t xml:space="preserve">evaluated </w:t>
      </w:r>
      <w:r w:rsidR="00950801">
        <w:rPr>
          <w:noProof/>
          <w:lang w:val="en-US"/>
        </w:rPr>
        <w:t xml:space="preserve">the </w:t>
      </w:r>
      <w:r w:rsidR="00950801" w:rsidRPr="00950801">
        <w:rPr>
          <w:noProof/>
          <w:lang w:val="en-US"/>
        </w:rPr>
        <w:t xml:space="preserve">reliability of </w:t>
      </w:r>
      <w:r w:rsidRPr="00DC4405">
        <w:rPr>
          <w:noProof/>
          <w:lang w:val="en-US"/>
        </w:rPr>
        <w:t xml:space="preserve">24 </w:t>
      </w:r>
      <w:r>
        <w:rPr>
          <w:noProof/>
          <w:lang w:val="en-US"/>
        </w:rPr>
        <w:t xml:space="preserve">SPE </w:t>
      </w:r>
      <w:r w:rsidRPr="00DC4405">
        <w:rPr>
          <w:noProof/>
          <w:lang w:val="en-US"/>
        </w:rPr>
        <w:t xml:space="preserve">measures from seventeen datasets (N = </w:t>
      </w:r>
      <w:r w:rsidRPr="003E4DBE">
        <w:rPr>
          <w:noProof/>
          <w:lang w:val="en-US"/>
        </w:rPr>
        <w:t>8</w:t>
      </w:r>
      <w:r w:rsidR="003649EB" w:rsidRPr="003E4DBE">
        <w:rPr>
          <w:noProof/>
          <w:lang w:val="en-US"/>
        </w:rPr>
        <w:t>05</w:t>
      </w:r>
      <w:r w:rsidRPr="00DC4405">
        <w:rPr>
          <w:noProof/>
          <w:lang w:val="en-US"/>
        </w:rPr>
        <w:t>), all utilizing the SPMT.</w:t>
      </w:r>
      <w:r>
        <w:rPr>
          <w:noProof/>
          <w:lang w:val="en-US"/>
        </w:rPr>
        <w:t xml:space="preserve"> </w:t>
      </w:r>
      <w:r>
        <w:rPr>
          <w:lang w:val="en-US"/>
        </w:rPr>
        <w:t xml:space="preserve">We </w:t>
      </w:r>
      <w:r>
        <w:rPr>
          <w:noProof/>
          <w:lang w:val="en-US"/>
        </w:rPr>
        <w:t xml:space="preserve">calculated </w:t>
      </w:r>
      <w:r w:rsidR="00097176" w:rsidRPr="003E4DBE">
        <w:rPr>
          <w:noProof/>
          <w:lang w:val="en-US"/>
        </w:rPr>
        <w:t>Monte-Carlo</w:t>
      </w:r>
      <w:r w:rsidR="00097176">
        <w:rPr>
          <w:noProof/>
          <w:lang w:val="en-US"/>
        </w:rPr>
        <w:t xml:space="preserve"> </w:t>
      </w:r>
      <w:r w:rsidRPr="00A737FD">
        <w:rPr>
          <w:noProof/>
          <w:lang w:val="en-US"/>
        </w:rPr>
        <w:t>based</w:t>
      </w:r>
      <w:r>
        <w:rPr>
          <w:noProof/>
          <w:lang w:val="en-US"/>
        </w:rPr>
        <w:t xml:space="preserve"> split-half reliability </w:t>
      </w:r>
      <w:r w:rsidRPr="00F64F65">
        <w:rPr>
          <w:noProof/>
          <w:lang w:val="en-US"/>
        </w:rPr>
        <w:t>(</w:t>
      </w:r>
      <w:r w:rsidRPr="00A74353">
        <w:rPr>
          <w:noProof/>
          <w:lang w:val="en-US"/>
        </w:rPr>
        <w:t>r</w:t>
      </w:r>
      <w:r w:rsidRPr="00CE638F">
        <w:rPr>
          <w:noProof/>
          <w:lang w:val="en-US"/>
        </w:rPr>
        <w:t>)</w:t>
      </w:r>
      <w:r>
        <w:rPr>
          <w:noProof/>
          <w:lang w:val="en-US"/>
        </w:rPr>
        <w:t xml:space="preserve"> and intraclass correlation co</w:t>
      </w:r>
      <w:r w:rsidRPr="00F64F65">
        <w:rPr>
          <w:noProof/>
          <w:lang w:val="en-US"/>
        </w:rPr>
        <w:t>efficient (ICC</w:t>
      </w:r>
      <w:r w:rsidR="00950801">
        <w:rPr>
          <w:noProof/>
          <w:lang w:val="en-US"/>
        </w:rPr>
        <w:t>2</w:t>
      </w:r>
      <w:r w:rsidRPr="00F64F65">
        <w:rPr>
          <w:noProof/>
          <w:lang w:val="en-US"/>
        </w:rPr>
        <w:t>)</w:t>
      </w:r>
      <w:r>
        <w:rPr>
          <w:noProof/>
          <w:lang w:val="en-US"/>
        </w:rPr>
        <w:t xml:space="preserve"> for each SPE measure</w:t>
      </w:r>
      <w:r w:rsidRPr="00F64F65">
        <w:rPr>
          <w:noProof/>
          <w:lang w:val="en-US"/>
        </w:rPr>
        <w:t>.</w:t>
      </w:r>
      <w:r w:rsidR="00A74353">
        <w:rPr>
          <w:noProof/>
          <w:lang w:val="en-US"/>
        </w:rPr>
        <w:t xml:space="preserve"> </w:t>
      </w:r>
      <w:r w:rsidR="00A74353" w:rsidRPr="00A74353">
        <w:rPr>
          <w:noProof/>
          <w:lang w:val="en-US"/>
        </w:rPr>
        <w:t xml:space="preserve">Our findings revealed a robust group-level SPE effect </w:t>
      </w:r>
      <w:r w:rsidR="009C42CA">
        <w:rPr>
          <w:noProof/>
          <w:lang w:val="en-US"/>
        </w:rPr>
        <w:t>across datasets</w:t>
      </w:r>
      <w:r w:rsidR="00A74353" w:rsidRPr="00A74353">
        <w:rPr>
          <w:noProof/>
          <w:lang w:val="en-US"/>
        </w:rPr>
        <w:t xml:space="preserve">. </w:t>
      </w:r>
      <w:r w:rsidR="00A74353">
        <w:rPr>
          <w:noProof/>
          <w:lang w:val="en-US"/>
        </w:rPr>
        <w:t xml:space="preserve">However, </w:t>
      </w:r>
      <w:r w:rsidR="009C42CA">
        <w:rPr>
          <w:noProof/>
          <w:lang w:val="en-US"/>
        </w:rPr>
        <w:t>when it comes to individual differences</w:t>
      </w:r>
      <w:r w:rsidR="00A74353">
        <w:rPr>
          <w:noProof/>
          <w:lang w:val="en-US"/>
        </w:rPr>
        <w:t xml:space="preserve">, </w:t>
      </w:r>
      <w:r>
        <w:rPr>
          <w:noProof/>
          <w:lang w:val="en-US"/>
        </w:rPr>
        <w:t xml:space="preserve">SPE </w:t>
      </w:r>
      <w:r w:rsidRPr="00DC4405">
        <w:rPr>
          <w:noProof/>
          <w:lang w:val="en-US"/>
        </w:rPr>
        <w:t xml:space="preserve">measures </w:t>
      </w:r>
      <w:r w:rsidR="003B21CD">
        <w:rPr>
          <w:noProof/>
          <w:lang w:val="en-US"/>
        </w:rPr>
        <w:t xml:space="preserve">derived from </w:t>
      </w:r>
      <w:r w:rsidRPr="00DC4405">
        <w:rPr>
          <w:noProof/>
          <w:lang w:val="en-US"/>
        </w:rPr>
        <w:t>reaction times (RT) and Efficiency exhibit</w:t>
      </w:r>
      <w:r w:rsidR="003B21CD">
        <w:rPr>
          <w:noProof/>
          <w:lang w:val="en-US"/>
        </w:rPr>
        <w:t>ed</w:t>
      </w:r>
      <w:r w:rsidRPr="00DC4405">
        <w:rPr>
          <w:noProof/>
          <w:lang w:val="en-US"/>
        </w:rPr>
        <w:t xml:space="preserve"> relatively </w:t>
      </w:r>
      <w:r w:rsidR="00950801">
        <w:rPr>
          <w:noProof/>
          <w:lang w:val="en-US"/>
        </w:rPr>
        <w:t xml:space="preserve">higher </w:t>
      </w:r>
      <w:r w:rsidR="00C1002A">
        <w:rPr>
          <w:noProof/>
          <w:lang w:val="en-US"/>
        </w:rPr>
        <w:t xml:space="preserve">but still unsatisfied </w:t>
      </w:r>
      <w:r w:rsidR="00950801" w:rsidRPr="00DC4405">
        <w:rPr>
          <w:noProof/>
          <w:lang w:val="en-US"/>
        </w:rPr>
        <w:t xml:space="preserve">split-half reliability </w:t>
      </w:r>
      <w:r w:rsidRPr="00DC4405">
        <w:rPr>
          <w:noProof/>
          <w:lang w:val="en-US"/>
        </w:rPr>
        <w:t>(approximately 0.</w:t>
      </w:r>
      <w:r w:rsidR="00097176" w:rsidRPr="00C1002A">
        <w:rPr>
          <w:noProof/>
          <w:lang w:val="en-US"/>
        </w:rPr>
        <w:t>6</w:t>
      </w:r>
      <w:r w:rsidRPr="00DC4405">
        <w:rPr>
          <w:noProof/>
          <w:lang w:val="en-US"/>
        </w:rPr>
        <w:t xml:space="preserve">), compared to other SPE measures. </w:t>
      </w:r>
      <w:r w:rsidR="003B21CD">
        <w:rPr>
          <w:noProof/>
          <w:lang w:val="en-US"/>
        </w:rPr>
        <w:t xml:space="preserve">Similarly, for </w:t>
      </w:r>
      <w:r w:rsidRPr="00DC4405">
        <w:rPr>
          <w:noProof/>
          <w:lang w:val="en-US"/>
        </w:rPr>
        <w:t xml:space="preserve">the </w:t>
      </w:r>
      <w:r w:rsidR="003B21CD">
        <w:rPr>
          <w:noProof/>
          <w:lang w:val="en-US"/>
        </w:rPr>
        <w:t>reliability</w:t>
      </w:r>
      <w:r w:rsidR="003B21CD" w:rsidRPr="00DC4405">
        <w:rPr>
          <w:noProof/>
          <w:lang w:val="en-US"/>
        </w:rPr>
        <w:t xml:space="preserve"> </w:t>
      </w:r>
      <w:r w:rsidR="003B21CD">
        <w:rPr>
          <w:noProof/>
          <w:lang w:val="en-US"/>
        </w:rPr>
        <w:t>across</w:t>
      </w:r>
      <w:r w:rsidRPr="00DC4405">
        <w:rPr>
          <w:noProof/>
          <w:lang w:val="en-US"/>
        </w:rPr>
        <w:t xml:space="preserve"> </w:t>
      </w:r>
      <w:r w:rsidR="00950801">
        <w:rPr>
          <w:rFonts w:hint="eastAsia"/>
          <w:noProof/>
          <w:lang w:val="en-US"/>
        </w:rPr>
        <w:t>multiple</w:t>
      </w:r>
      <w:r w:rsidR="00950801">
        <w:rPr>
          <w:noProof/>
          <w:lang w:val="en-US"/>
        </w:rPr>
        <w:t xml:space="preserve"> </w:t>
      </w:r>
      <w:r w:rsidR="00950801">
        <w:rPr>
          <w:rFonts w:hint="eastAsia"/>
          <w:noProof/>
          <w:lang w:val="en-US"/>
        </w:rPr>
        <w:t>time</w:t>
      </w:r>
      <w:r w:rsidR="00950801">
        <w:rPr>
          <w:noProof/>
          <w:lang w:val="en-US"/>
        </w:rPr>
        <w:t xml:space="preserve"> </w:t>
      </w:r>
      <w:r w:rsidR="00950801">
        <w:rPr>
          <w:rFonts w:hint="eastAsia"/>
          <w:noProof/>
          <w:lang w:val="en-US"/>
        </w:rPr>
        <w:t>points</w:t>
      </w:r>
      <w:r w:rsidRPr="00DC4405">
        <w:rPr>
          <w:noProof/>
          <w:lang w:val="en-US"/>
        </w:rPr>
        <w:t xml:space="preserve">, as assessed by ICC2, RT and </w:t>
      </w:r>
      <w:r w:rsidR="00097176">
        <w:rPr>
          <w:noProof/>
          <w:lang w:val="en-US"/>
        </w:rPr>
        <w:t>E</w:t>
      </w:r>
      <w:r w:rsidRPr="00DC4405">
        <w:rPr>
          <w:noProof/>
          <w:lang w:val="en-US"/>
        </w:rPr>
        <w:t xml:space="preserve">fficiency demonstrated a </w:t>
      </w:r>
      <w:r w:rsidR="00C1002A">
        <w:rPr>
          <w:noProof/>
          <w:lang w:val="en-US"/>
        </w:rPr>
        <w:t xml:space="preserve">low </w:t>
      </w:r>
      <w:r w:rsidRPr="00DC4405">
        <w:rPr>
          <w:rFonts w:hint="eastAsia"/>
          <w:noProof/>
          <w:lang w:val="en-US"/>
        </w:rPr>
        <w:t>l</w:t>
      </w:r>
      <w:r w:rsidRPr="00DC4405">
        <w:rPr>
          <w:noProof/>
          <w:lang w:val="en-US"/>
        </w:rPr>
        <w:t xml:space="preserve">evel of </w:t>
      </w:r>
      <w:r w:rsidR="003649EB">
        <w:rPr>
          <w:noProof/>
          <w:lang w:val="en-US"/>
        </w:rPr>
        <w:t xml:space="preserve">test-retest </w:t>
      </w:r>
      <w:r w:rsidRPr="00DC4405">
        <w:rPr>
          <w:rFonts w:hint="eastAsia"/>
          <w:noProof/>
          <w:lang w:val="en-US"/>
        </w:rPr>
        <w:t>r</w:t>
      </w:r>
      <w:r w:rsidRPr="00DC4405">
        <w:rPr>
          <w:noProof/>
          <w:lang w:val="en-US"/>
        </w:rPr>
        <w:t>eliability (</w:t>
      </w:r>
      <w:r>
        <w:rPr>
          <w:lang w:val="en-US"/>
        </w:rPr>
        <w:t xml:space="preserve">close to </w:t>
      </w:r>
      <w:r w:rsidRPr="00DC4405">
        <w:rPr>
          <w:noProof/>
          <w:lang w:val="en-US"/>
        </w:rPr>
        <w:t>0.</w:t>
      </w:r>
      <w:r w:rsidR="00C1002A">
        <w:rPr>
          <w:noProof/>
          <w:lang w:val="en-US"/>
        </w:rPr>
        <w:t>5</w:t>
      </w:r>
      <w:r w:rsidRPr="00DC4405">
        <w:rPr>
          <w:noProof/>
          <w:lang w:val="en-US"/>
        </w:rPr>
        <w:t>)</w:t>
      </w:r>
      <w:r>
        <w:rPr>
          <w:noProof/>
          <w:lang w:val="en-US"/>
        </w:rPr>
        <w:t xml:space="preserve">. </w:t>
      </w:r>
      <w:r w:rsidRPr="00DC4405">
        <w:rPr>
          <w:noProof/>
          <w:lang w:val="en-US"/>
        </w:rPr>
        <w:t xml:space="preserve">These outcomes uncover the presence of a reliability paradox in the context of SPMT-based SPE assessments. While </w:t>
      </w:r>
      <w:r w:rsidR="00C1002A">
        <w:rPr>
          <w:noProof/>
          <w:lang w:val="en-US"/>
        </w:rPr>
        <w:t xml:space="preserve">nearly all the </w:t>
      </w:r>
      <w:r w:rsidRPr="00DC4405">
        <w:rPr>
          <w:noProof/>
          <w:lang w:val="en-US"/>
        </w:rPr>
        <w:t>measures of SPE display</w:t>
      </w:r>
      <w:r w:rsidR="009C42CA">
        <w:rPr>
          <w:noProof/>
          <w:lang w:val="en-US"/>
        </w:rPr>
        <w:t xml:space="preserve">ed </w:t>
      </w:r>
      <w:r w:rsidRPr="00DC4405">
        <w:rPr>
          <w:noProof/>
          <w:lang w:val="en-US"/>
        </w:rPr>
        <w:t>robust</w:t>
      </w:r>
      <w:r w:rsidR="003E4DBE">
        <w:rPr>
          <w:noProof/>
          <w:lang w:val="en-US"/>
        </w:rPr>
        <w:t xml:space="preserve"> </w:t>
      </w:r>
      <w:r w:rsidR="003E4DBE" w:rsidRPr="003E4DBE">
        <w:rPr>
          <w:noProof/>
          <w:lang w:val="en-US"/>
        </w:rPr>
        <w:t>experimental effects</w:t>
      </w:r>
      <w:r w:rsidRPr="00DC4405">
        <w:rPr>
          <w:noProof/>
          <w:lang w:val="en-US"/>
        </w:rPr>
        <w:t>, th</w:t>
      </w:r>
      <w:r w:rsidR="009C42CA">
        <w:rPr>
          <w:noProof/>
          <w:lang w:val="en-US"/>
        </w:rPr>
        <w:t>eir</w:t>
      </w:r>
      <w:r w:rsidRPr="00DC4405">
        <w:rPr>
          <w:noProof/>
          <w:lang w:val="en-US"/>
        </w:rPr>
        <w:t xml:space="preserve"> reliability</w:t>
      </w:r>
      <w:r w:rsidR="00950801">
        <w:rPr>
          <w:noProof/>
          <w:lang w:val="en-US"/>
        </w:rPr>
        <w:t xml:space="preserve"> </w:t>
      </w:r>
      <w:r w:rsidR="009C42CA">
        <w:rPr>
          <w:noProof/>
          <w:lang w:val="en-US"/>
        </w:rPr>
        <w:t>are low as a measurement of</w:t>
      </w:r>
      <w:r w:rsidR="00950801" w:rsidRPr="00950801">
        <w:rPr>
          <w:noProof/>
          <w:lang w:val="en-US"/>
        </w:rPr>
        <w:t xml:space="preserve"> individual</w:t>
      </w:r>
      <w:r w:rsidR="00C1002A">
        <w:rPr>
          <w:noProof/>
          <w:lang w:val="en-US"/>
        </w:rPr>
        <w:t xml:space="preserve"> </w:t>
      </w:r>
      <w:r w:rsidR="009C42CA">
        <w:rPr>
          <w:noProof/>
          <w:lang w:val="en-US"/>
        </w:rPr>
        <w:t>differences</w:t>
      </w:r>
      <w:r w:rsidR="006E0AEE">
        <w:rPr>
          <w:noProof/>
          <w:lang w:val="en-US"/>
        </w:rPr>
        <w:t>.</w:t>
      </w:r>
      <w:r w:rsidR="00900137">
        <w:rPr>
          <w:noProof/>
          <w:lang w:val="en-US"/>
        </w:rPr>
        <w:t xml:space="preserve"> </w:t>
      </w:r>
      <w:r w:rsidR="00482DAF">
        <w:rPr>
          <w:noProof/>
          <w:lang w:val="en-US"/>
        </w:rPr>
        <w:t xml:space="preserve">We </w:t>
      </w:r>
      <w:r w:rsidR="00B84235">
        <w:rPr>
          <w:noProof/>
          <w:lang w:val="en-US"/>
        </w:rPr>
        <w:t>discussed</w:t>
      </w:r>
      <w:r w:rsidR="00482DAF">
        <w:rPr>
          <w:noProof/>
          <w:lang w:val="en-US"/>
        </w:rPr>
        <w:t xml:space="preserve"> the implications of the current study for future SPE studies.</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2" w:name="_xrrl8ars2nrl" w:colFirst="0" w:colLast="0"/>
      <w:bookmarkStart w:id="3" w:name="_Toc129530156"/>
      <w:bookmarkStart w:id="4" w:name="_Toc129530186"/>
      <w:bookmarkStart w:id="5" w:name="_Toc139718153"/>
      <w:bookmarkEnd w:id="2"/>
    </w:p>
    <w:p w14:paraId="3D8A236E" w14:textId="456AD198" w:rsidR="00180E63" w:rsidRDefault="00C479F5" w:rsidP="00B42D4B">
      <w:pPr>
        <w:spacing w:line="276" w:lineRule="auto"/>
        <w:rPr>
          <w:rFonts w:eastAsia="Calibri"/>
          <w:b/>
          <w:sz w:val="42"/>
          <w:szCs w:val="42"/>
        </w:rPr>
      </w:pPr>
      <w:r>
        <w:rPr>
          <w:iCs/>
          <w:sz w:val="22"/>
          <w:szCs w:val="22"/>
          <w:lang w:val="en-US"/>
        </w:rPr>
        <w:br w:type="page"/>
      </w:r>
      <w:commentRangeStart w:id="6"/>
      <w:r w:rsidR="004F59A0">
        <w:rPr>
          <w:rFonts w:eastAsia="Calibri"/>
          <w:b/>
          <w:sz w:val="42"/>
          <w:szCs w:val="42"/>
        </w:rPr>
        <w:lastRenderedPageBreak/>
        <w:t xml:space="preserve">1 </w:t>
      </w:r>
      <w:r w:rsidR="00BA0079" w:rsidRPr="006A5A80">
        <w:rPr>
          <w:rFonts w:eastAsia="Calibri"/>
          <w:b/>
          <w:sz w:val="42"/>
          <w:szCs w:val="42"/>
        </w:rPr>
        <w:t>Introduction</w:t>
      </w:r>
      <w:bookmarkEnd w:id="3"/>
      <w:bookmarkEnd w:id="4"/>
      <w:bookmarkEnd w:id="5"/>
      <w:commentRangeEnd w:id="6"/>
      <w:r w:rsidR="00703DA6">
        <w:rPr>
          <w:rStyle w:val="CommentReference"/>
        </w:rPr>
        <w:commentReference w:id="6"/>
      </w:r>
    </w:p>
    <w:p w14:paraId="60C82FD2" w14:textId="2C5F1C9D" w:rsidR="00215050" w:rsidRDefault="00180E63" w:rsidP="00196B6F">
      <w:pPr>
        <w:ind w:firstLineChars="100" w:firstLine="240"/>
        <w:rPr>
          <w:lang w:val="en-US"/>
        </w:rPr>
      </w:pPr>
      <w:r w:rsidRPr="00180E63">
        <w:t xml:space="preserve">The self-prioritization effect (SPE) reflects individuals' </w:t>
      </w:r>
      <w:del w:id="7" w:author="Hu Chuan-Peng" w:date="2023-09-07T01:41:00Z">
        <w:r w:rsidRPr="00180E63" w:rsidDel="000B75D1">
          <w:delText xml:space="preserve">consistent </w:delText>
        </w:r>
      </w:del>
      <w:r w:rsidRPr="00180E63">
        <w:t>biased responses towards self-related information in comparison to</w:t>
      </w:r>
      <w:ins w:id="8" w:author="Hu Chuan-Peng" w:date="2023-09-07T01:41:00Z">
        <w:r w:rsidR="000B75D1">
          <w:t xml:space="preserve"> </w:t>
        </w:r>
      </w:ins>
      <w:ins w:id="9" w:author="Hu Chuan-Peng" w:date="2023-09-07T01:42:00Z">
        <w:r w:rsidR="000B75D1">
          <w:t>that related to</w:t>
        </w:r>
      </w:ins>
      <w:r w:rsidRPr="00180E63">
        <w:t xml:space="preserve"> others</w:t>
      </w:r>
      <w:del w:id="10" w:author="Hu Chuan-Peng" w:date="2023-09-07T01:42:00Z">
        <w:r w:rsidDel="000B75D1">
          <w:rPr>
            <w:lang w:val="en-US"/>
          </w:rPr>
          <w:delText>-relatedness</w:delText>
        </w:r>
        <w:r w:rsidRPr="00180E63" w:rsidDel="000B75D1">
          <w:delText>,</w:delText>
        </w:r>
      </w:del>
      <w:ins w:id="11" w:author="Hu Chuan-Peng" w:date="2023-09-07T01:42:00Z">
        <w:r w:rsidR="000B75D1">
          <w:rPr>
            <w:lang w:val="en-US"/>
          </w:rPr>
          <w:t>. This effect has been found in</w:t>
        </w:r>
      </w:ins>
      <w:del w:id="12" w:author="Hu Chuan-Peng" w:date="2023-09-07T01:42:00Z">
        <w:r w:rsidRPr="00180E63" w:rsidDel="000B75D1">
          <w:delText xml:space="preserve"> spanning</w:delText>
        </w:r>
      </w:del>
      <w:r w:rsidRPr="00180E63">
        <w:t xml:space="preserve"> a broad range of cognitive tasks.</w:t>
      </w:r>
      <w:r>
        <w:rPr>
          <w:lang w:val="en-US"/>
        </w:rPr>
        <w:t xml:space="preserve"> </w:t>
      </w:r>
      <w:r w:rsidRPr="00180E63">
        <w:t xml:space="preserve">This phenomenon, documented </w:t>
      </w:r>
      <w:del w:id="13" w:author="Hu Chuan-Peng" w:date="2023-09-07T01:42:00Z">
        <w:r w:rsidRPr="006A5A80" w:rsidDel="000B75D1">
          <w:delText xml:space="preserve">widely </w:delText>
        </w:r>
        <w:r w:rsidRPr="00180E63" w:rsidDel="000B75D1">
          <w:delText>since the</w:delText>
        </w:r>
      </w:del>
      <w:ins w:id="14" w:author="Hu Chuan-Peng" w:date="2023-09-07T01:42:00Z">
        <w:r w:rsidR="000B75D1">
          <w:t>in</w:t>
        </w:r>
      </w:ins>
      <w:r w:rsidRPr="00180E63">
        <w:t xml:space="preserve"> 1950s</w:t>
      </w:r>
      <w:r w:rsidR="000474AD">
        <w:rPr>
          <w:lang w:val="en-US"/>
        </w:rPr>
        <w:t xml:space="preserve"> </w:t>
      </w:r>
      <w:r w:rsidR="000474AD">
        <w:fldChar w:fldCharType="begin"/>
      </w:r>
      <w:r w:rsidR="00063C34">
        <w:instrText xml:space="preserve"> ADDIN EN.CITE &lt;EndNote&gt;&lt;Cite&gt;&lt;Author&gt;Cherry&lt;/Author&gt;&lt;Year&gt;1953&lt;/Year&gt;&lt;RecNum&gt;1&lt;/RecNum&gt;&lt;DisplayText&gt;(Cherry, 1953)&lt;/DisplayText&gt;&lt;record&gt;&lt;rec-number&gt;1&lt;/rec-number&gt;&lt;foreign-keys&gt;&lt;key app="EN" db-id="92stxze02rwdwteeedrpas0htfx29za50wsw" timestamp="1693806035"&gt;1&lt;/key&gt;&lt;/foreign-keys&gt;&lt;ref-type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EndNote&gt;</w:instrText>
      </w:r>
      <w:r w:rsidR="000474AD">
        <w:fldChar w:fldCharType="separate"/>
      </w:r>
      <w:r w:rsidR="000474AD">
        <w:rPr>
          <w:noProof/>
        </w:rPr>
        <w:t>(Cherry, 1953)</w:t>
      </w:r>
      <w:r w:rsidR="000474AD">
        <w:fldChar w:fldCharType="end"/>
      </w:r>
      <w:r>
        <w:rPr>
          <w:lang w:val="en-US"/>
        </w:rPr>
        <w:t xml:space="preserve">, </w:t>
      </w:r>
      <w:r w:rsidR="00916DD6" w:rsidRPr="00A41FC0">
        <w:t>hold</w:t>
      </w:r>
      <w:r w:rsidR="00916DD6">
        <w:t>ing</w:t>
      </w:r>
      <w:r w:rsidR="00916DD6" w:rsidRPr="00A41FC0">
        <w:t xml:space="preserve"> a central position within cognitive psychology</w:t>
      </w:r>
      <w:r w:rsidR="00916DD6">
        <w:t xml:space="preserve"> and </w:t>
      </w:r>
      <w:r w:rsidR="00916DD6" w:rsidRPr="00A41FC0">
        <w:t>underscoring a core facet of human cognition and self-awareness</w:t>
      </w:r>
      <w:r w:rsidR="00916DD6">
        <w:t xml:space="preserve"> (Sui &amp; Humphreys, 2017).</w:t>
      </w:r>
      <w:r w:rsidRPr="005D2371">
        <w:t xml:space="preserve"> </w:t>
      </w:r>
      <w:r w:rsidR="005D2371" w:rsidRPr="00667969">
        <w:t xml:space="preserve">Despite </w:t>
      </w:r>
      <w:r w:rsidR="005D2371">
        <w:t xml:space="preserve">SPE is often argued to be a self-specific effect, it has </w:t>
      </w:r>
      <w:del w:id="15" w:author="Hu Chuan-Peng" w:date="2023-09-07T01:43:00Z">
        <w:r w:rsidR="005D2371" w:rsidDel="000B75D1">
          <w:delText xml:space="preserve">historically </w:delText>
        </w:r>
      </w:del>
      <w:r w:rsidR="005D2371">
        <w:t xml:space="preserve">been challenging to </w:t>
      </w:r>
      <w:ins w:id="16" w:author="Hu Chuan-Peng" w:date="2023-09-07T01:43:00Z">
        <w:r w:rsidR="000B75D1">
          <w:t xml:space="preserve">be </w:t>
        </w:r>
      </w:ins>
      <w:r w:rsidR="005D2371">
        <w:t>disassociate</w:t>
      </w:r>
      <w:ins w:id="17" w:author="Hu Chuan-Peng" w:date="2023-09-07T01:43:00Z">
        <w:r w:rsidR="000B75D1">
          <w:t>d</w:t>
        </w:r>
      </w:ins>
      <w:del w:id="18" w:author="Hu Chuan-Peng" w:date="2023-09-07T01:43:00Z">
        <w:r w:rsidR="005D2371" w:rsidDel="000B75D1">
          <w:delText xml:space="preserve"> it</w:delText>
        </w:r>
      </w:del>
      <w:r w:rsidR="005D2371">
        <w:t xml:space="preserve"> from </w:t>
      </w:r>
      <w:del w:id="19" w:author="Hu Chuan-Peng" w:date="2023-09-07T01:43:00Z">
        <w:r w:rsidR="005D2371" w:rsidDel="000B75D1">
          <w:delText xml:space="preserve">the stimulus </w:delText>
        </w:r>
      </w:del>
      <w:r w:rsidR="005D2371">
        <w:t>familiarity effect</w:t>
      </w:r>
      <w:r w:rsidR="005D2371" w:rsidRPr="005D2371">
        <w:t xml:space="preserve">. </w:t>
      </w:r>
      <w:ins w:id="20" w:author="Hu Chuan-Peng" w:date="2023-09-07T01:43:00Z">
        <w:r w:rsidR="000B75D1">
          <w:t xml:space="preserve">That is, the self-related stimuli, </w:t>
        </w:r>
      </w:ins>
      <w:del w:id="21" w:author="Hu Chuan-Peng" w:date="2023-09-07T01:44:00Z">
        <w:r w:rsidR="005D2371" w:rsidRPr="005D2371" w:rsidDel="000B75D1">
          <w:delText xml:space="preserve">This </w:delText>
        </w:r>
        <w:r w:rsidR="00421ABC" w:rsidDel="000B75D1">
          <w:delText>challenge</w:delText>
        </w:r>
        <w:r w:rsidR="005D2371" w:rsidRPr="005D2371" w:rsidDel="000B75D1">
          <w:delText xml:space="preserve"> arises from the prevalent use of stimuli either </w:delText>
        </w:r>
      </w:del>
      <w:ins w:id="22" w:author="Hu Chuan-Peng" w:date="2023-09-07T01:44:00Z">
        <w:r w:rsidR="000B75D1">
          <w:t>such as own objects,</w:t>
        </w:r>
      </w:ins>
      <w:del w:id="23" w:author="Hu Chuan-Peng" w:date="2023-09-07T01:44:00Z">
        <w:r w:rsidR="005D2371" w:rsidRPr="005D2371" w:rsidDel="000B75D1">
          <w:delText>personally owned by participants</w:delText>
        </w:r>
      </w:del>
      <w:r w:rsidR="005D2371" w:rsidRPr="005D2371">
        <w:t xml:space="preserve"> </w:t>
      </w:r>
      <w:del w:id="24" w:author="Hu Chuan-Peng" w:date="2023-09-07T01:44:00Z">
        <w:r w:rsidR="005D2371" w:rsidRPr="005D2371" w:rsidDel="000B75D1">
          <w:delText xml:space="preserve">or by others, as observed in studies involving stimuli like one's </w:delText>
        </w:r>
      </w:del>
      <w:r w:rsidR="005D2371" w:rsidRPr="006A5A80">
        <w:t>own face</w:t>
      </w:r>
      <w:ins w:id="25" w:author="Hu Chuan-Peng" w:date="2023-09-07T01:44:00Z">
        <w:r w:rsidR="000B75D1">
          <w:t>s</w:t>
        </w:r>
      </w:ins>
      <w:r w:rsidR="005D2371" w:rsidRPr="006A5A80">
        <w:t xml:space="preserve"> </w:t>
      </w:r>
      <w:r w:rsidR="005D2371" w:rsidRPr="006A5A80">
        <w:fldChar w:fldCharType="begin">
          <w:fldData xml:space="preserve">PEVuZE5vdGU+PENpdGU+PEF1dGhvcj5LZWVuYW48L0F1dGhvcj48WWVhcj4yMDAwPC9ZZWFyPjxS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</w:fldData>
        </w:fldChar>
      </w:r>
      <w:r w:rsidR="00063C34">
        <w:instrText xml:space="preserve"> ADDIN EN.CITE </w:instrText>
      </w:r>
      <w:r w:rsidR="00063C34">
        <w:fldChar w:fldCharType="begin">
          <w:fldData xml:space="preserve">PEVuZE5vdGU+PENpdGU+PEF1dGhvcj5LZWVuYW48L0F1dGhvcj48WWVhcj4yMDAwPC9ZZWFyPjxS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</w:fldData>
        </w:fldChar>
      </w:r>
      <w:r w:rsidR="00063C34">
        <w:instrText xml:space="preserve"> ADDIN EN.CITE.DATA </w:instrText>
      </w:r>
      <w:r w:rsidR="00063C34">
        <w:fldChar w:fldCharType="end"/>
      </w:r>
      <w:r w:rsidR="005D2371" w:rsidRPr="006A5A80">
        <w:fldChar w:fldCharType="separate"/>
      </w:r>
      <w:r w:rsidR="005D2371">
        <w:rPr>
          <w:noProof/>
        </w:rPr>
        <w:t>(Keenan et al., 2000; Kircher et al., 2000; Turk et al., 2002)</w:t>
      </w:r>
      <w:r w:rsidR="005D2371" w:rsidRPr="006A5A80">
        <w:fldChar w:fldCharType="end"/>
      </w:r>
      <w:r w:rsidR="005D2371" w:rsidRPr="006A5A80">
        <w:t>, own voice</w:t>
      </w:r>
      <w:ins w:id="26" w:author="Hu Chuan-Peng" w:date="2023-09-07T01:45:00Z">
        <w:r w:rsidR="000B75D1">
          <w:t>s</w:t>
        </w:r>
      </w:ins>
      <w:r w:rsidR="005D2371" w:rsidRPr="006A5A80">
        <w:t xml:space="preserve"> </w:t>
      </w:r>
      <w:r w:rsidR="005D2371" w:rsidRPr="006A5A80">
        <w:fldChar w:fldCharType="begin"/>
      </w:r>
      <w:r w:rsidR="00063C34">
        <w:instrText xml:space="preserve"> ADDIN EN.CITE &lt;EndNote&gt;&lt;Cite&gt;&lt;Author&gt;Hughes&lt;/Author&gt;&lt;Year&gt;2013&lt;/Year&gt;&lt;RecNum&gt;5&lt;/RecNum&gt;&lt;DisplayText&gt;(Hughes &amp;amp; Harrison, 2013; Payne et al., 2021)&lt;/DisplayText&gt;&lt;record&gt;&lt;rec-number&gt;5&lt;/rec-number&gt;&lt;foreign-keys&gt;&lt;key app="EN" db-id="92stxze02rwdwteeedrpas0htfx29za50wsw" timestamp="1693806035"&gt;5&lt;/key&gt;&lt;/foreign-keys&gt;&lt;ref-type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6&lt;/RecNum&gt;&lt;record&gt;&lt;rec-number&gt;6&lt;/rec-number&gt;&lt;foreign-keys&gt;&lt;key app="EN" db-id="92stxze02rwdwteeedrpas0htfx29za50wsw" timestamp="1693806035"&gt;6&lt;/key&gt;&lt;/foreign-keys&gt;&lt;ref-type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5D2371" w:rsidRPr="006A5A80">
        <w:fldChar w:fldCharType="separate"/>
      </w:r>
      <w:r w:rsidR="005D2371">
        <w:rPr>
          <w:noProof/>
        </w:rPr>
        <w:t>(Hughes &amp; Harrison, 2013; Payne et al., 2021)</w:t>
      </w:r>
      <w:r w:rsidR="005D2371" w:rsidRPr="006A5A80">
        <w:fldChar w:fldCharType="end"/>
      </w:r>
      <w:r w:rsidR="005D2371" w:rsidRPr="006A5A80">
        <w:t xml:space="preserve">, </w:t>
      </w:r>
      <w:ins w:id="27" w:author="Hu Chuan-Peng" w:date="2023-09-07T01:45:00Z">
        <w:r w:rsidR="000B75D1">
          <w:t xml:space="preserve">or </w:t>
        </w:r>
      </w:ins>
      <w:r w:rsidR="005D2371" w:rsidRPr="006A5A80">
        <w:t>own name</w:t>
      </w:r>
      <w:ins w:id="28" w:author="Hu Chuan-Peng" w:date="2023-09-07T01:45:00Z">
        <w:r w:rsidR="000B75D1">
          <w:t>s</w:t>
        </w:r>
      </w:ins>
      <w:r w:rsidR="005D2371" w:rsidRPr="006A5A80">
        <w:t xml:space="preserve"> </w:t>
      </w:r>
      <w:r w:rsidR="005D2371" w:rsidRPr="006A5A80">
        <w:fldChar w:fldCharType="begin"/>
      </w:r>
      <w:r w:rsidR="00063C34">
        <w:instrText xml:space="preserve"> ADDIN EN.CITE &lt;EndNote&gt;&lt;Cite&gt;&lt;Author&gt;Constable&lt;/Author&gt;&lt;Year&gt;2019&lt;/Year&gt;&lt;RecNum&gt;7&lt;/RecNum&gt;&lt;DisplayText&gt;(Constable, Rajsic, et al., 2019)&lt;/DisplayText&gt;&lt;record&gt;&lt;rec-number&gt;7&lt;/rec-number&gt;&lt;foreign-keys&gt;&lt;key app="EN" db-id="92stxze02rwdwteeedrpas0htfx29za50wsw" timestamp="1693806035"&gt;7&lt;/key&gt;&lt;/foreign-keys&gt;&lt;ref-type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5D2371" w:rsidRPr="006A5A80">
        <w:fldChar w:fldCharType="separate"/>
      </w:r>
      <w:r w:rsidR="005D2371">
        <w:rPr>
          <w:noProof/>
        </w:rPr>
        <w:t>(Constable, Rajsic, et al., 2019)</w:t>
      </w:r>
      <w:r w:rsidR="005D2371" w:rsidRPr="006A5A80">
        <w:fldChar w:fldCharType="end"/>
      </w:r>
      <w:ins w:id="29" w:author="Hu Chuan-Peng" w:date="2023-09-07T01:45:00Z">
        <w:r w:rsidR="000B75D1">
          <w:t xml:space="preserve"> are usually more familiar to participants than those other-related stimuli</w:t>
        </w:r>
      </w:ins>
      <w:r w:rsidR="005D2371" w:rsidRPr="005D2371">
        <w:t xml:space="preserve">. </w:t>
      </w:r>
      <w:r w:rsidR="005D2371">
        <w:rPr>
          <w:lang w:val="en-US"/>
        </w:rPr>
        <w:t xml:space="preserve">To overcome such limitation, </w:t>
      </w:r>
      <w:r w:rsidR="005D2371">
        <w:fldChar w:fldCharType="begin"/>
      </w:r>
      <w:r w:rsidR="00063C34">
        <w:instrText xml:space="preserve"> ADDIN EN.CITE &lt;EndNote&gt;&lt;Cite AuthorYear="1"&gt;&lt;Author&gt;Sui&lt;/Author&gt;&lt;Year&gt;2012&lt;/Year&gt;&lt;RecNum&gt;8&lt;/RecNum&gt;&lt;DisplayText&gt;Sui et al. (2012)&lt;/DisplayText&gt;&lt;record&gt;&lt;rec-number&gt;8&lt;/rec-number&gt;&lt;foreign-keys&gt;&lt;key app="EN" db-id="92stxze02rwdwteeedrpas0htfx29za50wsw" timestamp="1693806035"&gt;8&lt;/key&gt;&lt;/foreign-keys&gt;&lt;ref-type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5D2371">
        <w:fldChar w:fldCharType="separate"/>
      </w:r>
      <w:r w:rsidR="005D2371">
        <w:rPr>
          <w:noProof/>
        </w:rPr>
        <w:t>Sui et al. (2012)</w:t>
      </w:r>
      <w:r w:rsidR="005D2371">
        <w:fldChar w:fldCharType="end"/>
      </w:r>
      <w:r w:rsidR="005D2371">
        <w:t xml:space="preserve"> introduced the Self-Perceptual Matching Task (SPMT), </w:t>
      </w:r>
      <w:del w:id="30" w:author="Hu Chuan-Peng" w:date="2023-09-07T01:45:00Z">
        <w:r w:rsidR="005D2371" w:rsidDel="000B75D1">
          <w:delText>a cognitive paradigm designed to investigate the</w:delText>
        </w:r>
      </w:del>
      <w:ins w:id="31" w:author="Hu Chuan-Peng" w:date="2023-09-07T01:45:00Z">
        <w:r w:rsidR="000B75D1">
          <w:t xml:space="preserve">where </w:t>
        </w:r>
      </w:ins>
      <w:del w:id="32" w:author="Hu Chuan-Peng" w:date="2023-09-07T01:48:00Z">
        <w:r w:rsidR="005D2371" w:rsidDel="000B75D1">
          <w:delText xml:space="preserve"> </w:delText>
        </w:r>
      </w:del>
      <w:del w:id="33" w:author="Hu Chuan-Peng" w:date="2023-09-07T01:46:00Z">
        <w:r w:rsidR="005D2371" w:rsidDel="000B75D1">
          <w:delText>acqui</w:delText>
        </w:r>
      </w:del>
      <w:del w:id="34" w:author="Hu Chuan-Peng" w:date="2023-09-07T01:45:00Z">
        <w:r w:rsidR="005D2371" w:rsidDel="000B75D1">
          <w:delText>sition of</w:delText>
        </w:r>
      </w:del>
      <w:del w:id="35" w:author="Hu Chuan-Peng" w:date="2023-09-07T01:48:00Z">
        <w:r w:rsidR="005D2371" w:rsidDel="000B75D1">
          <w:delText xml:space="preserve"> </w:delText>
        </w:r>
      </w:del>
      <w:ins w:id="36" w:author="Hu Chuan-Peng" w:date="2023-09-07T01:46:00Z">
        <w:r w:rsidR="000B75D1">
          <w:t xml:space="preserve">the self-relatedness (and other-relatedness) </w:t>
        </w:r>
      </w:ins>
      <w:ins w:id="37" w:author="Hu Chuan-Peng" w:date="2023-09-07T01:48:00Z">
        <w:r w:rsidR="000B75D1">
          <w:t>is acquired in the lab</w:t>
        </w:r>
      </w:ins>
      <w:del w:id="38" w:author="Hu Chuan-Peng" w:date="2023-09-07T01:46:00Z">
        <w:r w:rsidR="005D2371" w:rsidDel="000B75D1">
          <w:delText>social meaning attributed to different</w:delText>
        </w:r>
      </w:del>
      <w:del w:id="39" w:author="Hu Chuan-Peng" w:date="2023-09-07T01:48:00Z">
        <w:r w:rsidR="005D2371" w:rsidDel="000B75D1">
          <w:delText xml:space="preserve"> geometric shapes</w:delText>
        </w:r>
      </w:del>
      <w:r w:rsidR="005D2371">
        <w:t>.</w:t>
      </w:r>
      <w:r w:rsidR="005D2371" w:rsidRPr="001D0F94">
        <w:t xml:space="preserve"> </w:t>
      </w:r>
      <w:r w:rsidR="005D2371">
        <w:t xml:space="preserve">In this task, </w:t>
      </w:r>
      <w:ins w:id="40" w:author="Hu Chuan-Peng" w:date="2023-09-07T01:49:00Z">
        <w:r w:rsidR="000B75D1">
          <w:t xml:space="preserve">participants first associate </w:t>
        </w:r>
      </w:ins>
      <w:del w:id="41" w:author="Hu Chuan-Peng" w:date="2023-09-07T01:49:00Z">
        <w:r w:rsidR="00421ABC" w:rsidDel="000B75D1">
          <w:delText xml:space="preserve">following </w:delText>
        </w:r>
        <w:r w:rsidR="004B6BAA" w:rsidRPr="004B6BAA" w:rsidDel="000B75D1">
          <w:delText xml:space="preserve">the pairing of </w:delText>
        </w:r>
      </w:del>
      <w:del w:id="42" w:author="Hu Chuan-Peng" w:date="2023-09-07T01:47:00Z">
        <w:r w:rsidR="004B6BAA" w:rsidRPr="004B6BAA" w:rsidDel="000B75D1">
          <w:delText xml:space="preserve">arbitrary </w:delText>
        </w:r>
      </w:del>
      <w:r w:rsidR="004B6BAA" w:rsidRPr="004B6BAA">
        <w:t xml:space="preserve">geometric shapes with </w:t>
      </w:r>
      <w:del w:id="43" w:author="Hu Chuan-Peng" w:date="2023-09-07T01:47:00Z">
        <w:r w:rsidR="004B6BAA" w:rsidRPr="004B6BAA" w:rsidDel="000B75D1">
          <w:delText xml:space="preserve">distinct </w:delText>
        </w:r>
      </w:del>
      <w:r w:rsidR="004B6BAA" w:rsidRPr="004B6BAA">
        <w:t>person labels (e.g., circle = you, triangle = best friend, square = stranger)</w:t>
      </w:r>
      <w:ins w:id="44" w:author="Hu Chuan-Peng" w:date="2023-09-07T01:49:00Z">
        <w:r w:rsidR="000B75D1">
          <w:t xml:space="preserve"> and then perform a matching task, judging whether a shape-label pair presented on the screen match the acquired relationship.</w:t>
        </w:r>
      </w:ins>
      <w:ins w:id="45" w:author="Hu Chuan-Peng" w:date="2023-09-07T01:50:00Z">
        <w:r w:rsidR="000B75D1">
          <w:t xml:space="preserve"> A typical pattern from this task is that shapes associated to the </w:t>
        </w:r>
      </w:ins>
      <w:del w:id="46" w:author="Hu Chuan-Peng" w:date="2023-09-07T01:50:00Z">
        <w:r w:rsidR="004B6BAA" w:rsidRPr="004B6BAA" w:rsidDel="000B75D1">
          <w:delText>,</w:delText>
        </w:r>
        <w:r w:rsidR="004B6BAA" w:rsidDel="000B75D1">
          <w:rPr>
            <w:lang w:val="en-US"/>
          </w:rPr>
          <w:delText xml:space="preserve"> </w:delText>
        </w:r>
        <w:r w:rsidR="00215050" w:rsidRPr="00215050" w:rsidDel="000B75D1">
          <w:delText xml:space="preserve">a rapid and significant advantage in processing </w:delText>
        </w:r>
      </w:del>
      <w:r w:rsidR="00215050" w:rsidRPr="00215050">
        <w:t>self</w:t>
      </w:r>
      <w:ins w:id="47" w:author="Hu Chuan-Peng" w:date="2023-09-07T01:50:00Z">
        <w:r w:rsidR="000B75D1">
          <w:t xml:space="preserve"> </w:t>
        </w:r>
      </w:ins>
      <w:ins w:id="48" w:author="Hu Chuan-Peng" w:date="2023-09-07T01:51:00Z">
        <w:r w:rsidR="000B75D1">
          <w:t>enjoy an advantage</w:t>
        </w:r>
      </w:ins>
      <w:del w:id="49" w:author="Hu Chuan-Peng" w:date="2023-09-07T01:50:00Z">
        <w:r w:rsidR="00215050" w:rsidRPr="00215050" w:rsidDel="000B75D1">
          <w:delText>-related stimuli</w:delText>
        </w:r>
      </w:del>
      <w:r w:rsidR="00215050" w:rsidRPr="00215050">
        <w:t xml:space="preserve"> over </w:t>
      </w:r>
      <w:del w:id="50" w:author="Hu Chuan-Peng" w:date="2023-09-07T01:51:00Z">
        <w:r w:rsidR="00215050" w:rsidRPr="00215050" w:rsidDel="000B75D1">
          <w:delText xml:space="preserve">stimuli </w:delText>
        </w:r>
      </w:del>
      <w:ins w:id="51" w:author="Hu Chuan-Peng" w:date="2023-09-07T01:51:00Z">
        <w:r w:rsidR="000B75D1">
          <w:t>shapes</w:t>
        </w:r>
        <w:r w:rsidR="000B75D1" w:rsidRPr="00215050">
          <w:t xml:space="preserve"> </w:t>
        </w:r>
      </w:ins>
      <w:r w:rsidR="00215050" w:rsidRPr="00215050">
        <w:t>related to others</w:t>
      </w:r>
      <w:del w:id="52" w:author="Hu Chuan-Peng" w:date="2023-09-07T01:51:00Z">
        <w:r w:rsidR="00215050" w:rsidRPr="00215050" w:rsidDel="000B75D1">
          <w:delText xml:space="preserve"> was consistently observed</w:delText>
        </w:r>
      </w:del>
      <w:r w:rsidR="00215050" w:rsidRPr="00215050">
        <w:t xml:space="preserve">. </w:t>
      </w:r>
      <w:r w:rsidR="007901E1">
        <w:rPr>
          <w:rFonts w:hint="eastAsia"/>
        </w:rPr>
        <w:t>Th</w:t>
      </w:r>
      <w:ins w:id="53" w:author="Hu Chuan-Peng" w:date="2023-09-07T01:51:00Z">
        <w:r w:rsidR="000F69C0">
          <w:t>is</w:t>
        </w:r>
      </w:ins>
      <w:del w:id="54" w:author="Hu Chuan-Peng" w:date="2023-09-07T01:51:00Z">
        <w:r w:rsidR="007901E1" w:rsidDel="000F69C0">
          <w:rPr>
            <w:rFonts w:hint="eastAsia"/>
          </w:rPr>
          <w:delText>e</w:delText>
        </w:r>
      </w:del>
      <w:r w:rsidR="007901E1">
        <w:t xml:space="preserve"> SPE from </w:t>
      </w:r>
      <w:del w:id="55" w:author="Hu Chuan-Peng" w:date="2023-09-07T01:51:00Z">
        <w:r w:rsidR="007901E1" w:rsidDel="000F69C0">
          <w:delText>self-perceptual macthing task</w:delText>
        </w:r>
      </w:del>
      <w:ins w:id="56" w:author="Hu Chuan-Peng" w:date="2023-09-07T01:51:00Z">
        <w:r w:rsidR="000F69C0">
          <w:t>SPMT</w:t>
        </w:r>
      </w:ins>
      <w:r w:rsidR="007901E1">
        <w:t xml:space="preserve"> </w:t>
      </w:r>
      <w:r w:rsidR="00215050" w:rsidRPr="00215050">
        <w:t xml:space="preserve">was subsequently </w:t>
      </w:r>
      <w:del w:id="57" w:author="Hu Chuan-Peng" w:date="2023-09-07T01:51:00Z">
        <w:r w:rsidR="00215050" w:rsidRPr="00215050" w:rsidDel="000F69C0">
          <w:delText xml:space="preserve">replicated </w:delText>
        </w:r>
      </w:del>
      <w:ins w:id="58" w:author="Hu Chuan-Peng" w:date="2023-09-07T01:51:00Z">
        <w:r w:rsidR="000F69C0">
          <w:t>observed</w:t>
        </w:r>
        <w:r w:rsidR="000F69C0" w:rsidRPr="00215050">
          <w:t xml:space="preserve"> </w:t>
        </w:r>
      </w:ins>
      <w:r w:rsidR="00215050" w:rsidRPr="00215050">
        <w:t xml:space="preserve">by </w:t>
      </w:r>
      <w:r w:rsidR="007901E1">
        <w:t>many</w:t>
      </w:r>
      <w:r w:rsidR="007901E1" w:rsidRPr="00215050">
        <w:t xml:space="preserve"> </w:t>
      </w:r>
      <w:r w:rsidR="00215050" w:rsidRPr="00215050">
        <w:t>researchers</w:t>
      </w:r>
      <w:r w:rsidR="00215050">
        <w:rPr>
          <w:lang w:val="en-US"/>
        </w:rPr>
        <w:t xml:space="preserve"> </w:t>
      </w:r>
      <w:r w:rsidR="00215050">
        <w:fldChar w:fldCharType="begin">
          <w:fldData xml:space="preserve">PEVuZE5vdGU+PENpdGU+PEF1dGhvcj5Hb2x1Ymlja2lzPC9BdXRob3I+PFllYXI+MjAyMDwvWWVh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</w:fldData>
        </w:fldChar>
      </w:r>
      <w:r w:rsidR="008F7E5D">
        <w:instrText xml:space="preserve"> ADDIN EN.CITE </w:instrText>
      </w:r>
      <w:r w:rsidR="008F7E5D">
        <w:fldChar w:fldCharType="begin">
          <w:fldData xml:space="preserve">PEVuZE5vdGU+PENpdGU+PEF1dGhvcj5Hb2x1Ymlja2lzPC9BdXRob3I+PFllYXI+MjAyMDwvWWVh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</w:fldData>
        </w:fldChar>
      </w:r>
      <w:r w:rsidR="008F7E5D">
        <w:instrText xml:space="preserve"> ADDIN EN.CITE.DATA </w:instrText>
      </w:r>
      <w:r w:rsidR="008F7E5D">
        <w:fldChar w:fldCharType="end"/>
      </w:r>
      <w:r w:rsidR="00215050">
        <w:fldChar w:fldCharType="separate"/>
      </w:r>
      <w:r w:rsidR="008F7E5D">
        <w:rPr>
          <w:noProof/>
        </w:rPr>
        <w:t>(Constable, Elekes, et al., 2019; Golubickis et al., 2020; Golubickis et al., 2017; Hu et al., 2020)</w:t>
      </w:r>
      <w:r w:rsidR="00215050">
        <w:fldChar w:fldCharType="end"/>
      </w:r>
      <w:r w:rsidR="00215050">
        <w:rPr>
          <w:lang w:val="en-US"/>
        </w:rPr>
        <w:t xml:space="preserve">, </w:t>
      </w:r>
      <w:r w:rsidR="00215050" w:rsidRPr="00215050">
        <w:t>highlighting the robustness of the effect</w:t>
      </w:r>
      <w:r w:rsidR="00215050">
        <w:rPr>
          <w:lang w:val="en-US"/>
        </w:rPr>
        <w:t xml:space="preserve">. </w:t>
      </w:r>
    </w:p>
    <w:p w14:paraId="0C4559D7" w14:textId="05903BE3" w:rsidR="0049248F" w:rsidRDefault="007901E1" w:rsidP="008F7E5D">
      <w:pPr>
        <w:ind w:firstLineChars="100" w:firstLine="240"/>
      </w:pPr>
      <w:r>
        <w:t>The reliability of SPE as measured by SPMT, however, has not been examined</w:t>
      </w:r>
      <w:r w:rsidR="00FB3A97">
        <w:t>. Here, r</w:t>
      </w:r>
      <w:r w:rsidR="00215050" w:rsidRPr="00200625">
        <w:t xml:space="preserve">eliability of a cognitive </w:t>
      </w:r>
      <w:r w:rsidR="00215050">
        <w:rPr>
          <w:lang w:val="en-US"/>
        </w:rPr>
        <w:t xml:space="preserve">tasks </w:t>
      </w:r>
      <w:r w:rsidR="00215050" w:rsidRPr="00200625">
        <w:t xml:space="preserve">refers to its consistency and dependability in producing consistent results </w:t>
      </w:r>
      <w:del w:id="59" w:author="Hu Chuan-Peng" w:date="2023-09-07T01:54:00Z">
        <w:r w:rsidR="00215050" w:rsidRPr="00200625" w:rsidDel="000F69C0">
          <w:delText>within the same session</w:delText>
        </w:r>
        <w:r w:rsidR="00215050" w:rsidDel="000F69C0">
          <w:delText xml:space="preserve"> and </w:delText>
        </w:r>
        <w:r w:rsidR="00215050" w:rsidRPr="00200625" w:rsidDel="000F69C0">
          <w:delText>over time</w:delText>
        </w:r>
      </w:del>
      <w:ins w:id="60" w:author="Hu Chuan-Peng" w:date="2023-09-07T01:54:00Z">
        <w:r w:rsidR="000F69C0">
          <w:t>for the same person across sessions or times</w:t>
        </w:r>
      </w:ins>
      <w:r w:rsidR="00215050">
        <w:rPr>
          <w:lang w:val="en-US"/>
        </w:rPr>
        <w:t xml:space="preserve"> </w:t>
      </w:r>
      <w:r w:rsidR="00215050">
        <w:fldChar w:fldCharType="begin"/>
      </w:r>
      <w:r w:rsidR="00063C34">
        <w:instrText xml:space="preserve"> ADDIN EN.CITE &lt;EndNote&gt;&lt;Cite&gt;&lt;Author&gt;Zorowitz&lt;/Author&gt;&lt;Year&gt;2023&lt;/Year&gt;&lt;RecNum&gt;16&lt;/RecNum&gt;&lt;DisplayText&gt;(Parsons et al., 2019; Zorowitz &amp;amp; Niv, 2023)&lt;/DisplayText&gt;&lt;record&gt;&lt;rec-number&gt;16&lt;/rec-number&gt;&lt;foreign-keys&gt;&lt;key app="EN" db-id="92stxze02rwdwteeedrpas0htfx29za50wsw" timestamp="1693806035"&gt;16&lt;/key&gt;&lt;/foreign-keys&gt;&lt;ref-type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Cite&gt;&lt;Author&gt;Parsons&lt;/Author&gt;&lt;Year&gt;2019&lt;/Year&gt;&lt;RecNum&gt;17&lt;/RecNum&gt;&lt;record&gt;&lt;rec-number&gt;17&lt;/rec-number&gt;&lt;foreign-keys&gt;&lt;key app="EN" db-id="92stxze02rwdwteeedrpas0htfx29za50wsw" timestamp="1693806035"&gt;17&lt;/key&gt;&lt;/foreign-keys&gt;&lt;ref-type name="Journal Article"&gt;17&lt;/ref-type&gt;&lt;contributors&gt;&lt;authors&gt;&lt;author&gt;Parsons, Sam&lt;/author&gt;&lt;author&gt;Kruijt, Anne-Wil&lt;/author&gt;&lt;author&gt;Fox, Elaine&lt;/author&gt;&lt;/authors&gt;&lt;/contributors&gt;&lt;titles&gt;&lt;title&gt;Psychological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isbn&gt;2515-2459&lt;/isbn&gt;&lt;urls&gt;&lt;/urls&gt;&lt;/record&gt;&lt;/Cite&gt;&lt;/EndNote&gt;</w:instrText>
      </w:r>
      <w:r w:rsidR="00215050">
        <w:fldChar w:fldCharType="separate"/>
      </w:r>
      <w:r w:rsidR="00215050">
        <w:rPr>
          <w:noProof/>
        </w:rPr>
        <w:t>(Parsons et al., 2019; Zorowitz &amp; Niv, 2023)</w:t>
      </w:r>
      <w:r w:rsidR="00215050">
        <w:fldChar w:fldCharType="end"/>
      </w:r>
      <w:r w:rsidR="00215050" w:rsidRPr="00200625">
        <w:t>.</w:t>
      </w:r>
      <w:r w:rsidR="003E79B4">
        <w:t xml:space="preserve"> </w:t>
      </w:r>
      <w:r w:rsidR="003E79B4" w:rsidRPr="003E79B4">
        <w:t xml:space="preserve">One commonly method to assess reliability is the </w:t>
      </w:r>
      <w:r w:rsidR="003E79B4" w:rsidRPr="00F70C42">
        <w:t>split-half</w:t>
      </w:r>
      <w:r w:rsidR="003E79B4">
        <w:rPr>
          <w:lang w:val="en-US"/>
        </w:rPr>
        <w:t xml:space="preserve"> reliability</w:t>
      </w:r>
      <w:r w:rsidR="003E79B4" w:rsidRPr="003E79B4">
        <w:t>, where a test or measurement is divided into two halves, and the correlation between the two halves is calculated. A high correlation suggests that the test is internally consistent and measures the same construct reliably</w:t>
      </w:r>
      <w:r w:rsidR="003E79B4">
        <w:t xml:space="preserve"> </w:t>
      </w:r>
      <w:r w:rsidR="003E79B4">
        <w:fldChar w:fldCharType="begin"/>
      </w:r>
      <w:r w:rsidR="00063C34">
        <w:instrText xml:space="preserve"> ADDIN EN.CITE &lt;EndNote&gt;&lt;Cite&gt;&lt;Author&gt;Pronk&lt;/Author&gt;&lt;Year&gt;2022&lt;/Year&gt;&lt;RecNum&gt;18&lt;/RecNum&gt;&lt;DisplayText&gt;(Pronk et al., 2022)&lt;/DisplayText&gt;&lt;record&gt;&lt;rec-number&gt;18&lt;/rec-number&gt;&lt;foreign-keys&gt;&lt;key app="EN" db-id="92stxze02rwdwteeedrpas0htfx29za50wsw" timestamp="1693806035"&gt;18&lt;/key&gt;&lt;/foreign-keys&gt;&lt;ref-type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E79B4">
        <w:fldChar w:fldCharType="separate"/>
      </w:r>
      <w:r w:rsidR="003E79B4">
        <w:rPr>
          <w:noProof/>
        </w:rPr>
        <w:t>(Pronk et al., 2022)</w:t>
      </w:r>
      <w:r w:rsidR="003E79B4">
        <w:fldChar w:fldCharType="end"/>
      </w:r>
      <w:r w:rsidR="003E79B4" w:rsidRPr="003E79B4">
        <w:t xml:space="preserve">. </w:t>
      </w:r>
      <w:r w:rsidR="00FB3A97">
        <w:t>Another widely used method is</w:t>
      </w:r>
      <w:r w:rsidR="003E79B4" w:rsidRPr="003E79B4">
        <w:t xml:space="preserve"> the test-retest reliability</w:t>
      </w:r>
      <w:r w:rsidR="00FB3A97">
        <w:t>, which</w:t>
      </w:r>
      <w:r w:rsidR="003E79B4">
        <w:t xml:space="preserve"> </w:t>
      </w:r>
      <w:r w:rsidR="003E79B4" w:rsidRPr="008C5BA8">
        <w:rPr>
          <w:lang w:val="en-US"/>
        </w:rPr>
        <w:t>refers to the extent to which a measurement or assessment tool produces consistent and stable results over time when administered to the same group of individuals under identical conditions</w:t>
      </w:r>
      <w:r w:rsidR="003E79B4">
        <w:rPr>
          <w:lang w:val="en-US"/>
        </w:rPr>
        <w:t xml:space="preserve"> </w:t>
      </w:r>
      <w:r w:rsidR="003E79B4">
        <w:rPr>
          <w:lang w:val="en-US"/>
        </w:rPr>
        <w:fldChar w:fldCharType="begin"/>
      </w:r>
      <w:r w:rsidR="00063C34">
        <w:rPr>
          <w:lang w:val="en-US"/>
        </w:rPr>
        <w:instrText xml:space="preserve"> ADDIN EN.CITE &lt;EndNote&gt;&lt;Cite&gt;&lt;Author&gt;Kline&lt;/Author&gt;&lt;Year&gt;2015&lt;/Year&gt;&lt;RecNum&gt;19&lt;/RecNum&gt;&lt;DisplayText&gt;(Kline, 2015)&lt;/DisplayText&gt;&lt;record&gt;&lt;rec-number&gt;19&lt;/rec-number&gt;&lt;foreign-keys&gt;&lt;key app="EN" db-id="92stxze02rwdwteeedrpas0htfx29za50wsw" timestamp="1693806035"&gt;19&lt;/key&gt;&lt;/foreign-keys&gt;&lt;ref-type name="Book"&gt;6&lt;/ref-type&gt;&lt;contributors&gt;&lt;authors&gt;&lt;author&gt;Kline, Paul&lt;/author&gt;&lt;/authors&gt;&lt;/contributors&gt;&lt;titles&gt;&lt;title&gt;A handbook of test construction (psychology revivals): introduction to psychometric design&lt;/title&gt;&lt;/titles&gt;&lt;dates&gt;&lt;year&gt;2015&lt;/year&gt;&lt;/dates&gt;&lt;publisher&gt;Routledge&lt;/publisher&gt;&lt;isbn&gt;1317444604&lt;/isbn&gt;&lt;urls&gt;&lt;/urls&gt;&lt;/record&gt;&lt;/Cite&gt;&lt;/EndNote&gt;</w:instrText>
      </w:r>
      <w:r w:rsidR="003E79B4">
        <w:rPr>
          <w:lang w:val="en-US"/>
        </w:rPr>
        <w:fldChar w:fldCharType="separate"/>
      </w:r>
      <w:r w:rsidR="003E79B4">
        <w:rPr>
          <w:noProof/>
          <w:lang w:val="en-US"/>
        </w:rPr>
        <w:t>(Kline, 2015)</w:t>
      </w:r>
      <w:r w:rsidR="003E79B4">
        <w:rPr>
          <w:lang w:val="en-US"/>
        </w:rPr>
        <w:fldChar w:fldCharType="end"/>
      </w:r>
      <w:r w:rsidR="003E79B4">
        <w:rPr>
          <w:lang w:val="en-US"/>
        </w:rPr>
        <w:t xml:space="preserve">. </w:t>
      </w:r>
      <w:r w:rsidR="009C42CA">
        <w:rPr>
          <w:lang w:val="en-US"/>
        </w:rPr>
        <w:t>Both methods are from classical test theory in psychometrics</w:t>
      </w:r>
      <w:r w:rsidR="008F7E5D">
        <w:rPr>
          <w:lang w:val="en-US"/>
        </w:rPr>
        <w:t xml:space="preserve"> </w:t>
      </w:r>
      <w:r w:rsidR="008F7E5D">
        <w:rPr>
          <w:lang w:val="en-US"/>
        </w:rPr>
        <w:fldChar w:fldCharType="begin"/>
      </w:r>
      <w:r w:rsidR="008F7E5D">
        <w:rPr>
          <w:lang w:val="en-US"/>
        </w:rPr>
        <w:instrText xml:space="preserve"> ADDIN EN.CITE &lt;EndNote&gt;&lt;Cite&gt;&lt;Author&gt;Borsboom&lt;/Author&gt;&lt;Year&gt;2005&lt;/Year&gt;&lt;RecNum&gt;86&lt;/RecNum&gt;&lt;DisplayText&gt;(Borsboom, 2005)&lt;/DisplayText&gt;&lt;record&gt;&lt;rec-number&gt;86&lt;/rec-number&gt;&lt;foreign-keys&gt;&lt;key app="EN" db-id="92stxze02rwdwteeedrpas0htfx29za50wsw" timestamp="1693977341"&gt;86&lt;/key&gt;&lt;/foreign-keys&gt;&lt;ref-type name="Book"&gt;6&lt;/ref-type&gt;&lt;contributors&gt;&lt;authors&gt;&lt;author&gt;Borsboom, Denny&lt;/author&gt;&lt;/authors&gt;&lt;/contributors&gt;&lt;titles&gt;&lt;title&gt;Measuring the mind: Conceptual issues in contemporary psychometrics&lt;/title&gt;&lt;/titles&gt;&lt;dates&gt;&lt;year&gt;2005&lt;/year&gt;&lt;/dates&gt;&lt;publisher&gt;Cambridge University Press&lt;/publisher&gt;&lt;isbn&gt;1139444638&lt;/isbn&gt;&lt;urls&gt;&lt;/urls&gt;&lt;/record&gt;&lt;/Cite&gt;&lt;/EndNote&gt;</w:instrText>
      </w:r>
      <w:r w:rsidR="008F7E5D">
        <w:rPr>
          <w:lang w:val="en-US"/>
        </w:rPr>
        <w:fldChar w:fldCharType="separate"/>
      </w:r>
      <w:r w:rsidR="008F7E5D">
        <w:rPr>
          <w:noProof/>
          <w:lang w:val="en-US"/>
        </w:rPr>
        <w:t>(Borsboom, 2005)</w:t>
      </w:r>
      <w:r w:rsidR="008F7E5D">
        <w:rPr>
          <w:lang w:val="en-US"/>
        </w:rPr>
        <w:fldChar w:fldCharType="end"/>
      </w:r>
      <w:r w:rsidR="008F7E5D">
        <w:rPr>
          <w:lang w:val="en-US"/>
        </w:rPr>
        <w:t xml:space="preserve">, </w:t>
      </w:r>
      <w:r w:rsidR="009C42CA">
        <w:rPr>
          <w:lang w:val="en-US"/>
        </w:rPr>
        <w:t>but less known to experimental psychologists.</w:t>
      </w:r>
      <w:r w:rsidR="008F7E5D">
        <w:rPr>
          <w:lang w:val="en-US"/>
        </w:rPr>
        <w:t xml:space="preserve"> </w:t>
      </w:r>
      <w:r w:rsidR="00B24A45">
        <w:rPr>
          <w:lang w:val="en-US"/>
        </w:rPr>
        <w:t xml:space="preserve">In experimental research, </w:t>
      </w:r>
      <w:del w:id="61" w:author="Hu Chuan-Peng" w:date="2023-09-07T01:52:00Z">
        <w:r w:rsidR="008F7E5D" w:rsidRPr="008F7E5D" w:rsidDel="000F69C0">
          <w:rPr>
            <w:lang w:val="en-US"/>
          </w:rPr>
          <w:delText>there is a strong emphasis on assessing the</w:delText>
        </w:r>
      </w:del>
      <w:ins w:id="62" w:author="Hu Chuan-Peng" w:date="2023-09-07T01:52:00Z">
        <w:r w:rsidR="000F69C0">
          <w:rPr>
            <w:lang w:val="en-US"/>
          </w:rPr>
          <w:t>researchers usually focus on</w:t>
        </w:r>
      </w:ins>
      <w:r w:rsidR="008F7E5D" w:rsidRPr="008F7E5D">
        <w:rPr>
          <w:lang w:val="en-US"/>
        </w:rPr>
        <w:t xml:space="preserve"> robustness of experimental effects. Robustness, in this context, pertains to the extent to which a cognitive task consistently produces the same effect at the group level across various </w:t>
      </w:r>
      <w:r w:rsidR="008F7E5D" w:rsidRPr="008F7E5D">
        <w:t xml:space="preserve">independent participant samples. </w:t>
      </w:r>
      <w:r w:rsidR="00B24A45" w:rsidRPr="003E79B4">
        <w:t>For</w:t>
      </w:r>
      <w:r w:rsidR="00B24A45" w:rsidRPr="008F7E5D">
        <w:t xml:space="preserve"> example, the "group effect" in the Stop-Signal Task refer to differences in reaction times between different stop signal delays </w:t>
      </w:r>
      <w:r w:rsidR="00B24A45" w:rsidRPr="008F7E5D">
        <w:fldChar w:fldCharType="begin"/>
      </w:r>
      <w:r w:rsidR="00B24A45" w:rsidRPr="008F7E5D">
        <w:instrText xml:space="preserve"> ADDIN EN.CITE &lt;EndNote&gt;&lt;Cite&gt;&lt;Author&gt;Hedge&lt;/Author&gt;&lt;Year&gt;2018&lt;/Year&gt;&lt;RecNum&gt;20&lt;/RecNum&gt;&lt;DisplayText&gt;(Hedge, Powell, &amp;amp; Sumner, 2018)&lt;/DisplayText&gt;&lt;record&gt;&lt;rec-number&gt;20&lt;/rec-number&gt;&lt;foreign-keys&gt;&lt;key app="EN" db-id="92stxze02rwdwteeedrpas0htfx29za50wsw" timestamp="1693806035"&gt;20&lt;/key&gt;&lt;/foreign-keys&gt;&lt;ref-type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B24A45" w:rsidRPr="008F7E5D">
        <w:fldChar w:fldCharType="separate"/>
      </w:r>
      <w:r w:rsidR="00B24A45" w:rsidRPr="008F7E5D">
        <w:t>(Hedge, Powell, &amp; Sumner, 2018)</w:t>
      </w:r>
      <w:r w:rsidR="00B24A45" w:rsidRPr="008F7E5D">
        <w:fldChar w:fldCharType="end"/>
      </w:r>
      <w:r w:rsidR="00B24A45" w:rsidRPr="008F7E5D">
        <w:t>.</w:t>
      </w:r>
      <w:r w:rsidR="008F7E5D">
        <w:t xml:space="preserve"> </w:t>
      </w:r>
      <w:r w:rsidR="008F7E5D" w:rsidRPr="008F7E5D">
        <w:t xml:space="preserve">An effect is considered robust if these differences can be consistently observed </w:t>
      </w:r>
      <w:r w:rsidR="00CC0937">
        <w:t>in</w:t>
      </w:r>
      <w:r w:rsidR="008F7E5D" w:rsidRPr="008F7E5D">
        <w:t xml:space="preserve"> different samples perform</w:t>
      </w:r>
      <w:r w:rsidR="00CC0937">
        <w:t>ing</w:t>
      </w:r>
      <w:r w:rsidR="008F7E5D" w:rsidRPr="008F7E5D">
        <w:t xml:space="preserve"> the stop-signal task.</w:t>
      </w:r>
    </w:p>
    <w:p w14:paraId="61071927" w14:textId="01B9B7A6" w:rsidR="001E39F8" w:rsidRPr="0032214F" w:rsidRDefault="00CC0937" w:rsidP="0032214F">
      <w:pPr>
        <w:ind w:firstLineChars="100" w:firstLine="240"/>
      </w:pPr>
      <w:r w:rsidRPr="00CC0937">
        <w:t>In recent years, driven by a growing interest in employing cognitive tasks to assess individual differences, researchers have turned their attention to evaluating the reliability of cognitive tasks</w:t>
      </w:r>
      <w:r>
        <w:t xml:space="preserve"> </w:t>
      </w:r>
      <w:r w:rsidR="008F7E5D">
        <w:fldChar w:fldCharType="begin"/>
      </w:r>
      <w:r w:rsidR="008F7E5D">
        <w:instrText xml:space="preserve"> ADDIN EN.CITE &lt;EndNote&gt;&lt;Cite&gt;&lt;Author&gt;Karvelis&lt;/Author&gt;&lt;Year&gt;2023&lt;/Year&gt;&lt;RecNum&gt;87&lt;/RecNum&gt;&lt;DisplayText&gt;(Karvelis et al., 2023)&lt;/DisplayText&gt;&lt;record&gt;&lt;rec-number&gt;87&lt;/rec-number&gt;&lt;foreign-keys&gt;&lt;key app="EN" db-id="92stxze02rwdwteeedrpas0htfx29za50wsw" timestamp="1693977550"&gt;87&lt;/key&gt;&lt;/foreign-keys&gt;&lt;ref-type name="Journal Article"&gt;17&lt;/ref-type&gt;&lt;contributors&gt;&lt;authors&gt;&lt;author&gt;Karvelis, Povilas&lt;/author&gt;&lt;author&gt;Paulus, Martin P&lt;/author&gt;&lt;author&gt;Diaconescu, Andreea O&lt;/author&gt;&lt;/authors&gt;&lt;/contributors&gt;&lt;titles&gt;&lt;title&gt;Individual differences in computational psychiatry: a review of current challenges&lt;/title&gt;&lt;secondary-title&gt;Neuroscience &amp;amp; Biobehavioral Reviews&lt;/secondary-title&gt;&lt;/titles&gt;&lt;periodical&gt;&lt;full-title&gt;Neuroscience &amp;amp; Biobehavioral Reviews&lt;/full-title&gt;&lt;/periodical&gt;&lt;pages&gt;105137&lt;/pages&gt;&lt;dates&gt;&lt;year&gt;2023&lt;/year&gt;&lt;/dates&gt;&lt;isbn&gt;0149-7634&lt;/isbn&gt;&lt;urls&gt;&lt;/urls&gt;&lt;/record&gt;&lt;/Cite&gt;&lt;/EndNote&gt;</w:instrText>
      </w:r>
      <w:r w:rsidR="008F7E5D">
        <w:fldChar w:fldCharType="separate"/>
      </w:r>
      <w:r w:rsidR="008F7E5D">
        <w:rPr>
          <w:noProof/>
        </w:rPr>
        <w:t>(Karvelis et al., 2023)</w:t>
      </w:r>
      <w:r w:rsidR="008F7E5D">
        <w:fldChar w:fldCharType="end"/>
      </w:r>
      <w:r w:rsidR="00B24A45">
        <w:t>.</w:t>
      </w:r>
      <w:r w:rsidR="0032214F">
        <w:t xml:space="preserve"> </w:t>
      </w:r>
      <w:del w:id="63" w:author="Hu Chuan-Peng" w:date="2023-09-07T01:54:00Z">
        <w:r w:rsidR="0032214F" w:rsidDel="000F69C0">
          <w:delText>W</w:delText>
        </w:r>
        <w:r w:rsidR="0032214F" w:rsidRPr="006E0CCD" w:rsidDel="000F69C0">
          <w:delText>ithin the context of individual difference research</w:delText>
        </w:r>
        <w:r w:rsidR="0032214F" w:rsidDel="000F69C0">
          <w:delText xml:space="preserve">, reliability refers to </w:delText>
        </w:r>
        <w:r w:rsidR="0032214F" w:rsidRPr="0032214F" w:rsidDel="000F69C0">
          <w:delText xml:space="preserve">the consistent ability to accurately rank individuals based on specific attributes. This implies that some individuals consistently excel in these attributes, while others consistently face greater challenges or difficulties. </w:delText>
        </w:r>
      </w:del>
      <w:r w:rsidR="0032214F" w:rsidRPr="0032214F">
        <w:t>However, existing findings have raised concerns about the reliability of many cognitive tasks.</w:t>
      </w:r>
      <w:r>
        <w:t xml:space="preserve"> </w:t>
      </w:r>
      <w:r w:rsidR="00215050" w:rsidRPr="00C45431">
        <w:fldChar w:fldCharType="begin"/>
      </w:r>
      <w:r w:rsidR="00063C34">
        <w:instrText xml:space="preserve"> ADDIN EN.CITE &lt;EndNote&gt;&lt;Cite&gt;&lt;Author&gt;Hedge&lt;/Author&gt;&lt;Year&gt;2018&lt;/Year&gt;&lt;RecNum&gt;20&lt;/RecNum&gt;&lt;DisplayText&gt;(Hedge, Powell, &amp;amp; Sumner, 2018)&lt;/DisplayText&gt;&lt;record&gt;&lt;rec-number&gt;20&lt;/rec-number&gt;&lt;foreign-keys&gt;&lt;key app="EN" db-id="92stxze02rwdwteeedrpas0htfx29za50wsw" timestamp="1693806035"&gt;20&lt;/key&gt;&lt;/foreign-keys&gt;&lt;ref-type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215050" w:rsidRPr="00C45431">
        <w:fldChar w:fldCharType="separate"/>
      </w:r>
      <w:r w:rsidR="00215050" w:rsidRPr="00C45431">
        <w:t>(Hedge, Powell, &amp; Sumner, 2018)</w:t>
      </w:r>
      <w:r w:rsidR="00215050" w:rsidRPr="00C45431">
        <w:fldChar w:fldCharType="end"/>
      </w:r>
      <w:r w:rsidR="00215050" w:rsidRPr="00F70C42">
        <w:t>.</w:t>
      </w:r>
      <w:r w:rsidR="00215050">
        <w:t xml:space="preserve"> </w:t>
      </w:r>
      <w:r w:rsidR="00215050" w:rsidRPr="00C45431">
        <w:t xml:space="preserve">A considerable body of research has highlighted </w:t>
      </w:r>
      <w:r w:rsidR="00215050">
        <w:t xml:space="preserve">the </w:t>
      </w:r>
      <w:r w:rsidR="00215050" w:rsidRPr="00C45431">
        <w:t xml:space="preserve">moderate to low </w:t>
      </w:r>
      <w:r w:rsidR="00215050">
        <w:t>level</w:t>
      </w:r>
      <w:r w:rsidR="00215050" w:rsidRPr="00C45431">
        <w:t xml:space="preserve"> reliability</w:t>
      </w:r>
      <w:r w:rsidR="00215050">
        <w:t xml:space="preserve"> found in </w:t>
      </w:r>
      <w:r w:rsidR="00215050" w:rsidRPr="00C45431">
        <w:t xml:space="preserve">the cognitive task measurements </w:t>
      </w:r>
      <w:r w:rsidR="00215050" w:rsidRPr="00C45431">
        <w:rPr>
          <w:lang w:val="en-US"/>
        </w:rPr>
        <w:fldChar w:fldCharType="begin">
          <w:fldData xml:space="preserve">PEVuZE5vdGU+PENpdGU+PEF1dGhvcj5HcmVlbjwvQXV0aG9yPjxZZWFyPjIwMTY8L1llYXI+PFJl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</w:fldData>
        </w:fldChar>
      </w:r>
      <w:r w:rsidR="008F7E5D">
        <w:rPr>
          <w:lang w:val="en-US"/>
        </w:rPr>
        <w:instrText xml:space="preserve"> ADDIN EN.CITE </w:instrText>
      </w:r>
      <w:r w:rsidR="008F7E5D">
        <w:rPr>
          <w:lang w:val="en-US"/>
        </w:rPr>
        <w:fldChar w:fldCharType="begin">
          <w:fldData xml:space="preserve">PEVuZE5vdGU+PENpdGU+PEF1dGhvcj5HcmVlbjwvQXV0aG9yPjxZZWFyPjIwMTY8L1llYXI+PFJl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</w:fldData>
        </w:fldChar>
      </w:r>
      <w:r w:rsidR="008F7E5D">
        <w:rPr>
          <w:lang w:val="en-US"/>
        </w:rPr>
        <w:instrText xml:space="preserve"> ADDIN EN.CITE.DATA </w:instrText>
      </w:r>
      <w:r w:rsidR="008F7E5D">
        <w:rPr>
          <w:lang w:val="en-US"/>
        </w:rPr>
      </w:r>
      <w:r w:rsidR="008F7E5D">
        <w:rPr>
          <w:lang w:val="en-US"/>
        </w:rPr>
        <w:fldChar w:fldCharType="end"/>
      </w:r>
      <w:r w:rsidR="00215050" w:rsidRPr="00C45431">
        <w:rPr>
          <w:lang w:val="en-US"/>
        </w:rPr>
      </w:r>
      <w:r w:rsidR="00215050" w:rsidRPr="00C45431">
        <w:rPr>
          <w:lang w:val="en-US"/>
        </w:rPr>
        <w:fldChar w:fldCharType="separate"/>
      </w:r>
      <w:r w:rsidR="008F7E5D">
        <w:rPr>
          <w:noProof/>
          <w:lang w:val="en-US"/>
        </w:rPr>
        <w:t>(Clark et al., 2022; Enkavi et al., 2019; Green et al., 2016)</w:t>
      </w:r>
      <w:r w:rsidR="00215050" w:rsidRPr="00C45431">
        <w:rPr>
          <w:lang w:val="en-US"/>
        </w:rPr>
        <w:fldChar w:fldCharType="end"/>
      </w:r>
      <w:r w:rsidR="00215050">
        <w:rPr>
          <w:lang w:val="en-US"/>
        </w:rPr>
        <w:t xml:space="preserve">. </w:t>
      </w:r>
      <w:r w:rsidR="00215050" w:rsidRPr="00C45431">
        <w:t>For instance,</w:t>
      </w:r>
      <w:r w:rsidR="003E79B4">
        <w:rPr>
          <w:lang w:val="en-US"/>
        </w:rPr>
        <w:t xml:space="preserve"> </w:t>
      </w:r>
      <w:r w:rsidR="00215050" w:rsidRPr="002E6493">
        <w:rPr>
          <w:lang w:val="en-US"/>
        </w:rPr>
        <w:t>Hedge et al. (2018) report a rang</w:t>
      </w:r>
      <w:r w:rsidR="00215050">
        <w:rPr>
          <w:lang w:val="en-US"/>
        </w:rPr>
        <w:t>e</w:t>
      </w:r>
      <w:r w:rsidR="00215050" w:rsidRPr="002E6493">
        <w:rPr>
          <w:lang w:val="en-US"/>
        </w:rPr>
        <w:t xml:space="preserve"> of test-retest reliabilities</w:t>
      </w:r>
      <w:r w:rsidR="00215050">
        <w:rPr>
          <w:lang w:val="en-US"/>
        </w:rPr>
        <w:t xml:space="preserve"> </w:t>
      </w:r>
      <w:r w:rsidR="00215050" w:rsidRPr="002E6493">
        <w:rPr>
          <w:lang w:val="en-US"/>
        </w:rPr>
        <w:t xml:space="preserve">pertaining to frequently employed experimental </w:t>
      </w:r>
      <w:r w:rsidR="00215050" w:rsidRPr="00790839">
        <w:t>task metrics (</w:t>
      </w:r>
      <w:r w:rsidR="00215050" w:rsidRPr="00C45431">
        <w:t xml:space="preserve">such as Stroop and </w:t>
      </w:r>
      <w:r w:rsidR="00215050" w:rsidRPr="00790839">
        <w:t xml:space="preserve">Stop-Signal Task), </w:t>
      </w:r>
      <w:r w:rsidR="00215050" w:rsidRPr="00A65247">
        <w:t>with a notable</w:t>
      </w:r>
      <w:r w:rsidR="00215050" w:rsidRPr="00A65247">
        <w:rPr>
          <w:lang w:val="en-US"/>
        </w:rPr>
        <w:t xml:space="preserve"> prevalence of discrepan</w:t>
      </w:r>
      <w:r w:rsidR="00B24A45" w:rsidRPr="00A65247">
        <w:rPr>
          <w:lang w:val="en-US"/>
        </w:rPr>
        <w:t>cy</w:t>
      </w:r>
      <w:r w:rsidR="00215050" w:rsidRPr="00A65247">
        <w:rPr>
          <w:lang w:val="en-US"/>
        </w:rPr>
        <w:t xml:space="preserve"> between the</w:t>
      </w:r>
      <w:r w:rsidR="00B24A45" w:rsidRPr="00A65247">
        <w:rPr>
          <w:lang w:val="en-US"/>
        </w:rPr>
        <w:t xml:space="preserve"> low</w:t>
      </w:r>
      <w:r w:rsidR="00215050" w:rsidRPr="00A65247">
        <w:rPr>
          <w:lang w:val="en-US"/>
        </w:rPr>
        <w:t xml:space="preserve"> reliability </w:t>
      </w:r>
      <w:r w:rsidR="00B24A45" w:rsidRPr="00A65247">
        <w:rPr>
          <w:lang w:val="en-US"/>
        </w:rPr>
        <w:t xml:space="preserve">for individual differences and the </w:t>
      </w:r>
      <w:r w:rsidRPr="00A65247">
        <w:rPr>
          <w:lang w:val="en-US"/>
        </w:rPr>
        <w:t>robustness of the experimental effects</w:t>
      </w:r>
      <w:r w:rsidR="00215050" w:rsidRPr="00A65247">
        <w:rPr>
          <w:lang w:val="en-US"/>
        </w:rPr>
        <w:t>.</w:t>
      </w:r>
      <w:r w:rsidRPr="00A65247">
        <w:rPr>
          <w:lang w:val="en-US"/>
        </w:rPr>
        <w:t xml:space="preserve"> </w:t>
      </w:r>
      <w:r w:rsidR="00E3329F" w:rsidRPr="00A65247">
        <w:rPr>
          <w:lang w:val="en-US"/>
        </w:rPr>
        <w:t xml:space="preserve">This </w:t>
      </w:r>
      <w:r w:rsidR="00B24A45" w:rsidRPr="00A65247">
        <w:rPr>
          <w:lang w:val="en-US"/>
        </w:rPr>
        <w:t>discrepancy, named as</w:t>
      </w:r>
      <w:r w:rsidR="00E3329F" w:rsidRPr="00A65247">
        <w:rPr>
          <w:lang w:val="en-US"/>
        </w:rPr>
        <w:t xml:space="preserve"> </w:t>
      </w:r>
      <w:r w:rsidR="00E3329F" w:rsidRPr="00A65247">
        <w:t>"reliability paradox"</w:t>
      </w:r>
      <w:r w:rsidR="00F82D1D">
        <w:t xml:space="preserve"> </w:t>
      </w:r>
      <w:r w:rsidR="00F82D1D">
        <w:fldChar w:fldCharType="begin"/>
      </w:r>
      <w:r w:rsidR="00F82D1D">
        <w:instrText xml:space="preserve"> ADDIN EN.CITE &lt;EndNote&gt;&lt;Cite&gt;&lt;Author&gt;Logie&lt;/Author&gt;&lt;Year&gt;1996&lt;/Year&gt;&lt;RecNum&gt;73&lt;/RecNum&gt;&lt;DisplayText&gt;(Logie et al., 1996)&lt;/DisplayText&gt;&lt;record&gt;&lt;rec-number&gt;73&lt;/rec-number&gt;&lt;foreign-keys&gt;&lt;key app="EN" db-id="92stxze02rwdwteeedrpas0htfx29za50wsw" timestamp="1693806035"&gt;73&lt;/key&gt;&lt;/foreign-keys&gt;&lt;ref-type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Cognition&lt;/full-title&gt;&lt;/periodical&gt;&lt;pages&gt;305-321&lt;/pages&gt;&lt;volume&gt;24&lt;/volume&gt;&lt;dates&gt;&lt;year&gt;1996&lt;/year&gt;&lt;/dates&gt;&lt;isbn&gt;0090-502X&lt;/isbn&gt;&lt;urls&gt;&lt;/urls&gt;&lt;/record&gt;&lt;/Cite&gt;&lt;/EndNote&gt;</w:instrText>
      </w:r>
      <w:r w:rsidR="00F82D1D">
        <w:fldChar w:fldCharType="separate"/>
      </w:r>
      <w:r w:rsidR="00F82D1D">
        <w:rPr>
          <w:noProof/>
        </w:rPr>
        <w:t>(Logie et al., 1996)</w:t>
      </w:r>
      <w:r w:rsidR="00F82D1D">
        <w:fldChar w:fldCharType="end"/>
      </w:r>
      <w:r w:rsidR="00B24A45" w:rsidRPr="00A65247">
        <w:t>,</w:t>
      </w:r>
      <w:r w:rsidR="00B24A45">
        <w:t xml:space="preserve"> had gain much attention in </w:t>
      </w:r>
      <w:r w:rsidR="00B24A45">
        <w:lastRenderedPageBreak/>
        <w:t>recent years</w:t>
      </w:r>
      <w:r w:rsidR="00E3329F" w:rsidRPr="00647737">
        <w:t xml:space="preserve"> </w:t>
      </w:r>
      <w:r w:rsidR="00E3329F" w:rsidRPr="00647737">
        <w:fldChar w:fldCharType="begin">
          <w:fldData xml:space="preserve">PEVuZE5vdGU+PENpdGU+PEF1dGhvcj5IZWRnZTwvQXV0aG9yPjxZZWFyPjIwMTg8L1llYXI+PFJl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Y2FsPjxmdWxsLXRpdGxlPlBzeWNob2xvZ2ljYWwgQnVsbGV0aW48L2Z1bGwtdGl0bGU+PC9wZXJp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063C34">
        <w:instrText xml:space="preserve"> ADDIN EN.CITE </w:instrText>
      </w:r>
      <w:r w:rsidR="00063C34">
        <w:fldChar w:fldCharType="begin">
          <w:fldData xml:space="preserve">PEVuZE5vdGU+PENpdGU+PEF1dGhvcj5IZWRnZTwvQXV0aG9yPjxZZWFyPjIwMTg8L1llYXI+PFJl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Y2FsPjxmdWxsLXRpdGxlPlBzeWNob2xvZ2ljYWwgQnVsbGV0aW48L2Z1bGwtdGl0bGU+PC9wZXJp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063C34">
        <w:instrText xml:space="preserve"> ADDIN EN.CITE.DATA </w:instrText>
      </w:r>
      <w:r w:rsidR="00063C34">
        <w:fldChar w:fldCharType="end"/>
      </w:r>
      <w:r w:rsidR="00E3329F" w:rsidRPr="00647737">
        <w:fldChar w:fldCharType="separate"/>
      </w:r>
      <w:r w:rsidR="00E3329F" w:rsidRPr="00647737">
        <w:rPr>
          <w:noProof/>
        </w:rPr>
        <w:t>(Hedge, Powell, Bompas, et al., 2018; Hedge, Powell, &amp; Sumner, 2018)</w:t>
      </w:r>
      <w:r w:rsidR="00E3329F" w:rsidRPr="00647737">
        <w:fldChar w:fldCharType="end"/>
      </w:r>
      <w:r w:rsidR="00E3329F" w:rsidRPr="00647737">
        <w:t>.</w:t>
      </w:r>
      <w:r w:rsidR="0032214F">
        <w:rPr>
          <w:lang w:val="en-US"/>
        </w:rPr>
        <w:t xml:space="preserve"> </w:t>
      </w:r>
      <w:r w:rsidR="0049248F" w:rsidRPr="00A6252D">
        <w:t xml:space="preserve">As other cognitive tasks, SPMT is also employed by researchers as a measure of individual diffrences in SPE. </w:t>
      </w:r>
      <w:r w:rsidR="0049248F" w:rsidRPr="00A6252D">
        <w:rPr>
          <w:lang w:val="en-US"/>
        </w:rPr>
        <w:t>For example, a recent study examine the individual difference of SPE and how these individual differences are correlated to brain network</w:t>
      </w:r>
      <w:r w:rsidR="00F938CD" w:rsidRPr="00A6252D">
        <w:rPr>
          <w:lang w:val="en-US"/>
        </w:rPr>
        <w:t xml:space="preserve"> </w:t>
      </w:r>
      <w:r w:rsidR="00660783" w:rsidRPr="00A6252D">
        <w:rPr>
          <w:lang w:val="en-US"/>
        </w:rPr>
        <w:fldChar w:fldCharType="begin"/>
      </w:r>
      <w:r w:rsidR="00063C34" w:rsidRPr="00A6252D">
        <w:rPr>
          <w:lang w:val="en-US"/>
        </w:rPr>
        <w:instrText xml:space="preserve"> ADDIN EN.CITE &lt;EndNote&gt;&lt;Cite&gt;&lt;Author&gt;Zhang&lt;/Author&gt;&lt;Year&gt;2023&lt;/Year&gt;&lt;RecNum&gt;38&lt;/RecNum&gt;&lt;DisplayText&gt;(Zhang et al., 2023)&lt;/DisplayText&gt;&lt;record&gt;&lt;rec-number&gt;38&lt;/rec-number&gt;&lt;foreign-keys&gt;&lt;key app="EN" db-id="92stxze02rwdwteeedrpas0htfx29za50wsw" timestamp="1693806035"&gt;38&lt;/key&gt;&lt;/foreign-keys&gt;&lt;ref-type name="Journal Article"&gt;17&lt;/ref-type&gt;&lt;contributors&gt;&lt;authors&gt;&lt;author&gt;Zhang, Yongfa&lt;/author&gt;&lt;author&gt;Wang, Fei&lt;/author&gt;&lt;author&gt;Sui, Jie&lt;/author&gt;&lt;/authors&gt;&lt;/contributors&gt;&lt;titles&gt;&lt;title&gt;Decoding individual differences in self-prioritization from the resting-state functional connectome&lt;/title&gt;&lt;secondary-title&gt;NeuroImage&lt;/secondary-title&gt;&lt;/titles&gt;&lt;periodical&gt;&lt;full-title&gt;NeuroImage&lt;/full-title&gt;&lt;/periodical&gt;&lt;pages&gt;120205&lt;/pages&gt;&lt;volume&gt;276&lt;/volume&gt;&lt;keywords&gt;&lt;keyword&gt;Self-prioritization effect&lt;/keyword&gt;&lt;keyword&gt;Resting state&lt;/keyword&gt;&lt;keyword&gt;fMRI&lt;/keyword&gt;&lt;keyword&gt;Functional connectivity&lt;/keyword&gt;&lt;keyword&gt;Machine learning&lt;/keyword&gt;&lt;/keywords&gt;&lt;dates&gt;&lt;year&gt;2023&lt;/year&gt;&lt;pub-dates&gt;&lt;date&gt;2023/08/01/&lt;/date&gt;&lt;/pub-dates&gt;&lt;/dates&gt;&lt;isbn&gt;1053-8119&lt;/isbn&gt;&lt;urls&gt;&lt;related-urls&gt;&lt;url&gt;https://www.sciencedirect.com/science/article/pii/S1053811923003567&lt;/url&gt;&lt;/related-urls&gt;&lt;/urls&gt;&lt;electronic-resource-num&gt;https://doi.org/10.1016/j.neuroimage.2023.120205&lt;/electronic-resource-num&gt;&lt;/record&gt;&lt;/Cite&gt;&lt;/EndNote&gt;</w:instrText>
      </w:r>
      <w:r w:rsidR="00660783" w:rsidRPr="00A6252D">
        <w:rPr>
          <w:lang w:val="en-US"/>
        </w:rPr>
        <w:fldChar w:fldCharType="separate"/>
      </w:r>
      <w:r w:rsidR="00660783" w:rsidRPr="00A6252D">
        <w:rPr>
          <w:noProof/>
          <w:lang w:val="en-US"/>
        </w:rPr>
        <w:t>(Zhang et al., 2023)</w:t>
      </w:r>
      <w:r w:rsidR="00660783" w:rsidRPr="00A6252D">
        <w:rPr>
          <w:lang w:val="en-US"/>
        </w:rPr>
        <w:fldChar w:fldCharType="end"/>
      </w:r>
      <w:r w:rsidR="00660783" w:rsidRPr="00A6252D">
        <w:rPr>
          <w:lang w:val="en-US"/>
        </w:rPr>
        <w:t xml:space="preserve">. </w:t>
      </w:r>
      <w:r w:rsidR="00660783" w:rsidRPr="00A6252D">
        <w:t>Likewise, in clinical investigation, the SPMT has been incorporated to assess deviations in self-processing among specific populations, including individuals affected by autism or depression</w:t>
      </w:r>
      <w:r w:rsidR="00660783" w:rsidRPr="00A6252D">
        <w:rPr>
          <w:lang w:val="en-US"/>
        </w:rPr>
        <w:t xml:space="preserve"> </w:t>
      </w:r>
      <w:r w:rsidR="00F938CD"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ZT48QXV0aG9yPkxpdTwvQXV0aG9yPjxZZWFyPjIwMjI8L1llYXI+PFJlY051bT40MDwvUmVjTnVt
PjxyZWNvcmQ+PHJlYy1udW1iZXI+NDA8L3JlYy1udW1iZXI+PGZvcmVpZ24ta2V5cz48a2V5IGFw
cD0iRU4iIGRiLWlkPSI5MnN0eHplMDJyd2R3dGVlZWRycGFzMGh0ZngyOXphNTB3c3ciIHRpbWVz
dGFtcD0iMTY5MzgwNjAzNSI+NDA8L2tleT48L2ZvcmVpZ24ta2V5cz48cmVmLXR5cGUgbmFtZT0i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063C34" w:rsidRPr="00A6252D">
        <w:rPr>
          <w:lang w:val="en-US"/>
        </w:rPr>
        <w:instrText xml:space="preserve"> ADDIN EN.CITE </w:instrText>
      </w:r>
      <w:r w:rsidR="00063C34" w:rsidRPr="00A6252D">
        <w:rPr>
          <w:lang w:val="en-US"/>
        </w:rPr>
        <w:fldChar w:fldCharType="begin">
          <w:fldData xml:space="preserve">PEVuZE5vdGU+PENpdGU+PEF1dGhvcj5Ib2JiczwvQXV0aG9yPjxZZWFyPjIwMjM8L1llYXI+PFJl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</w:fldData>
        </w:fldChar>
      </w:r>
      <w:r w:rsidR="00063C34" w:rsidRPr="00A6252D">
        <w:rPr>
          <w:lang w:val="en-US"/>
        </w:rPr>
        <w:instrText xml:space="preserve"> ADDIN EN.CITE.DATA </w:instrText>
      </w:r>
      <w:r w:rsidR="00063C34" w:rsidRPr="00A6252D">
        <w:rPr>
          <w:lang w:val="en-US"/>
        </w:rPr>
      </w:r>
      <w:r w:rsidR="00063C34" w:rsidRPr="00A6252D">
        <w:rPr>
          <w:lang w:val="en-US"/>
        </w:rPr>
        <w:fldChar w:fldCharType="end"/>
      </w:r>
      <w:r w:rsidR="00F938CD" w:rsidRPr="00A6252D">
        <w:rPr>
          <w:lang w:val="en-US"/>
        </w:rPr>
      </w:r>
      <w:r w:rsidR="00F938CD" w:rsidRPr="00A6252D">
        <w:rPr>
          <w:lang w:val="en-US"/>
        </w:rPr>
        <w:fldChar w:fldCharType="separate"/>
      </w:r>
      <w:r w:rsidR="00F938CD" w:rsidRPr="00A6252D">
        <w:rPr>
          <w:noProof/>
          <w:lang w:val="en-US"/>
        </w:rPr>
        <w:t>(Hobbs et al., 2023; Liu et al., 2022)</w:t>
      </w:r>
      <w:r w:rsidR="00F938CD" w:rsidRPr="00A6252D">
        <w:rPr>
          <w:lang w:val="en-US"/>
        </w:rPr>
        <w:fldChar w:fldCharType="end"/>
      </w:r>
      <w:r w:rsidR="00F938CD" w:rsidRPr="00A6252D">
        <w:rPr>
          <w:lang w:val="en-US"/>
        </w:rPr>
        <w:t xml:space="preserve">. </w:t>
      </w:r>
      <w:r w:rsidR="0049248F" w:rsidRPr="00A6252D">
        <w:rPr>
          <w:lang w:val="en-US"/>
        </w:rPr>
        <w:t>Th</w:t>
      </w:r>
      <w:r w:rsidR="00A6252D">
        <w:rPr>
          <w:rFonts w:hint="eastAsia"/>
          <w:lang w:val="en-US"/>
        </w:rPr>
        <w:t>is</w:t>
      </w:r>
      <w:r w:rsidR="00A6252D">
        <w:rPr>
          <w:lang w:val="en-US"/>
        </w:rPr>
        <w:t xml:space="preserve"> trend </w:t>
      </w:r>
      <w:r w:rsidR="0049248F" w:rsidRPr="00A6252D">
        <w:rPr>
          <w:lang w:val="en-US"/>
        </w:rPr>
        <w:t>call</w:t>
      </w:r>
      <w:r w:rsidR="00A6252D">
        <w:rPr>
          <w:lang w:val="en-US"/>
        </w:rPr>
        <w:t>s</w:t>
      </w:r>
      <w:r w:rsidR="0049248F" w:rsidRPr="00A6252D">
        <w:rPr>
          <w:lang w:val="en-US"/>
        </w:rPr>
        <w:t xml:space="preserve"> for assessing the reliability of SPMT</w:t>
      </w:r>
      <w:r w:rsidR="0032214F">
        <w:rPr>
          <w:lang w:val="en-US"/>
        </w:rPr>
        <w:t xml:space="preserve"> as a measurement of SPE. </w:t>
      </w:r>
    </w:p>
    <w:p w14:paraId="679E853E" w14:textId="343FE4FE" w:rsidR="00C46124" w:rsidRPr="00C46124" w:rsidRDefault="001E39F8" w:rsidP="00196B6F">
      <w:pPr>
        <w:ind w:firstLineChars="100" w:firstLine="240"/>
        <w:rPr>
          <w:lang w:val="en-US"/>
        </w:rPr>
      </w:pPr>
      <w:r>
        <w:rPr>
          <w:lang w:val="en-US"/>
        </w:rPr>
        <w:t>Further, the varibilities in quantifying SPE call for a comphensive examination of the relability of different SPE measures</w:t>
      </w:r>
      <w:r w:rsidR="003E79B4">
        <w:rPr>
          <w:lang w:val="en-US"/>
        </w:rPr>
        <w:t xml:space="preserve">. </w:t>
      </w:r>
      <w:r>
        <w:rPr>
          <w:lang w:val="en-US"/>
        </w:rPr>
        <w:t>As</w:t>
      </w:r>
      <w:r w:rsidR="00C46124" w:rsidRPr="00411BF4">
        <w:rPr>
          <w:lang w:val="en-US"/>
        </w:rPr>
        <w:t xml:space="preserve"> simple as the SPMT, there are multiple approaches to quantify the </w:t>
      </w:r>
      <w:r>
        <w:rPr>
          <w:lang w:val="en-US"/>
        </w:rPr>
        <w:t>SPE</w:t>
      </w:r>
      <w:r w:rsidR="00C46124" w:rsidRPr="00411BF4">
        <w:rPr>
          <w:lang w:val="en-US"/>
        </w:rPr>
        <w:t xml:space="preserve">, encompassing various </w:t>
      </w:r>
      <w:commentRangeStart w:id="64"/>
      <w:del w:id="65" w:author="Hu Chuan-Peng" w:date="2023-09-07T01:56:00Z">
        <w:r w:rsidR="00C46124" w:rsidRPr="00411BF4" w:rsidDel="000F69C0">
          <w:rPr>
            <w:lang w:val="en-US"/>
          </w:rPr>
          <w:delText xml:space="preserve">outcome </w:delText>
        </w:r>
      </w:del>
      <w:r>
        <w:rPr>
          <w:lang w:val="en-US"/>
        </w:rPr>
        <w:t>indicators</w:t>
      </w:r>
      <w:r w:rsidRPr="00411BF4">
        <w:rPr>
          <w:lang w:val="en-US"/>
        </w:rPr>
        <w:t xml:space="preserve"> </w:t>
      </w:r>
      <w:commentRangeEnd w:id="64"/>
      <w:r w:rsidR="000F69C0">
        <w:rPr>
          <w:rStyle w:val="CommentReference"/>
        </w:rPr>
        <w:commentReference w:id="64"/>
      </w:r>
      <w:r w:rsidR="00C46124" w:rsidRPr="00411BF4">
        <w:rPr>
          <w:lang w:val="en-US"/>
        </w:rPr>
        <w:t>and baselines.</w:t>
      </w:r>
      <w:r w:rsidR="00C46124">
        <w:rPr>
          <w:lang w:val="en-US"/>
        </w:rPr>
        <w:t xml:space="preserve"> </w:t>
      </w:r>
      <w:r>
        <w:rPr>
          <w:lang w:val="en-US"/>
        </w:rPr>
        <w:t xml:space="preserve">In a typical SPMT experiment, </w:t>
      </w:r>
      <w:r>
        <w:t>two direct outcomes are generated: reaction times (RTs) and choices. The mean RTs and accuracy are two most widely used indicators of SPE.</w:t>
      </w:r>
      <w:r>
        <w:rPr>
          <w:lang w:val="en-US"/>
        </w:rPr>
        <w:t xml:space="preserve"> Several </w:t>
      </w:r>
      <w:r>
        <w:t>indicators can be derived from reaction times and choice:</w:t>
      </w:r>
      <w:r>
        <w:rPr>
          <w:lang w:val="en-US"/>
        </w:rPr>
        <w:t xml:space="preserve"> </w:t>
      </w:r>
      <w:r>
        <w:t>efficiency (</w:t>
      </w:r>
      <w:r>
        <w:rPr>
          <w:i/>
          <w:iCs/>
        </w:rPr>
        <w:t>η</w:t>
      </w:r>
      <w:r>
        <w:t xml:space="preserve">) </w:t>
      </w:r>
      <w:r>
        <w:fldChar w:fldCharType="begin"/>
      </w:r>
      <w:r>
        <w:instrText xml:space="preserve"> ADDIN EN.CITE &lt;EndNote&gt;&lt;Cite&gt;&lt;Author&gt;Stoeber&lt;/Author&gt;&lt;Year&gt;2008&lt;/Year&gt;&lt;RecNum&gt;27&lt;/RecNum&gt;&lt;DisplayText&gt;(Humphreys &amp;amp; Sui, 2015; Stoeber &amp;amp; Eysenck, 2008)&lt;/DisplayText&gt;&lt;record&gt;&lt;rec-number&gt;27&lt;/rec-number&gt;&lt;foreign-keys&gt;&lt;key app="EN" db-id="92stxze02rwdwteeedrpas0htfx29za50wsw" timestamp="1693806035"&gt;27&lt;/key&gt;&lt;/foreign-keys&gt;&lt;ref-type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28&lt;/RecNum&gt;&lt;record&gt;&lt;rec-number&gt;28&lt;/rec-number&gt;&lt;foreign-keys&gt;&lt;key app="EN" db-id="92stxze02rwdwteeedrpas0htfx29za50wsw" timestamp="1693806035"&gt;28&lt;/key&gt;&lt;/foreign-keys&gt;&lt;ref-type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w:t>
      </w:r>
      <w:r w:rsidRPr="00382872">
        <w:rPr>
          <w:lang w:val="en-US"/>
        </w:rPr>
        <w:t xml:space="preserve">theory </w:t>
      </w:r>
      <w:r w:rsidRPr="00382872">
        <w:rPr>
          <w:lang w:val="en-US"/>
        </w:rPr>
        <w:fldChar w:fldCharType="begin"/>
      </w:r>
      <w:r>
        <w:rPr>
          <w:lang w:val="en-US"/>
        </w:rPr>
        <w:instrText xml:space="preserve"> ADDIN EN.CITE &lt;EndNote&gt;&lt;Cite&gt;&lt;Author&gt;Hu&lt;/Author&gt;&lt;Year&gt;2020&lt;/Year&gt;&lt;RecNum&gt;10&lt;/RecNum&gt;&lt;DisplayText&gt;(Hu et al., 2020; Sui et al., 2012)&lt;/DisplayText&gt;&lt;record&gt;&lt;rec-number&gt;10&lt;/rec-number&gt;&lt;foreign-keys&gt;&lt;key app="EN" db-id="92stxze02rwdwteeedrpas0htfx29za50wsw" timestamp="1693806035"&gt;10&lt;/key&gt;&lt;/foreign-keys&gt;&lt;ref-type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8&lt;/RecNum&gt;&lt;record&gt;&lt;rec-number&gt;8&lt;/rec-number&gt;&lt;foreign-keys&gt;&lt;key app="EN" db-id="92stxze02rwdwteeedrpas0htfx29za50wsw" timestamp="1693806035"&gt;8&lt;/key&gt;&lt;/foreign-keys&gt;&lt;ref-type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382872">
        <w:rPr>
          <w:lang w:val="en-US"/>
        </w:rPr>
        <w:fldChar w:fldCharType="separate"/>
      </w:r>
      <w:r w:rsidRPr="00382872">
        <w:rPr>
          <w:noProof/>
          <w:lang w:val="en-US"/>
        </w:rPr>
        <w:t>(Hu et al., 2020; Sui et al., 2012)</w:t>
      </w:r>
      <w:r w:rsidRPr="00382872">
        <w:rPr>
          <w:lang w:val="en-US"/>
        </w:rPr>
        <w:fldChar w:fldCharType="end"/>
      </w:r>
      <w:r w:rsidRPr="00382872">
        <w:rPr>
          <w:lang w:val="en-US"/>
        </w:rPr>
        <w:t>, and drift rate (</w:t>
      </w:r>
      <w:r w:rsidRPr="00594D4D">
        <w:rPr>
          <w:i/>
          <w:iCs/>
          <w:lang w:val="en-US"/>
        </w:rPr>
        <w:t>v</w:t>
      </w:r>
      <w:r w:rsidRPr="00382872">
        <w:rPr>
          <w:lang w:val="en-US"/>
        </w:rPr>
        <w:t>) and starting point (</w:t>
      </w:r>
      <w:r w:rsidRPr="00594D4D">
        <w:rPr>
          <w:i/>
          <w:iCs/>
          <w:lang w:val="en-US"/>
        </w:rPr>
        <w:t>z</w:t>
      </w:r>
      <w:r w:rsidRPr="00382872">
        <w:rPr>
          <w:lang w:val="en-US"/>
        </w:rPr>
        <w:t xml:space="preserve">) estimated using the drift-diffusion models (DDM) </w:t>
      </w:r>
      <w:r w:rsidRPr="00382872">
        <w:rPr>
          <w:lang w:val="en-US"/>
        </w:rPr>
        <w:fldChar w:fldCharType="begin"/>
      </w:r>
      <w:r>
        <w:rPr>
          <w:lang w:val="en-US"/>
        </w:rPr>
        <w:instrText xml:space="preserve"> ADDIN EN.CITE &lt;EndNote&gt;&lt;Cite&gt;&lt;Author&gt;Golubickis&lt;/Author&gt;&lt;Year&gt;2017&lt;/Year&gt;&lt;RecNum&gt;11&lt;/RecNum&gt;&lt;DisplayText&gt;(Golubickis et al., 2017)&lt;/DisplayText&gt;&lt;record&gt;&lt;rec-number&gt;11&lt;/rec-number&gt;&lt;foreign-keys&gt;&lt;key app="EN" db-id="92stxze02rwdwteeedrpas0htfx29za50wsw" timestamp="1693806035"&gt;11&lt;/key&gt;&lt;/foreign-keys&gt;&lt;ref-type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382872">
        <w:rPr>
          <w:lang w:val="en-US"/>
        </w:rPr>
        <w:fldChar w:fldCharType="separate"/>
      </w:r>
      <w:r w:rsidRPr="00382872">
        <w:rPr>
          <w:noProof/>
          <w:lang w:val="en-US"/>
        </w:rPr>
        <w:t>(Golubickis et al., 2017)</w:t>
      </w:r>
      <w:r w:rsidRPr="00382872">
        <w:rPr>
          <w:lang w:val="en-US"/>
        </w:rPr>
        <w:fldChar w:fldCharType="end"/>
      </w:r>
      <w:r w:rsidRPr="00382872">
        <w:rPr>
          <w:lang w:val="en-US"/>
        </w:rPr>
        <w:t>.</w:t>
      </w:r>
      <w:r>
        <w:rPr>
          <w:lang w:val="en-US"/>
        </w:rPr>
        <w:t xml:space="preserve"> In addition to the variability of indicators, SPE can be estimated by calculating the difference between self condition with different baseline</w:t>
      </w:r>
      <w:ins w:id="66" w:author="Hu Chuan-Peng" w:date="2023-09-07T01:57:00Z">
        <w:r w:rsidR="00E614CC">
          <w:rPr>
            <w:rFonts w:hint="eastAsia"/>
            <w:lang w:val="en-US"/>
          </w:rPr>
          <w:t>s</w:t>
        </w:r>
      </w:ins>
      <w:del w:id="67" w:author="Hu Chuan-Peng" w:date="2023-09-07T01:57:00Z">
        <w:r w:rsidDel="00E614CC">
          <w:rPr>
            <w:lang w:val="en-US"/>
          </w:rPr>
          <w:delText xml:space="preserve"> conditions</w:delText>
        </w:r>
      </w:del>
      <w:r w:rsidRPr="00382872">
        <w:rPr>
          <w:lang w:val="en-US"/>
        </w:rPr>
        <w:t>.</w:t>
      </w:r>
      <w:r>
        <w:rPr>
          <w:lang w:val="en-US"/>
        </w:rPr>
        <w:t xml:space="preserve"> </w:t>
      </w:r>
      <w:r w:rsidRPr="00C46124">
        <w:rPr>
          <w:lang w:val="en-US"/>
        </w:rPr>
        <w:t>Indeed, the selection of baseline</w:t>
      </w:r>
      <w:ins w:id="68" w:author="Hu Chuan-Peng" w:date="2023-09-07T01:57:00Z">
        <w:r w:rsidR="00E614CC">
          <w:rPr>
            <w:lang w:val="en-US"/>
          </w:rPr>
          <w:t xml:space="preserve">s </w:t>
        </w:r>
      </w:ins>
      <w:del w:id="69" w:author="Hu Chuan-Peng" w:date="2023-09-07T01:57:00Z">
        <w:r w:rsidRPr="00C46124" w:rsidDel="00E614CC">
          <w:rPr>
            <w:lang w:val="en-US"/>
          </w:rPr>
          <w:delText xml:space="preserve"> conditions </w:delText>
        </w:r>
      </w:del>
      <w:r w:rsidRPr="00C46124">
        <w:rPr>
          <w:lang w:val="en-US"/>
        </w:rPr>
        <w:t xml:space="preserve">varies across studies, </w:t>
      </w:r>
      <w:r>
        <w:rPr>
          <w:lang w:val="en-US"/>
        </w:rPr>
        <w:t xml:space="preserve">including </w:t>
      </w:r>
      <w:r>
        <w:t>“Close other”</w:t>
      </w:r>
      <w:r>
        <w:rPr>
          <w:lang w:val="en-US"/>
        </w:rPr>
        <w:t xml:space="preserve"> (e.g., Friend</w:t>
      </w:r>
      <w:r w:rsidR="00CC0937">
        <w:rPr>
          <w:lang w:val="en-US"/>
        </w:rPr>
        <w:t>)</w:t>
      </w:r>
      <w:r>
        <w:rPr>
          <w:lang w:val="en-US"/>
        </w:rPr>
        <w:t xml:space="preserve"> </w:t>
      </w:r>
      <w:r>
        <w:fldChar w:fldCharType="begin"/>
      </w:r>
      <w:r>
        <w:instrText xml:space="preserve"> ADDIN EN.CITE &lt;EndNote&gt;&lt;Cite&gt;&lt;Author&gt;Svensson&lt;/Author&gt;&lt;Year&gt;2022&lt;/Year&gt;&lt;RecNum&gt;29&lt;/RecNum&gt;&lt;DisplayText&gt;(Navon &amp;amp; Makovski, 2021; Svensson et al., 2022)&lt;/DisplayText&gt;&lt;record&gt;&lt;rec-number&gt;29&lt;/rec-number&gt;&lt;foreign-keys&gt;&lt;key app="EN" db-id="92stxze02rwdwteeedrpas0htfx29za50wsw" timestamp="1693806035"&gt;29&lt;/key&gt;&lt;/foreign-keys&gt;&lt;ref-type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30&lt;/RecNum&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rsidR="00CC0937">
        <w:t>)</w:t>
      </w:r>
      <w:r>
        <w:t xml:space="preserve">, “Stranger” </w:t>
      </w:r>
      <w:r>
        <w:fldChar w:fldCharType="begin"/>
      </w:r>
      <w:r>
        <w:instrText xml:space="preserve"> ADDIN EN.CITE &lt;EndNote&gt;&lt;Cite&gt;&lt;Author&gt;Constable&lt;/Author&gt;&lt;Year&gt;2021&lt;/Year&gt;&lt;RecNum&gt;31&lt;/RecNum&gt;&lt;DisplayText&gt;(Constable et al., 2021; Orellana-Corrales et al.)&lt;/DisplayText&gt;&lt;record&gt;&lt;rec-number&gt;31&lt;/rec-number&gt;&lt;foreign-keys&gt;&lt;key app="EN" db-id="92stxze02rwdwteeedrpas0htfx29za50wsw" timestamp="1693806035"&gt;31&lt;/key&gt;&lt;/foreign-keys&gt;&lt;ref-type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32&lt;/RecNum&gt;&lt;record&gt;&lt;rec-number&gt;32&lt;/rec-number&gt;&lt;foreign-keys&gt;&lt;key app="EN" db-id="92stxze02rwdwteeedrpas0htfx29za50wsw" timestamp="1693806035"&gt;32&lt;/key&gt;&lt;/foreign-keys&gt;&lt;ref-type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t>(Constable et al., 2021; Orellana-Corrales et al.)</w:t>
      </w:r>
      <w:r>
        <w:fldChar w:fldCharType="end"/>
      </w:r>
      <w:r>
        <w:t xml:space="preserve">, “Celebrity” </w:t>
      </w:r>
      <w:r w:rsidRPr="00B634A0">
        <w:t xml:space="preserve">(e.g., </w:t>
      </w:r>
      <w:r w:rsidR="00B634A0">
        <w:t>“</w:t>
      </w:r>
      <w:r w:rsidR="00B634A0" w:rsidRPr="00B634A0">
        <w:rPr>
          <w:rFonts w:hint="eastAsia"/>
        </w:rPr>
        <w:t>Lu</w:t>
      </w:r>
      <w:r w:rsidR="00B634A0">
        <w:rPr>
          <w:rFonts w:hint="eastAsia"/>
        </w:rPr>
        <w:t>X</w:t>
      </w:r>
      <w:r w:rsidR="00B634A0" w:rsidRPr="00B634A0">
        <w:rPr>
          <w:rFonts w:hint="eastAsia"/>
        </w:rPr>
        <w:t>un</w:t>
      </w:r>
      <w:r w:rsidR="00B634A0">
        <w:rPr>
          <w:rFonts w:hint="eastAsia"/>
        </w:rPr>
        <w:t>”</w:t>
      </w:r>
      <w:r w:rsidRPr="00B634A0">
        <w:t>)</w:t>
      </w:r>
      <w:r>
        <w:t xml:space="preserve"> </w:t>
      </w:r>
      <w:r>
        <w:fldChar w:fldCharType="begin"/>
      </w:r>
      <w:r>
        <w:instrText xml:space="preserve"> ADDIN EN.CITE &lt;EndNote&gt;&lt;Cite&gt;&lt;Author&gt;Qian&lt;/Author&gt;&lt;Year&gt;2020&lt;/Year&gt;&lt;RecNum&gt;33&lt;/RecNum&gt;&lt;DisplayText&gt;(Qian et al., 2020)&lt;/DisplayText&gt;&lt;record&gt;&lt;rec-number&gt;33&lt;/rec-number&gt;&lt;foreign-keys&gt;&lt;key app="EN" db-id="92stxze02rwdwteeedrpas0htfx29za50wsw" timestamp="1693806035"&gt;33&lt;/key&gt;&lt;/foreign-keys&gt;&lt;ref-type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t>(Qian et al., 2020)</w:t>
      </w:r>
      <w:r>
        <w:fldChar w:fldCharType="end"/>
      </w:r>
      <w:r>
        <w:t>, and “Non-person” (</w:t>
      </w:r>
      <w:r w:rsidRPr="00B634A0">
        <w:t xml:space="preserve">e.g., </w:t>
      </w:r>
      <w:r w:rsidR="00B634A0">
        <w:rPr>
          <w:rFonts w:hint="eastAsia"/>
        </w:rPr>
        <w:t>N</w:t>
      </w:r>
      <w:r w:rsidR="00B634A0" w:rsidRPr="00B634A0">
        <w:t>one)</w:t>
      </w:r>
      <w:r>
        <w:t>)</w:t>
      </w:r>
      <w:r>
        <w:rPr>
          <w:lang w:val="en-US"/>
        </w:rPr>
        <w:t xml:space="preserve"> </w:t>
      </w:r>
      <w:r>
        <w:rPr>
          <w:lang w:val="en-US"/>
        </w:rPr>
        <w:fldChar w:fldCharType="begin"/>
      </w:r>
      <w:r>
        <w:rPr>
          <w:lang w:val="en-US"/>
        </w:rPr>
        <w:instrText xml:space="preserve"> ADDIN EN.CITE &lt;EndNote&gt;&lt;Cite&gt;&lt;Author&gt;Schäfer&lt;/Author&gt;&lt;Year&gt;2019&lt;/Year&gt;&lt;RecNum&gt;34&lt;/RecNum&gt;&lt;DisplayText&gt;(Schäfer &amp;amp; Frings, 2019)&lt;/DisplayText&gt;&lt;record&gt;&lt;rec-number&gt;34&lt;/rec-number&gt;&lt;foreign-keys&gt;&lt;key app="EN" db-id="92stxze02rwdwteeedrpas0htfx29za50wsw" timestamp="1693806035"&gt;34&lt;/key&gt;&lt;/foreign-keys&gt;&lt;ref-type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Pr>
          <w:lang w:val="en-US"/>
        </w:rPr>
        <w:t xml:space="preserve"> </w:t>
      </w:r>
      <w:r w:rsidR="00C46124">
        <w:rPr>
          <w:lang w:val="en-US"/>
        </w:rPr>
        <w:t>To summaries, two</w:t>
      </w:r>
      <w:r w:rsidR="00C46124">
        <w:t xml:space="preserve"> pivotal questions </w:t>
      </w:r>
      <w:r w:rsidR="00C46124">
        <w:rPr>
          <w:lang w:val="en-US"/>
        </w:rPr>
        <w:t xml:space="preserve">related to SPMT </w:t>
      </w:r>
      <w:r w:rsidR="00C46124">
        <w:t>remain unresolved:</w:t>
      </w:r>
      <w:r w:rsidR="00C46124" w:rsidRPr="00A737FD">
        <w:t xml:space="preserve"> (1) </w:t>
      </w:r>
      <w:r w:rsidR="00B53918">
        <w:t>given the variability of</w:t>
      </w:r>
      <w:r w:rsidR="00C46124">
        <w:t xml:space="preserve"> </w:t>
      </w:r>
      <w:r w:rsidR="00B53918">
        <w:t>indicators</w:t>
      </w:r>
      <w:r w:rsidR="00C46124">
        <w:t xml:space="preserve"> (RT, ACC, </w:t>
      </w:r>
      <w:r w:rsidR="00C46124" w:rsidRPr="002E1863">
        <w:rPr>
          <w:i/>
          <w:iCs/>
        </w:rPr>
        <w:t>d’, η, v, z</w:t>
      </w:r>
      <w:r w:rsidR="00C46124">
        <w:t xml:space="preserve">) </w:t>
      </w:r>
      <w:r w:rsidR="00B53918">
        <w:t>and choice of</w:t>
      </w:r>
      <w:r w:rsidR="00C46124">
        <w:t xml:space="preserve"> baseline conditions</w:t>
      </w:r>
      <w:r w:rsidR="00B53918">
        <w:t xml:space="preserve"> ("Close other”, “Stranger”, “Celebrity”, and “Non-person”)</w:t>
      </w:r>
      <w:r w:rsidR="00C46124">
        <w:t xml:space="preserve">, </w:t>
      </w:r>
      <w:r w:rsidR="00C46124" w:rsidRPr="00A737FD">
        <w:t xml:space="preserve">which </w:t>
      </w:r>
      <w:r w:rsidR="00B53918">
        <w:t xml:space="preserve">way of quantifying SPE </w:t>
      </w:r>
      <w:r w:rsidR="00812627">
        <w:rPr>
          <w:rFonts w:hint="eastAsia"/>
        </w:rPr>
        <w:t>is</w:t>
      </w:r>
      <w:r w:rsidR="00812627">
        <w:t xml:space="preserve"> </w:t>
      </w:r>
      <w:r w:rsidR="00157772">
        <w:rPr>
          <w:lang w:val="en-US"/>
        </w:rPr>
        <w:t xml:space="preserve">the most </w:t>
      </w:r>
      <w:r w:rsidR="00812627">
        <w:rPr>
          <w:lang w:val="en-US"/>
        </w:rPr>
        <w:t>reliable</w:t>
      </w:r>
      <w:r w:rsidR="00812627" w:rsidRPr="00812627">
        <w:t xml:space="preserve"> </w:t>
      </w:r>
      <w:r w:rsidR="003E79B4">
        <w:t>one(s)</w:t>
      </w:r>
      <w:r w:rsidR="00C46124" w:rsidRPr="00A737FD">
        <w:t xml:space="preserve">? </w:t>
      </w:r>
      <w:r w:rsidR="00C46124">
        <w:t>(2)</w:t>
      </w:r>
      <w:r w:rsidR="00C46124">
        <w:rPr>
          <w:lang w:val="en-US"/>
        </w:rPr>
        <w:t xml:space="preserve"> </w:t>
      </w:r>
      <w:r w:rsidR="00C46124">
        <w:t>Is the</w:t>
      </w:r>
      <w:r w:rsidR="00C46124">
        <w:rPr>
          <w:lang w:val="en-US"/>
        </w:rPr>
        <w:t xml:space="preserve"> </w:t>
      </w:r>
      <w:r w:rsidR="00B53918">
        <w:rPr>
          <w:lang w:val="en-US"/>
        </w:rPr>
        <w:t xml:space="preserve">SPE measured by </w:t>
      </w:r>
      <w:r w:rsidR="00C46124">
        <w:rPr>
          <w:lang w:val="en-US"/>
        </w:rPr>
        <w:t xml:space="preserve">SPMT </w:t>
      </w:r>
      <w:r w:rsidR="00C46124">
        <w:t>suitable for</w:t>
      </w:r>
      <w:r w:rsidR="00411BF4">
        <w:rPr>
          <w:lang w:val="en-US"/>
        </w:rPr>
        <w:t xml:space="preserve"> </w:t>
      </w:r>
      <w:r w:rsidR="00C46124">
        <w:t>assessing individual differences?</w:t>
      </w:r>
      <w:r w:rsidR="00C46124">
        <w:rPr>
          <w:lang w:val="en-US"/>
        </w:rPr>
        <w:t xml:space="preserve"> </w:t>
      </w:r>
      <w:r w:rsidR="00C46124">
        <w:t>Addressing these questions is crucial for establishing the reliability of SPMT measurements, allowing for accurate assessment of the SPE and its implications in various domains.</w:t>
      </w:r>
    </w:p>
    <w:p w14:paraId="0AADF786" w14:textId="01503225" w:rsidR="000E1499" w:rsidRPr="008C2B12" w:rsidRDefault="001F2E46" w:rsidP="008C2B12">
      <w:pPr>
        <w:ind w:firstLineChars="100" w:firstLine="240"/>
        <w:rPr>
          <w:rFonts w:ascii="SimSun" w:eastAsia="SimSun" w:hAnsi="SimSun" w:cs="SimSun"/>
          <w:lang w:val="en-US"/>
        </w:rPr>
      </w:pPr>
      <w:r w:rsidRPr="00D068A5">
        <w:rPr>
          <w:lang w:val="en-US"/>
        </w:rPr>
        <w:t>To address the</w:t>
      </w:r>
      <w:r w:rsidR="00A6252D">
        <w:rPr>
          <w:lang w:val="en-US"/>
        </w:rPr>
        <w:t>se</w:t>
      </w:r>
      <w:r w:rsidRPr="00D068A5">
        <w:rPr>
          <w:lang w:val="en-US"/>
        </w:rPr>
        <w:t xml:space="preserve"> </w:t>
      </w:r>
      <w:r w:rsidR="00A6252D">
        <w:rPr>
          <w:lang w:val="en-US"/>
        </w:rPr>
        <w:t>two questions</w:t>
      </w:r>
      <w:r w:rsidRPr="00D068A5">
        <w:rPr>
          <w:lang w:val="en-US"/>
        </w:rPr>
        <w:t>,</w:t>
      </w:r>
      <w:r>
        <w:rPr>
          <w:lang w:val="en-US"/>
        </w:rPr>
        <w:t xml:space="preserve"> t</w:t>
      </w:r>
      <w:r w:rsidR="00CE0328">
        <w:rPr>
          <w:lang w:val="en-US"/>
        </w:rPr>
        <w:t>he</w:t>
      </w:r>
      <w:r w:rsidR="006E0AEE">
        <w:rPr>
          <w:lang w:val="en-US"/>
        </w:rPr>
        <w:t xml:space="preserve"> present study investigated the reliability of SPE measures computed using different outcome variables under various baseline conditions in the SPMT. This was achieved by re-analyzed 17 independent datasets (N = </w:t>
      </w:r>
      <w:r w:rsidR="00CD4203" w:rsidRPr="003E79B4">
        <w:rPr>
          <w:lang w:val="en-US"/>
        </w:rPr>
        <w:t>805</w:t>
      </w:r>
      <w:r w:rsidR="006E0AEE">
        <w:rPr>
          <w:lang w:val="en-US"/>
        </w:rPr>
        <w:t xml:space="preserve">) from </w:t>
      </w:r>
      <w:commentRangeStart w:id="70"/>
      <w:commentRangeStart w:id="71"/>
      <w:r w:rsidR="006E0AEE">
        <w:rPr>
          <w:lang w:val="en-US"/>
        </w:rPr>
        <w:t xml:space="preserve">9 </w:t>
      </w:r>
      <w:r w:rsidR="006E0AEE" w:rsidRPr="00A66BD5">
        <w:rPr>
          <w:lang w:val="en-US"/>
        </w:rPr>
        <w:t>papers</w:t>
      </w:r>
      <w:r w:rsidR="006E0AEE">
        <w:rPr>
          <w:lang w:val="en-US"/>
        </w:rPr>
        <w:t xml:space="preserve"> and 2 unpublished projects</w:t>
      </w:r>
      <w:commentRangeEnd w:id="70"/>
      <w:r w:rsidR="00F94CEC">
        <w:rPr>
          <w:rStyle w:val="CommentReference"/>
        </w:rPr>
        <w:commentReference w:id="70"/>
      </w:r>
      <w:commentRangeEnd w:id="71"/>
      <w:r w:rsidR="00A737FD">
        <w:rPr>
          <w:rStyle w:val="CommentReference"/>
        </w:rPr>
        <w:commentReference w:id="71"/>
      </w:r>
      <w:r w:rsidR="006E0AEE">
        <w:rPr>
          <w:lang w:val="en-US"/>
        </w:rPr>
        <w:t xml:space="preserve"> that employees SPMT. In order to comprehensively assess the SPE measures derived from SPMT, we examined six </w:t>
      </w:r>
      <w:r w:rsidR="00A6252D">
        <w:rPr>
          <w:lang w:val="en-US"/>
        </w:rPr>
        <w:t>indicators</w:t>
      </w:r>
      <w:r w:rsidR="006E0AEE">
        <w:rPr>
          <w:lang w:val="en-US"/>
        </w:rPr>
        <w:t xml:space="preserve">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r w:rsidR="006E0AEE">
        <w:rPr>
          <w:lang w:val="en-US"/>
        </w:rPr>
        <w:t>N</w:t>
      </w:r>
      <w:r w:rsidR="006E0AEE">
        <w:t>on-person”</w:t>
      </w:r>
      <w:r w:rsidR="006E0AEE">
        <w:rPr>
          <w:lang w:val="en-US"/>
        </w:rPr>
        <w:t xml:space="preserve">). </w:t>
      </w:r>
      <w:r w:rsidR="008C2B12" w:rsidRPr="008C2B12">
        <w:rPr>
          <w:rFonts w:hint="eastAsia"/>
          <w:color w:val="000000" w:themeColor="text1"/>
        </w:rPr>
        <w:t>We</w:t>
      </w:r>
      <w:r w:rsidR="008C2B12" w:rsidRPr="008C2B12">
        <w:rPr>
          <w:color w:val="000000" w:themeColor="text1"/>
        </w:rPr>
        <w:t xml:space="preserve"> </w:t>
      </w:r>
      <w:r w:rsidR="008C2B12" w:rsidRPr="008C2B12">
        <w:rPr>
          <w:rFonts w:hint="eastAsia"/>
          <w:color w:val="000000" w:themeColor="text1"/>
        </w:rPr>
        <w:t>first</w:t>
      </w:r>
      <w:r w:rsidR="008C2B12" w:rsidRPr="008C2B12">
        <w:rPr>
          <w:color w:val="000000" w:themeColor="text1"/>
        </w:rPr>
        <w:t xml:space="preserve"> </w:t>
      </w:r>
      <w:r w:rsidR="008C2B12" w:rsidRPr="008C2B12">
        <w:rPr>
          <w:rFonts w:hint="eastAsia"/>
          <w:color w:val="000000" w:themeColor="text1"/>
        </w:rPr>
        <w:t>assess</w:t>
      </w:r>
      <w:r w:rsidR="008C2B12" w:rsidRPr="008C2B12">
        <w:rPr>
          <w:color w:val="000000" w:themeColor="text1"/>
        </w:rPr>
        <w:t xml:space="preserve">ed </w:t>
      </w:r>
      <w:r w:rsidR="008C2B12" w:rsidRPr="008C2B12">
        <w:rPr>
          <w:rFonts w:hint="eastAsia"/>
          <w:color w:val="000000" w:themeColor="text1"/>
        </w:rPr>
        <w:t>the</w:t>
      </w:r>
      <w:r w:rsidR="008C2B12" w:rsidRPr="008C2B12">
        <w:rPr>
          <w:color w:val="000000" w:themeColor="text1"/>
        </w:rPr>
        <w:t xml:space="preserve"> experimental effect </w:t>
      </w:r>
      <w:r w:rsidR="008C2B12">
        <w:rPr>
          <w:color w:val="000000" w:themeColor="text1"/>
        </w:rPr>
        <w:t xml:space="preserve">of theses SPE measures </w:t>
      </w:r>
      <w:r w:rsidR="008C2B12" w:rsidRPr="008C2B12">
        <w:rPr>
          <w:color w:val="000000" w:themeColor="text1"/>
        </w:rPr>
        <w:t xml:space="preserve">using </w:t>
      </w:r>
      <w:r w:rsidR="008C2B12" w:rsidRPr="00A13540">
        <w:rPr>
          <w:color w:val="000000" w:themeColor="text1"/>
        </w:rPr>
        <w:t>meta-analytical assessment</w:t>
      </w:r>
      <w:r w:rsidR="008C2B12">
        <w:rPr>
          <w:color w:val="000000" w:themeColor="text1"/>
        </w:rPr>
        <w:t>s</w:t>
      </w:r>
      <w:r w:rsidR="008C2B12" w:rsidRPr="008C2B12">
        <w:rPr>
          <w:color w:val="000000" w:themeColor="text1"/>
        </w:rPr>
        <w:t xml:space="preserve">. </w:t>
      </w:r>
      <w:commentRangeStart w:id="72"/>
      <w:r w:rsidR="006E0AEE" w:rsidRPr="008C2B12">
        <w:rPr>
          <w:color w:val="000000" w:themeColor="text1"/>
        </w:rPr>
        <w:t xml:space="preserve">Given the methods available for evaluating the reliability of cognitive tasks, </w:t>
      </w:r>
      <w:commentRangeEnd w:id="72"/>
      <w:r w:rsidR="00355537" w:rsidRPr="008C2B12">
        <w:rPr>
          <w:color w:val="000000" w:themeColor="text1"/>
        </w:rPr>
        <w:commentReference w:id="72"/>
      </w:r>
      <w:r w:rsidR="00A737FD" w:rsidRPr="008C2B12">
        <w:rPr>
          <w:color w:val="000000" w:themeColor="text1"/>
        </w:rPr>
        <w:t xml:space="preserve">we examine the </w:t>
      </w:r>
      <w:r w:rsidR="00411BF4" w:rsidRPr="008C2B12">
        <w:rPr>
          <w:color w:val="000000" w:themeColor="text1"/>
        </w:rPr>
        <w:t>individual level</w:t>
      </w:r>
      <w:r w:rsidR="00A737FD" w:rsidRPr="008C2B12">
        <w:rPr>
          <w:color w:val="000000" w:themeColor="text1"/>
        </w:rPr>
        <w:t xml:space="preserve"> consistency via permutation-based Split-Half Reliability (r), and</w:t>
      </w:r>
      <w:r w:rsidR="00D87FD5" w:rsidRPr="008C2B12">
        <w:rPr>
          <w:color w:val="000000" w:themeColor="text1"/>
        </w:rPr>
        <w:t xml:space="preserve"> </w:t>
      </w:r>
      <w:r w:rsidR="00A737FD" w:rsidRPr="008C2B12">
        <w:rPr>
          <w:color w:val="000000" w:themeColor="text1"/>
        </w:rPr>
        <w:t xml:space="preserve">consistency </w:t>
      </w:r>
      <w:r w:rsidR="00D87FD5" w:rsidRPr="008C2B12">
        <w:rPr>
          <w:color w:val="000000" w:themeColor="text1"/>
        </w:rPr>
        <w:t xml:space="preserve">of task performance </w:t>
      </w:r>
      <w:r w:rsidR="00A737FD" w:rsidRPr="008C2B12">
        <w:rPr>
          <w:color w:val="000000" w:themeColor="text1"/>
        </w:rPr>
        <w:t xml:space="preserve">over time using </w:t>
      </w:r>
      <w:r w:rsidR="006E0AEE" w:rsidRPr="008C2B12">
        <w:rPr>
          <w:color w:val="000000" w:themeColor="text1"/>
        </w:rPr>
        <w:t>Intraclass Correlation Coefficient (ICC2</w:t>
      </w:r>
      <w:r w:rsidR="00411BF4" w:rsidRPr="008C2B12">
        <w:rPr>
          <w:color w:val="000000" w:themeColor="text1"/>
        </w:rPr>
        <w:t>, Two-way random effect model</w:t>
      </w:r>
      <w:r w:rsidR="006E0AEE">
        <w:rPr>
          <w:lang w:val="en-US"/>
        </w:rPr>
        <w:t>)</w:t>
      </w:r>
      <w:r w:rsidR="00A737FD">
        <w:rPr>
          <w:lang w:val="en-US"/>
        </w:rPr>
        <w:t xml:space="preserve">. </w:t>
      </w:r>
      <w:r w:rsidR="006E0AEE">
        <w:rPr>
          <w:lang w:val="en-US"/>
        </w:rPr>
        <w:t xml:space="preserve">The findings of our study provide valuable insights into the </w:t>
      </w:r>
      <w:commentRangeStart w:id="73"/>
      <w:r w:rsidR="006E0AEE">
        <w:rPr>
          <w:lang w:val="en-US"/>
        </w:rPr>
        <w:t>reliability</w:t>
      </w:r>
      <w:commentRangeEnd w:id="73"/>
      <w:r w:rsidR="00355537">
        <w:rPr>
          <w:rStyle w:val="CommentReference"/>
        </w:rPr>
        <w:commentReference w:id="73"/>
      </w:r>
      <w:r w:rsidR="006E0AEE">
        <w:rPr>
          <w:lang w:val="en-US"/>
        </w:rPr>
        <w:t xml:space="preserve"> of SPMT and its outcome variables, having the potential to facilitate the future utilization of SPMT in research, clinical settings, and personal performance monitoring.</w:t>
      </w:r>
    </w:p>
    <w:p w14:paraId="1913AF1B" w14:textId="77777777" w:rsidR="00E7308B" w:rsidRPr="006E0AEE" w:rsidRDefault="00E7308B" w:rsidP="00E7308B">
      <w:pPr>
        <w:ind w:firstLineChars="100" w:firstLine="240"/>
        <w:rPr>
          <w:lang w:val="en-US"/>
        </w:rPr>
      </w:pPr>
    </w:p>
    <w:p w14:paraId="6DCBA09A" w14:textId="2B58905C" w:rsidR="00AB050F" w:rsidRPr="00B84235" w:rsidRDefault="004F59A0" w:rsidP="008606BC">
      <w:pPr>
        <w:pStyle w:val="Heading1"/>
        <w:keepNext w:val="0"/>
        <w:keepLines w:val="0"/>
        <w:spacing w:after="240"/>
        <w:rPr>
          <w:rFonts w:eastAsia="Calibri"/>
          <w:b/>
          <w:sz w:val="42"/>
          <w:szCs w:val="42"/>
          <w:lang w:val="en-US"/>
        </w:rPr>
      </w:pPr>
      <w:bookmarkStart w:id="74" w:name="_bsc1vmk9soyy" w:colFirst="0" w:colLast="0"/>
      <w:bookmarkStart w:id="75" w:name="_Toc129530157"/>
      <w:bookmarkStart w:id="76" w:name="_Toc129530187"/>
      <w:bookmarkStart w:id="77" w:name="_Toc139718154"/>
      <w:bookmarkEnd w:id="74"/>
      <w:r>
        <w:rPr>
          <w:rFonts w:eastAsia="Calibri"/>
          <w:b/>
          <w:sz w:val="42"/>
          <w:szCs w:val="42"/>
        </w:rPr>
        <w:t xml:space="preserve">2 </w:t>
      </w:r>
      <w:r w:rsidR="00BA0079" w:rsidRPr="006A5A80">
        <w:rPr>
          <w:rFonts w:eastAsia="Calibri"/>
          <w:b/>
          <w:sz w:val="42"/>
          <w:szCs w:val="42"/>
        </w:rPr>
        <w:t>Methods</w:t>
      </w:r>
      <w:bookmarkEnd w:id="75"/>
      <w:bookmarkEnd w:id="76"/>
      <w:bookmarkEnd w:id="77"/>
    </w:p>
    <w:p w14:paraId="21181F51" w14:textId="4F0D796C" w:rsidR="00586F83" w:rsidRDefault="004F59A0" w:rsidP="0014261E">
      <w:pPr>
        <w:pStyle w:val="Heading2"/>
        <w:spacing w:after="120"/>
        <w:rPr>
          <w:rFonts w:ascii="Times New Roman" w:hAnsi="Times New Roman"/>
        </w:rPr>
      </w:pPr>
      <w:bookmarkStart w:id="78" w:name="_14xkv2erys4h" w:colFirst="0" w:colLast="0"/>
      <w:bookmarkStart w:id="79" w:name="_Toc129530158"/>
      <w:bookmarkStart w:id="80" w:name="_Toc129530188"/>
      <w:bookmarkStart w:id="81" w:name="_Toc139718155"/>
      <w:bookmarkEnd w:id="78"/>
      <w:r>
        <w:rPr>
          <w:rFonts w:ascii="Times New Roman" w:hAnsi="Times New Roman"/>
        </w:rPr>
        <w:lastRenderedPageBreak/>
        <w:t xml:space="preserve">2.1 </w:t>
      </w:r>
      <w:r w:rsidR="00BA0079" w:rsidRPr="006A5A80">
        <w:rPr>
          <w:rFonts w:ascii="Times New Roman" w:hAnsi="Times New Roman"/>
        </w:rPr>
        <w:t>Ethics information</w:t>
      </w:r>
      <w:bookmarkEnd w:id="79"/>
      <w:bookmarkEnd w:id="80"/>
      <w:bookmarkEnd w:id="81"/>
    </w:p>
    <w:p w14:paraId="334EBFCE" w14:textId="04C8DE23" w:rsidR="00A77F77" w:rsidRDefault="00E165D8" w:rsidP="00E165D8">
      <w:pPr>
        <w:ind w:firstLineChars="100" w:firstLine="240"/>
        <w:rPr>
          <w:lang w:val="en-US"/>
        </w:rPr>
      </w:pPr>
      <w:r w:rsidRPr="00E165D8">
        <w:rPr>
          <w:lang w:val="en-US"/>
        </w:rPr>
        <w:t xml:space="preserve">As this study </w:t>
      </w:r>
      <w:del w:id="82" w:author="Hu Chuan-Peng" w:date="2023-09-07T01:59:00Z">
        <w:r w:rsidRPr="00E165D8" w:rsidDel="00CA696D">
          <w:rPr>
            <w:lang w:val="en-US"/>
          </w:rPr>
          <w:delText xml:space="preserve">entails </w:delText>
        </w:r>
      </w:del>
      <w:ins w:id="83" w:author="Hu Chuan-Peng" w:date="2023-09-07T01:59:00Z">
        <w:r w:rsidR="00CA696D">
          <w:rPr>
            <w:lang w:val="en-US"/>
          </w:rPr>
          <w:t>is</w:t>
        </w:r>
        <w:r w:rsidR="00CA696D" w:rsidRPr="00E165D8">
          <w:rPr>
            <w:lang w:val="en-US"/>
          </w:rPr>
          <w:t xml:space="preserve"> </w:t>
        </w:r>
      </w:ins>
      <w:r w:rsidRPr="00E165D8">
        <w:rPr>
          <w:lang w:val="en-US"/>
        </w:rPr>
        <w:t>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Heading2"/>
        <w:spacing w:after="120"/>
        <w:rPr>
          <w:rFonts w:ascii="Times New Roman" w:hAnsi="Times New Roman"/>
        </w:rPr>
      </w:pPr>
      <w:bookmarkStart w:id="84" w:name="_bobtrkgl8pi0" w:colFirst="0" w:colLast="0"/>
      <w:bookmarkStart w:id="85" w:name="_Toc129530159"/>
      <w:bookmarkStart w:id="86" w:name="_Toc129530189"/>
      <w:bookmarkStart w:id="87" w:name="_Toc139718156"/>
      <w:bookmarkEnd w:id="84"/>
      <w:r>
        <w:rPr>
          <w:rFonts w:ascii="Times New Roman" w:hAnsi="Times New Roman"/>
        </w:rPr>
        <w:t xml:space="preserve">2.2 </w:t>
      </w:r>
      <w:r w:rsidR="00A77F77" w:rsidRPr="00A77F77">
        <w:rPr>
          <w:rFonts w:ascii="Times New Roman" w:hAnsi="Times New Roman"/>
        </w:rPr>
        <w:t xml:space="preserve">Experimental Design </w:t>
      </w:r>
      <w:bookmarkEnd w:id="85"/>
      <w:bookmarkEnd w:id="86"/>
      <w:bookmarkEnd w:id="87"/>
    </w:p>
    <w:p w14:paraId="14FD32D9" w14:textId="014062B0" w:rsidR="000456DA" w:rsidRDefault="00A77F77" w:rsidP="00C46124">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consisted of two levels: “Matching” and “Nonmatching,” indicating whether the shape and label were congruent. The second independent variable, labeled</w:t>
      </w:r>
      <w:r w:rsidR="00B7597F">
        <w:rPr>
          <w:lang w:val="en-US"/>
        </w:rPr>
        <w:t xml:space="preserve"> “</w:t>
      </w:r>
      <w:r w:rsidRPr="003F666B">
        <w:rPr>
          <w:lang w:val="en-US"/>
        </w:rPr>
        <w:t>Identity”</w:t>
      </w:r>
      <w:r w:rsidR="00B7597F">
        <w:rPr>
          <w:lang w:val="en-US"/>
        </w:rPr>
        <w:t xml:space="preserve">, </w:t>
      </w:r>
      <w:r w:rsidRPr="003F666B">
        <w:rPr>
          <w:lang w:val="en-US"/>
        </w:rPr>
        <w:t>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648969E4" w14:textId="494678ED" w:rsidR="00E7308B" w:rsidRDefault="00E7308B" w:rsidP="00E7308B">
      <w:pPr>
        <w:ind w:firstLineChars="100" w:firstLine="240"/>
        <w:rPr>
          <w:lang w:val="en-US"/>
        </w:rPr>
      </w:pPr>
      <w:r>
        <w:rPr>
          <w:lang w:val="en-US"/>
        </w:rPr>
        <w:t>Here we</w:t>
      </w:r>
      <w:r w:rsidRPr="00A77F77">
        <w:t xml:space="preserve"> provided a </w:t>
      </w:r>
      <w:r>
        <w:rPr>
          <w:lang w:val="en-US"/>
        </w:rPr>
        <w:t xml:space="preserve">detailed </w:t>
      </w:r>
      <w:r w:rsidRPr="00A77F77">
        <w:t xml:space="preserve">overview of </w:t>
      </w:r>
      <w:r w:rsidRPr="001D0F94">
        <w:t>the</w:t>
      </w:r>
      <w:r w:rsidRPr="00A77F77">
        <w:t xml:space="preserve"> original experimental design</w:t>
      </w:r>
      <w:r w:rsidRPr="001D0F94">
        <w:t xml:space="preserve"> of SPMT</w:t>
      </w:r>
      <w:r w:rsidRPr="00A77F77">
        <w:t xml:space="preserve">, as described in the Experiment 1 by </w:t>
      </w:r>
      <w:r w:rsidRPr="001D0F94">
        <w:fldChar w:fldCharType="begin"/>
      </w:r>
      <w:r w:rsidR="00063C34">
        <w:instrText xml:space="preserve"> ADDIN EN.CITE &lt;EndNote&gt;&lt;Cite AuthorYear="1"&gt;&lt;Author&gt;Sui&lt;/Author&gt;&lt;Year&gt;2012&lt;/Year&gt;&lt;RecNum&gt;8&lt;/RecNum&gt;&lt;DisplayText&gt;Sui et al. (2012)&lt;/DisplayText&gt;&lt;record&gt;&lt;rec-number&gt;8&lt;/rec-number&gt;&lt;foreign-keys&gt;&lt;key app="EN" db-id="92stxze02rwdwteeedrpas0htfx29za50wsw" timestamp="1693806035"&gt;8&lt;/key&gt;&lt;/foreign-keys&gt;&lt;ref-type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1D0F94">
        <w:fldChar w:fldCharType="separate"/>
      </w:r>
      <w:r w:rsidRPr="001D0F94">
        <w:rPr>
          <w:noProof/>
        </w:rPr>
        <w:t>Sui et al. (2012)</w:t>
      </w:r>
      <w:r w:rsidRPr="001D0F94">
        <w:fldChar w:fldCharType="end"/>
      </w:r>
      <w:r w:rsidRPr="001D0F94">
        <w:t>.</w:t>
      </w:r>
      <w:r>
        <w:t xml:space="preserve"> </w:t>
      </w:r>
      <w:r w:rsidRPr="001D0F94">
        <w:t>The original SPMT consisted of two stages (</w:t>
      </w:r>
      <w:r>
        <w:rPr>
          <w:lang w:val="en-US"/>
        </w:rPr>
        <w:t>refer to</w:t>
      </w:r>
      <w:r w:rsidRPr="001D0F94">
        <w:t xml:space="preserve"> Fig. 1). In the first instruction stage (learning stage), participants were instructed to associate three geometric shapes (circle, triangle and square) with three labels (self, friend, and stranger) for approximately 60 seconds. The shape-label associations were </w:t>
      </w:r>
      <w:r w:rsidRPr="004F59A0">
        <w:t xml:space="preserve">counter-balanced </w:t>
      </w:r>
      <w:r w:rsidRPr="001D0F94">
        <w:t xml:space="preserve">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F6143A">
        <w:t>until a response was made. Participants were required to judge whether the presented shape and</w:t>
      </w:r>
      <w:r w:rsidRPr="001D0F94">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3FED1053" w14:textId="77777777" w:rsidR="00CC0937" w:rsidRPr="004B6BAA" w:rsidRDefault="00CC0937" w:rsidP="00CC0937">
      <w:pPr>
        <w:jc w:val="center"/>
        <w:rPr>
          <w:rFonts w:ascii="SimSun" w:eastAsia="SimSun" w:hAnsi="SimSun" w:cs="SimSun"/>
          <w:lang w:val="en-US"/>
        </w:rPr>
      </w:pPr>
      <w:r>
        <w:rPr>
          <w:rFonts w:eastAsia="SimSun" w:hint="eastAsia"/>
          <w:noProof/>
        </w:rPr>
        <w:drawing>
          <wp:inline distT="0" distB="0" distL="0" distR="0" wp14:anchorId="5C3ADF26" wp14:editId="598F972F">
            <wp:extent cx="6080074" cy="2780522"/>
            <wp:effectExtent l="0" t="0" r="3810" b="127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3">
                      <a:extLst>
                        <a:ext uri="{28A0092B-C50C-407E-A947-70E740481C1C}">
                          <a14:useLocalDpi xmlns:a14="http://schemas.microsoft.com/office/drawing/2010/main" val="0"/>
                        </a:ext>
                      </a:extLst>
                    </a:blip>
                    <a:srcRect t="11103" r="67" b="7651"/>
                    <a:stretch/>
                  </pic:blipFill>
                  <pic:spPr bwMode="auto">
                    <a:xfrm>
                      <a:off x="0" y="0"/>
                      <a:ext cx="6081220" cy="2781046"/>
                    </a:xfrm>
                    <a:prstGeom prst="rect">
                      <a:avLst/>
                    </a:prstGeom>
                    <a:ln>
                      <a:noFill/>
                    </a:ln>
                    <a:extLst>
                      <a:ext uri="{53640926-AAD7-44D8-BBD7-CCE9431645EC}">
                        <a14:shadowObscured xmlns:a14="http://schemas.microsoft.com/office/drawing/2010/main"/>
                      </a:ext>
                    </a:extLst>
                  </pic:spPr>
                </pic:pic>
              </a:graphicData>
            </a:graphic>
          </wp:inline>
        </w:drawing>
      </w:r>
    </w:p>
    <w:p w14:paraId="049827C8" w14:textId="77777777" w:rsidR="00CC0937" w:rsidRDefault="00CC0937" w:rsidP="00CC0937">
      <w:pPr>
        <w:pStyle w:val="ListParagraph"/>
        <w:ind w:left="420"/>
      </w:pPr>
      <w:commentRangeStart w:id="88"/>
      <w:commentRangeEnd w:id="88"/>
      <w:r>
        <w:rPr>
          <w:rStyle w:val="CommentReference"/>
        </w:rPr>
        <w:commentReference w:id="88"/>
      </w:r>
      <w:r w:rsidRPr="001D0F94">
        <w:rPr>
          <w:rFonts w:eastAsia="MS Mincho"/>
          <w:b/>
          <w:bCs/>
          <w:lang w:val="en-US" w:eastAsia="de-DE"/>
        </w:rPr>
        <w:t>Fig. 1.</w:t>
      </w:r>
      <w:r w:rsidRPr="001D0F94">
        <w:rPr>
          <w:rFonts w:eastAsia="MS Mincho"/>
          <w:lang w:val="en-US" w:eastAsia="de-DE"/>
        </w:rPr>
        <w:t xml:space="preserve">  Procedure of the original SPMT in the Experiment 1 </w:t>
      </w:r>
      <w:r w:rsidRPr="00F6143A">
        <w:fldChar w:fldCharType="begin"/>
      </w:r>
      <w:r>
        <w:instrText xml:space="preserve"> ADDIN EN.CITE &lt;EndNote&gt;&lt;Cite&gt;&lt;Author&gt;Sui&lt;/Author&gt;&lt;Year&gt;2012&lt;/Year&gt;&lt;RecNum&gt;8&lt;/RecNum&gt;&lt;DisplayText&gt;(Sui et al., 2012)&lt;/DisplayText&gt;&lt;record&gt;&lt;rec-number&gt;8&lt;/rec-number&gt;&lt;foreign-keys&gt;&lt;key app="EN" db-id="92stxze02rwdwteeedrpas0htfx29za50wsw" timestamp="1693806035"&gt;8&lt;/key&gt;&lt;/foreign-keys&gt;&lt;ref-type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F6143A">
        <w:fldChar w:fldCharType="separate"/>
      </w:r>
      <w:r>
        <w:rPr>
          <w:noProof/>
        </w:rPr>
        <w:t>(Sui et al., 2012)</w:t>
      </w:r>
      <w:r w:rsidRPr="00F6143A">
        <w:fldChar w:fldCharType="end"/>
      </w:r>
      <w:r w:rsidRPr="00F6143A">
        <w:t>.</w:t>
      </w:r>
    </w:p>
    <w:p w14:paraId="2F99F231" w14:textId="77777777" w:rsidR="00CC0937" w:rsidRPr="001D0F94" w:rsidRDefault="00CC0937" w:rsidP="00E7308B">
      <w:pPr>
        <w:ind w:firstLineChars="100" w:firstLine="240"/>
      </w:pPr>
    </w:p>
    <w:p w14:paraId="0C4EDE20" w14:textId="77777777" w:rsidR="00C46124" w:rsidRPr="00C46124" w:rsidRDefault="00C46124" w:rsidP="00E7308B">
      <w:pPr>
        <w:rPr>
          <w:lang w:val="en-US"/>
        </w:rPr>
      </w:pPr>
    </w:p>
    <w:p w14:paraId="02E0B605" w14:textId="06DAC7E9" w:rsidR="00E165D8" w:rsidRPr="0038744B" w:rsidRDefault="00CB0739" w:rsidP="0038744B">
      <w:pPr>
        <w:pStyle w:val="Heading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5A8A98B0"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063C34">
        <w:rPr>
          <w:rFonts w:eastAsiaTheme="minorEastAsia"/>
          <w:bCs/>
          <w:lang w:val="en-US"/>
        </w:rPr>
        <w:instrText xml:space="preserve"> ADDIN EN.CITE &lt;EndNote&gt;&lt;Cite&gt;&lt;Author&gt;Hu&lt;/Author&gt;&lt;Year&gt;2023&lt;/Year&gt;&lt;RecNum&gt;41&lt;/RecNum&gt;&lt;DisplayText&gt;(Hu et al., 2023)&lt;/DisplayText&gt;&lt;record&gt;&lt;rec-number&gt;41&lt;/rec-number&gt;&lt;foreign-keys&gt;&lt;key app="EN" db-id="92stxze02rwdwteeedrpas0htfx29za50wsw" timestamp="1693806035"&gt;41&lt;/key&gt;&lt;/foreign-keys&gt;&lt;ref-type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sidR="003B4116">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063C34">
        <w:rPr>
          <w:rFonts w:eastAsiaTheme="minorEastAsia"/>
          <w:bCs/>
          <w:lang w:val="en-US"/>
        </w:rPr>
        <w:instrText xml:space="preserve"> ADDIN EN.CITE &lt;EndNote&gt;&lt;Cite&gt;&lt;Author&gt;Liu&lt;/Author&gt;&lt;Year&gt;2023&lt;/Year&gt;&lt;RecNum&gt;42&lt;/RecNum&gt;&lt;DisplayText&gt;(Liu et al., 2023)&lt;/DisplayText&gt;&lt;record&gt;&lt;rec-number&gt;42&lt;/rec-number&gt;&lt;foreign-keys&gt;&lt;key app="EN" db-id="92stxze02rwdwteeedrpas0htfx29za50wsw" timestamp="1693806035"&gt;42&lt;/key&gt;&lt;/foreign-keys&gt;&lt;ref-type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003B4116">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ListParagraph"/>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ListParagraph"/>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ListParagraph"/>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6AD1F6DF"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PjxSZWNOdW0+NDM8L1JlY051bT48RGlzcGxheVRleHQ+KENvbnN0YWJsZSBldCBhbC4sIDIwMjE7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VGV4dD48cmVjb3JkPjxyZWMtbnVtYmVyPjQzPC9yZWMtbnVtYmVyPjxmb3JlaWduLWtleXM+PGtl
eSBhcHA9IkVOIiBkYi1pZD0iOTJzdHh6ZTAycndkd3RlZWVkcnBhczBodGZ4Mjl6YTUwd3N3IiB0
aW1lc3RhbXA9IjE2OTM4MDYwMzUiPjQzPC9rZXk+PC9mb3JlaWduLWtleXM+PHJlZi10eXBlIG5h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dGxlPjwvdGl0bGVzPjxwZXJpb2RpY2FsPjxmdWxsLXRpdGxlPkFjdGEgUHN5Y2hvbG9naWNhPC9m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b3I+PFllYXI+MjAyMDwvWWVhcj48UmVjTnVtPjMzPC9SZWNOdW0+PHJlY29yZD48cmVjLW51bWJl
cj4zMzwvcmVjLW51bWJlcj48Zm9yZWlnbi1rZXlzPjxrZXkgYXBwPSJFTiIgZGItaWQ9Ijkyc3R4
emUwMnJ3ZHd0ZWVlZHJwYXMwaHRmeDI5emE1MHdzdyIgdGltZXN0YW1wPSIxNjkzODA2MDM1Ij4z
Mzwva2V5PjwvZm9yZWlnbi1rZXlzPjxyZWYtdHlwZSBuYW1lPSJKb3VybmFsIEFydGljbGUiPjE3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dGl0bGU+PC90aXRsZXM+PHBlcmlvZGljYWw+PGZ1bGwtdGl0bGU+UXVhcnRlcmx5IEpvdXJuYWwg
b2YgRXhwZXJpbWVudGFsIFBzeWNob2xvZ3k8L2Z1bGwtdGl0bGU+PC9wZXJpb2RpY2FsPjxwYWdl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aMOkZmVyPC9BdXRob3I+PFllYXI+MjAxOTwvWWVhcj48UmVjTnVtPjM0PC9SZWNOdW0+PHJlY29y
ZD48cmVjLW51bWJlcj4zNDwvcmVjLW51bWJlcj48Zm9yZWlnbi1rZXlzPjxrZXkgYXBwPSJFTiIg
ZGItaWQ9Ijkyc3R4emUwMnJ3ZHd0ZWVlZHJwYXMwaHRmeDI5emE1MHdzdyIgdGltZXN0YW1wPSIx
NjkzODA2MDM1Ij4zNDwva2V5PjwvZm9yZWlnbi1rZXlzPjxyZWYtdHlwZSBuYW1lPSJKb3VybmFs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a2lzPC9BdXRob3I+PFllYXI+MjAyMTwvWWVhcj48UmVjTnVtPjQ0PC9SZWNOdW0+PHJlY29yZD48
cmVjLW51bWJlcj40NDwvcmVjLW51bWJlcj48Zm9yZWlnbi1rZXlzPjxrZXkgYXBwPSJFTiIgZGIt
aWQ9Ijkyc3R4emUwMnJ3ZHd0ZWVlZHJwYXMwaHRmeDI5emE1MHdzdyIgdGltZXN0YW1wPSIxNjkz
ODA2MDM1Ij40NDwva2V5PjwvZm9yZWlnbi1rZXlzPjxyZWYtdHlwZSBuYW1lPSJKb3VybmFsIEFy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ZGljYWw+PGZ1bGwtdGl0bGU+QWN0YSBQc3ljaG9sb2dpY2E8L2Z1bGwtdGl0bGU+PC9wZXJpb2Rp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PC9ZZWFyPjxSZWNOdW0+Mjk8L1JlY051bT48cmVjb3JkPjxyZWMtbnVtYmVyPjI5PC9yZWMtbnVt
YmVyPjxmb3JlaWduLWtleXM+PGtleSBhcHA9IkVOIiBkYi1pZD0iOTJzdHh6ZTAycndkd3RlZWVk
cnBhczBodGZ4Mjl6YTUwd3N3IiB0aW1lc3RhbXA9IjE2OTM4MDYwMzUiPjI5PC9rZXk+PC9mb3Jl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ZTwvQXV0aG9yPjxZZWFyPjIwMjE8L1llYXI+PFJlY051bT4zMTwvUmVjTnVtPjxyZWNvcmQ+PHJl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</w:fldData>
        </w:fldChar>
      </w:r>
      <w:r w:rsidR="00063C34">
        <w:rPr>
          <w:rFonts w:eastAsiaTheme="minorEastAsia"/>
          <w:bCs/>
          <w:color w:val="000000" w:themeColor="text1"/>
          <w:lang w:val="en-US"/>
        </w:rPr>
        <w:instrText xml:space="preserve"> ADDIN EN.CITE </w:instrText>
      </w:r>
      <w:r w:rsidR="00063C34">
        <w:rPr>
          <w:rFonts w:eastAsiaTheme="minorEastAsia"/>
          <w:bCs/>
          <w:color w:val="000000" w:themeColor="text1"/>
          <w:lang w:val="en-US"/>
        </w:rPr>
        <w:fldChar w:fldCharType="begin">
          <w:fldData xml:space="preserve">PEVuZE5vdGU+PENpdGU+PEF1dGhvcj5Db25zdGFibGU8L0F1dGhvcj48WWVhcj4yMDIwPC9ZZWFy
PjxSZWNOdW0+NDM8L1JlY051bT48RGlzcGxheVRleHQ+KENvbnN0YWJsZSBldCBhbC4sIDIwMjE7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VGV4dD48cmVjb3JkPjxyZWMtbnVtYmVyPjQzPC9yZWMtbnVtYmVyPjxmb3JlaWduLWtleXM+PGtl
eSBhcHA9IkVOIiBkYi1pZD0iOTJzdHh6ZTAycndkd3RlZWVkcnBhczBodGZ4Mjl6YTUwd3N3IiB0
aW1lc3RhbXA9IjE2OTM4MDYwMzUiPjQzPC9rZXk+PC9mb3JlaWduLWtleXM+PHJlZi10eXBlIG5h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dGxlPjwvdGl0bGVzPjxwZXJpb2RpY2FsPjxmdWxsLXRpdGxlPkFjdGEgUHN5Y2hvbG9naWNhPC9m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b3I+PFllYXI+MjAyMDwvWWVhcj48UmVjTnVtPjMzPC9SZWNOdW0+PHJlY29yZD48cmVjLW51bWJl
cj4zMzwvcmVjLW51bWJlcj48Zm9yZWlnbi1rZXlzPjxrZXkgYXBwPSJFTiIgZGItaWQ9Ijkyc3R4
emUwMnJ3ZHd0ZWVlZHJwYXMwaHRmeDI5emE1MHdzdyIgdGltZXN0YW1wPSIxNjkzODA2MDM1Ij4z
Mzwva2V5PjwvZm9yZWlnbi1rZXlzPjxyZWYtdHlwZSBuYW1lPSJKb3VybmFsIEFydGljbGUiPjE3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dGl0bGU+PC90aXRsZXM+PHBlcmlvZGljYWw+PGZ1bGwtdGl0bGU+UXVhcnRlcmx5IEpvdXJuYWwg
b2YgRXhwZXJpbWVudGFsIFBzeWNob2xvZ3k8L2Z1bGwtdGl0bGU+PC9wZXJpb2RpY2FsPjxwYWdl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aMOkZmVyPC9BdXRob3I+PFllYXI+MjAxOTwvWWVhcj48UmVjTnVtPjM0PC9SZWNOdW0+PHJlY29y
ZD48cmVjLW51bWJlcj4zNDwvcmVjLW51bWJlcj48Zm9yZWlnbi1rZXlzPjxrZXkgYXBwPSJFTiIg
ZGItaWQ9Ijkyc3R4emUwMnJ3ZHd0ZWVlZHJwYXMwaHRmeDI5emE1MHdzdyIgdGltZXN0YW1wPSIx
NjkzODA2MDM1Ij4zNDwva2V5PjwvZm9yZWlnbi1rZXlzPjxyZWYtdHlwZSBuYW1lPSJKb3VybmFs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a2lzPC9BdXRob3I+PFllYXI+MjAyMTwvWWVhcj48UmVjTnVtPjQ0PC9SZWNOdW0+PHJlY29yZD48
cmVjLW51bWJlcj40NDwvcmVjLW51bWJlcj48Zm9yZWlnbi1rZXlzPjxrZXkgYXBwPSJFTiIgZGIt
aWQ9Ijkyc3R4emUwMnJ3ZHd0ZWVlZHJwYXMwaHRmeDI5emE1MHdzdyIgdGltZXN0YW1wPSIxNjkz
ODA2MDM1Ij40NDwva2V5PjwvZm9yZWlnbi1rZXlzPjxyZWYtdHlwZSBuYW1lPSJKb3VybmFsIEFy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ZGljYWw+PGZ1bGwtdGl0bGU+QWN0YSBQc3ljaG9sb2dpY2E8L2Z1bGwtdGl0bGU+PC9wZXJpb2Rp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QXV0aG9yPjxZZWFyPjIwMjE8L1llYXI+PFJlY051bT4zMDwvUmVjTnVtPjxyZWNvcmQ+PHJlYy1u
dW1iZXI+MzA8L3JlYy1udW1iZXI+PGZvcmVpZ24ta2V5cz48a2V5IGFwcD0iRU4iIGRiLWlkPSI5
MnN0eHplMDJyd2R3dGVlZWRycGFzMGh0ZngyOXphNTB3c3ciIHRpbWVzdGFtcD0iMTY5MzgwNjAz
NSI+MzA8L2tleT48L2ZvcmVpZ24ta2V5cz48cmVmLXR5cGUgbmFtZT0iSm91cm5hbCBBcnRpY2xl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PC9ZZWFyPjxSZWNOdW0+Mjk8L1JlY051bT48cmVjb3JkPjxyZWMtbnVtYmVyPjI5PC9yZWMtbnVt
YmVyPjxmb3JlaWduLWtleXM+PGtleSBhcHA9IkVOIiBkYi1pZD0iOTJzdHh6ZTAycndkd3RlZWVk
cnBhczBodGZ4Mjl6YTUwd3N3IiB0aW1lc3RhbXA9IjE2OTM4MDYwMzUiPjI5PC9rZXk+PC9mb3Jl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ZTwvQXV0aG9yPjxZZWFyPjIwMjE8L1llYXI+PFJlY051bT4zMTwvUmVjTnVtPjxyZWNvcmQ+PHJl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</w:fldData>
        </w:fldChar>
      </w:r>
      <w:r w:rsidR="00063C34">
        <w:rPr>
          <w:rFonts w:eastAsiaTheme="minorEastAsia"/>
          <w:bCs/>
          <w:color w:val="000000" w:themeColor="text1"/>
          <w:lang w:val="en-US"/>
        </w:rPr>
        <w:instrText xml:space="preserve"> ADDIN EN.CITE.DATA </w:instrText>
      </w:r>
      <w:r w:rsidR="00063C34">
        <w:rPr>
          <w:rFonts w:eastAsiaTheme="minorEastAsia"/>
          <w:bCs/>
          <w:color w:val="000000" w:themeColor="text1"/>
          <w:lang w:val="en-US"/>
        </w:rPr>
      </w:r>
      <w:r w:rsidR="00063C34">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bT40NTwvUmVjTnVtPjxEaXNwbGF5VGV4dD4oS29sdm9vcnQgZXQgYWwuLCAyMDIwOyBXb8W6bmlh
ayBldCBhbC4sIDIwMTg7IFh1IGV0IGFsLiwgMjAyMSk8L0Rpc3BsYXlUZXh0PjxyZWNvcmQ+PHJl
Yy1udW1iZXI+NDU8L3JlYy1udW1iZXI+PGZvcmVpZ24ta2V5cz48a2V5IGFwcD0iRU4iIGRiLWlk
PSI5MnN0eHplMDJyd2R3dGVlZWRycGFzMGh0ZngyOXphNTB3c3ciIHRpbWVzdGFtcD0iMTY5Mzgw
NjAzNSI+NDU8L2tleT48L2ZvcmVpZ24ta2V5cz48cmVmLXR5cGUgbmFtZT0iSm91cm5hbCBBcnRp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PFllYXI+MjAyMDwvWWVhcj48UmVjTnVtPjQ2PC9SZWNOdW0+PHJlY29yZD48cmVjLW51bWJlcj40
NjwvcmVjLW51bWJlcj48Zm9yZWlnbi1rZXlzPjxrZXkgYXBwPSJFTiIgZGItaWQ9Ijkyc3R4emUw
MnJ3ZHd0ZWVlZHJwYXMwaHRmeDI5emE1MHdzdyIgdGltZXN0YW1wPSIxNjkzODA2MDM1Ij40Njwv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QXV0aG9yPldvxbpuaWFrPC9BdXRob3I+PFllYXI+MjAxODwvWWVhcj48UmVjTnVtPjQ3PC9SZWNO
dW0+PHJlY29yZD48cmVjLW51bWJlcj40NzwvcmVjLW51bWJlcj48Zm9yZWlnbi1rZXlzPjxrZXkg
YXBwPSJFTiIgZGItaWQ9Ijkyc3R4emUwMnJ3ZHd0ZWVlZHJwYXMwaHRmeDI5emE1MHdzdyIgdGlt
ZXN0YW1wPSIxNjkzODA2MDM1Ij40Nzwva2V5PjwvZm9yZWlnbi1rZXlzPjxyZWYtdHlwZSBuYW1l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063C34">
        <w:rPr>
          <w:rFonts w:eastAsiaTheme="minorEastAsia"/>
          <w:bCs/>
          <w:color w:val="000000" w:themeColor="text1"/>
          <w:lang w:val="en-US"/>
        </w:rPr>
        <w:instrText xml:space="preserve"> ADDIN EN.CITE </w:instrText>
      </w:r>
      <w:r w:rsidR="00063C34">
        <w:rPr>
          <w:rFonts w:eastAsiaTheme="minorEastAsia"/>
          <w:bCs/>
          <w:color w:val="000000" w:themeColor="text1"/>
          <w:lang w:val="en-US"/>
        </w:rPr>
        <w:fldChar w:fldCharType="begin">
          <w:fldData xml:space="preserve">PEVuZE5vdGU+PENpdGU+PEF1dGhvcj5YdTwvQXV0aG9yPjxZZWFyPjIwMjE8L1llYXI+PFJlY051
bT40NTwvUmVjTnVtPjxEaXNwbGF5VGV4dD4oS29sdm9vcnQgZXQgYWwuLCAyMDIwOyBXb8W6bmlh
ayBldCBhbC4sIDIwMTg7IFh1IGV0IGFsLiwgMjAyMSk8L0Rpc3BsYXlUZXh0PjxyZWNvcmQ+PHJl
Yy1udW1iZXI+NDU8L3JlYy1udW1iZXI+PGZvcmVpZ24ta2V5cz48a2V5IGFwcD0iRU4iIGRiLWlk
PSI5MnN0eHplMDJyd2R3dGVlZWRycGFzMGh0ZngyOXphNTB3c3ciIHRpbWVzdGFtcD0iMTY5Mzgw
NjAzNSI+NDU8L2tleT48L2ZvcmVpZ24ta2V5cz48cmVmLXR5cGUgbmFtZT0iSm91cm5hbCBBcnRp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PFllYXI+MjAyMDwvWWVhcj48UmVjTnVtPjQ2PC9SZWNOdW0+PHJlY29yZD48cmVjLW51bWJlcj40
NjwvcmVjLW51bWJlcj48Zm9yZWlnbi1rZXlzPjxrZXkgYXBwPSJFTiIgZGItaWQ9Ijkyc3R4emUw
MnJ3ZHd0ZWVlZHJwYXMwaHRmeDI5emE1MHdzdyIgdGltZXN0YW1wPSIxNjkzODA2MDM1Ij40Njwv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QXV0aG9yPldvxbpuaWFrPC9BdXRob3I+PFllYXI+MjAxODwvWWVhcj48UmVjTnVtPjQ3PC9SZWNO
dW0+PHJlY29yZD48cmVjLW51bWJlcj40NzwvcmVjLW51bWJlcj48Zm9yZWlnbi1rZXlzPjxrZXkg
YXBwPSJFTiIgZGItaWQ9Ijkyc3R4emUwMnJ3ZHd0ZWVlZHJwYXMwaHRmeDI5emE1MHdzdyIgdGlt
ZXN0YW1wPSIxNjkzODA2MDM1Ij40Nzwva2V5PjwvZm9yZWlnbi1rZXlzPjxyZWYtdHlwZSBuYW1l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063C34">
        <w:rPr>
          <w:rFonts w:eastAsiaTheme="minorEastAsia"/>
          <w:bCs/>
          <w:color w:val="000000" w:themeColor="text1"/>
          <w:lang w:val="en-US"/>
        </w:rPr>
        <w:instrText xml:space="preserve"> ADDIN EN.CITE.DATA </w:instrText>
      </w:r>
      <w:r w:rsidR="00063C34">
        <w:rPr>
          <w:rFonts w:eastAsiaTheme="minorEastAsia"/>
          <w:bCs/>
          <w:color w:val="000000" w:themeColor="text1"/>
          <w:lang w:val="en-US"/>
        </w:rPr>
      </w:r>
      <w:r w:rsidR="00063C34">
        <w:rPr>
          <w:rFonts w:eastAsiaTheme="minorEastAsia"/>
          <w:bCs/>
          <w:color w:val="000000" w:themeColor="text1"/>
          <w:lang w:val="en-US"/>
        </w:rPr>
        <w:fldChar w:fldCharType="end"/>
      </w:r>
      <w:r w:rsidRPr="00F64F65">
        <w:rPr>
          <w:rFonts w:eastAsiaTheme="minorEastAsia"/>
          <w:bCs/>
          <w:color w:val="000000" w:themeColor="text1"/>
          <w:lang w:val="en-US"/>
        </w:rPr>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&lt;EndNote&gt;&lt;Cite&gt;&lt;Author&gt;Cheng&lt;/Author&gt;&lt;Year&gt;2019&lt;/Year&gt;&lt;RecNum&gt;48&lt;/RecNum&gt;&lt;DisplayText&gt;(Cheng &amp;amp; Tseng, 2019; Martínez-Pérez et al., 2020)&lt;/DisplayText&gt;&lt;record&gt;&lt;rec-number&gt;48&lt;/rec-number&gt;&lt;foreign-keys&gt;&lt;key app="EN" db-id="92stxze02rwdwteeedrpas0htfx29za50wsw" timestamp="1693806035"&gt;48&lt;/key&gt;&lt;/foreign-keys&gt;&lt;ref-type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49&lt;/RecNum&gt;&lt;record&gt;&lt;rec-number&gt;49&lt;/rec-number&gt;&lt;foreign-keys&gt;&lt;key app="EN" db-id="92stxze02rwdwteeedrpas0htfx29za50wsw" timestamp="1693806035"&gt;49&lt;/key&gt;&lt;/foreign-keys&gt;&lt;ref-type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5"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&lt;EndNote&gt;&lt;Cite&gt;&lt;Author&gt;Bukowski&lt;/Author&gt;&lt;Year&gt;2021&lt;/Year&gt;&lt;RecNum&gt;50&lt;/RecNum&gt;&lt;DisplayText&gt;(Bukowski et al., 2021)&lt;/DisplayText&gt;&lt;record&gt;&lt;rec-number&gt;50&lt;/rec-number&gt;&lt;foreign-keys&gt;&lt;key app="EN" db-id="92stxze02rwdwteeedrpas0htfx29za50wsw" timestamp="1693806035"&gt;50&lt;/key&gt;&lt;/foreign-keys&gt;&lt;ref-type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33EA2A46"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063C34">
        <w:rPr>
          <w:rFonts w:eastAsiaTheme="minorEastAsia"/>
          <w:bCs/>
          <w:color w:val="000000" w:themeColor="text1"/>
          <w:lang w:val="en-US"/>
        </w:rPr>
        <w:instrText xml:space="preserve"> ADDIN EN.CITE &lt;EndNote&gt;&lt;Cite&gt;&lt;Author&gt;Makel&lt;/Author&gt;&lt;Year&gt;2012&lt;/Year&gt;&lt;RecNum&gt;51&lt;/RecNum&gt;&lt;DisplayText&gt;(Makel et al., 2012)&lt;/DisplayText&gt;&lt;record&gt;&lt;rec-number&gt;51&lt;/rec-number&gt;&lt;foreign-keys&gt;&lt;key app="EN" db-id="92stxze02rwdwteeedrpas0htfx29za50wsw" timestamp="1693806035"&gt;51&lt;/key&gt;&lt;/foreign-keys&gt;&lt;ref-type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003B4116">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s 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SimSun"/>
                <w:sz w:val="16"/>
                <w:szCs w:val="16"/>
              </w:rPr>
            </w:pPr>
            <w:r w:rsidRPr="006A5A80">
              <w:rPr>
                <w:rFonts w:eastAsia="SimSun"/>
                <w:sz w:val="16"/>
                <w:szCs w:val="16"/>
              </w:rPr>
              <w:t>Sample</w:t>
            </w:r>
          </w:p>
          <w:p w14:paraId="6AE5EE35" w14:textId="77777777" w:rsidR="00FF4222" w:rsidRPr="006A5A80" w:rsidRDefault="00FF4222" w:rsidP="00954E3A">
            <w:pPr>
              <w:widowControl w:val="0"/>
              <w:jc w:val="center"/>
              <w:rPr>
                <w:rFonts w:eastAsia="SimSun"/>
                <w:sz w:val="16"/>
                <w:szCs w:val="16"/>
              </w:rPr>
            </w:pPr>
            <w:r w:rsidRPr="006A5A80">
              <w:rPr>
                <w:rFonts w:eastAsia="SimSun"/>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SimSun"/>
                <w:sz w:val="16"/>
                <w:szCs w:val="16"/>
              </w:rPr>
            </w:pPr>
            <w:r w:rsidRPr="006A5A80">
              <w:rPr>
                <w:rFonts w:eastAsia="SimSun"/>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SimSun"/>
                <w:sz w:val="16"/>
                <w:szCs w:val="16"/>
              </w:rPr>
            </w:pPr>
            <w:r w:rsidRPr="006A5A80">
              <w:rPr>
                <w:rFonts w:eastAsia="PMingLiU"/>
                <w:sz w:val="16"/>
                <w:szCs w:val="16"/>
              </w:rPr>
              <w:t>IV</w:t>
            </w:r>
            <w:r w:rsidRPr="006A5A80">
              <w:rPr>
                <w:rFonts w:eastAsia="SimSun"/>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SimSun"/>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SimSun"/>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SimSun"/>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11F66A64" w:rsidR="00FF4222" w:rsidRPr="006A5A80" w:rsidRDefault="00442131" w:rsidP="00954E3A">
            <w:pPr>
              <w:widowControl w:val="0"/>
              <w:jc w:val="center"/>
              <w:rPr>
                <w:rFonts w:eastAsia="SimSun"/>
                <w:sz w:val="16"/>
                <w:szCs w:val="16"/>
              </w:rPr>
            </w:pPr>
            <w:r w:rsidRPr="006A5A80">
              <w:rPr>
                <w:rFonts w:eastAsia="SimSun"/>
                <w:sz w:val="16"/>
                <w:szCs w:val="16"/>
              </w:rPr>
              <w:fldChar w:fldCharType="begin"/>
            </w:r>
            <w:r w:rsidR="00063C34">
              <w:rPr>
                <w:rFonts w:eastAsia="SimSun"/>
                <w:sz w:val="16"/>
                <w:szCs w:val="16"/>
              </w:rPr>
              <w:instrText xml:space="preserve"> ADDIN EN.CITE &lt;EndNote&gt;&lt;Cite AuthorYear="1"&gt;&lt;Author&gt;Hu&lt;/Author&gt;&lt;Year&gt;2023&lt;/Year&gt;&lt;RecNum&gt;41&lt;/RecNum&gt;&lt;DisplayText&gt;Hu et al. (2023)&lt;/DisplayText&gt;&lt;record&gt;&lt;rec-number&gt;41&lt;/rec-number&gt;&lt;foreign-keys&gt;&lt;key app="EN" db-id="92stxze02rwdwteeedrpas0htfx29za50wsw" timestamp="1693806035"&gt;41&lt;/key&gt;&lt;/foreign-keys&gt;&lt;ref-type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SimSun"/>
                <w:sz w:val="16"/>
                <w:szCs w:val="16"/>
              </w:rPr>
              <w:fldChar w:fldCharType="separate"/>
            </w:r>
            <w:r w:rsidR="003B4116">
              <w:rPr>
                <w:rFonts w:eastAsia="SimSun"/>
                <w:noProof/>
                <w:sz w:val="16"/>
                <w:szCs w:val="16"/>
              </w:rPr>
              <w:t>Hu et al. (2023)</w:t>
            </w:r>
            <w:r w:rsidRPr="006A5A80">
              <w:rPr>
                <w:rFonts w:eastAsia="SimSun"/>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SimSun"/>
                <w:sz w:val="16"/>
                <w:szCs w:val="16"/>
              </w:rPr>
            </w:pPr>
            <w:r w:rsidRPr="006A5A80">
              <w:rPr>
                <w:rFonts w:eastAsia="SimSun"/>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SimSun"/>
                <w:sz w:val="16"/>
                <w:szCs w:val="16"/>
              </w:rPr>
            </w:pPr>
            <w:r w:rsidRPr="006A5A80">
              <w:rPr>
                <w:rFonts w:eastAsia="SimSun"/>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SimSun"/>
                <w:b/>
                <w:bCs/>
                <w:color w:val="000000" w:themeColor="text1"/>
                <w:sz w:val="16"/>
                <w:szCs w:val="16"/>
              </w:rPr>
              <w:t>Control</w:t>
            </w:r>
            <w:r w:rsidRPr="006A5A80">
              <w:rPr>
                <w:rFonts w:eastAsia="SimSun"/>
                <w:sz w:val="16"/>
                <w:szCs w:val="16"/>
              </w:rPr>
              <w:t>, Neutral,</w:t>
            </w:r>
          </w:p>
          <w:p w14:paraId="44CBDF2D" w14:textId="77777777" w:rsidR="00FF4222" w:rsidRPr="006A5A80" w:rsidRDefault="00FF4222" w:rsidP="00954E3A">
            <w:pPr>
              <w:widowControl w:val="0"/>
              <w:jc w:val="center"/>
              <w:rPr>
                <w:rFonts w:eastAsia="SimSun"/>
                <w:sz w:val="16"/>
                <w:szCs w:val="16"/>
              </w:rPr>
            </w:pPr>
            <w:r w:rsidRPr="006A5A80">
              <w:rPr>
                <w:rFonts w:eastAsia="SimSun"/>
                <w:sz w:val="16"/>
                <w:szCs w:val="16"/>
              </w:rPr>
              <w:t>Happy, Sad</w:t>
            </w:r>
          </w:p>
        </w:tc>
        <w:tc>
          <w:tcPr>
            <w:tcW w:w="269" w:type="pct"/>
            <w:vAlign w:val="center"/>
          </w:tcPr>
          <w:p w14:paraId="4AF306C0" w14:textId="77777777" w:rsidR="00FF4222" w:rsidRDefault="00FF4222" w:rsidP="00954E3A">
            <w:pPr>
              <w:widowControl w:val="0"/>
              <w:jc w:val="center"/>
              <w:rPr>
                <w:rFonts w:eastAsia="SimSun"/>
                <w:sz w:val="16"/>
                <w:szCs w:val="16"/>
              </w:rPr>
            </w:pPr>
            <w:r w:rsidRPr="006A5A80">
              <w:rPr>
                <w:rFonts w:eastAsia="SimSun"/>
                <w:sz w:val="16"/>
                <w:szCs w:val="16"/>
              </w:rPr>
              <w:t>Session</w:t>
            </w:r>
          </w:p>
          <w:p w14:paraId="5C3D9F3B" w14:textId="49E7B813" w:rsidR="000663D6" w:rsidRPr="000663D6" w:rsidRDefault="000663D6" w:rsidP="00954E3A">
            <w:pPr>
              <w:widowControl w:val="0"/>
              <w:jc w:val="center"/>
              <w:rPr>
                <w:rFonts w:eastAsia="SimSun"/>
                <w:b/>
                <w:bCs/>
                <w:sz w:val="16"/>
                <w:szCs w:val="16"/>
              </w:rPr>
            </w:pPr>
            <w:r w:rsidRPr="000663D6">
              <w:rPr>
                <w:rFonts w:eastAsia="SimSun"/>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SimSun"/>
                <w:sz w:val="16"/>
                <w:szCs w:val="16"/>
                <w:lang w:eastAsia="zh-CN"/>
              </w:rPr>
            </w:pPr>
            <w:r>
              <w:rPr>
                <w:rFonts w:eastAsia="SimSun"/>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SimSun"/>
                <w:sz w:val="16"/>
                <w:szCs w:val="16"/>
                <w:lang w:eastAsia="zh-CN"/>
              </w:rPr>
            </w:pPr>
            <w:r w:rsidRPr="006A5A80">
              <w:rPr>
                <w:rFonts w:eastAsia="SimSun"/>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208" w:type="pct"/>
            <w:vAlign w:val="center"/>
          </w:tcPr>
          <w:p w14:paraId="1BFDBED0"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vAlign w:val="center"/>
          </w:tcPr>
          <w:p w14:paraId="708DFD63"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59" w:type="pct"/>
            <w:vAlign w:val="center"/>
          </w:tcPr>
          <w:p w14:paraId="123EB847"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vAlign w:val="center"/>
          </w:tcPr>
          <w:p w14:paraId="0B303245"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vAlign w:val="center"/>
          </w:tcPr>
          <w:p w14:paraId="53053690"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84" w:type="pct"/>
            <w:vAlign w:val="center"/>
          </w:tcPr>
          <w:p w14:paraId="0A0B26AE"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201" w:type="pct"/>
            <w:vAlign w:val="center"/>
          </w:tcPr>
          <w:p w14:paraId="68D7980E"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r>
      <w:tr w:rsidR="006A5A80" w:rsidRPr="006A5A80" w14:paraId="5E6BFD6A" w14:textId="77777777" w:rsidTr="009945B9">
        <w:trPr>
          <w:trHeight w:val="509"/>
        </w:trPr>
        <w:tc>
          <w:tcPr>
            <w:tcW w:w="1105" w:type="pct"/>
            <w:noWrap/>
            <w:vAlign w:val="center"/>
          </w:tcPr>
          <w:p w14:paraId="118ED825" w14:textId="0EA32E7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3B4116">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579562BC" w14:textId="77777777" w:rsidTr="009945B9">
        <w:trPr>
          <w:trHeight w:val="548"/>
        </w:trPr>
        <w:tc>
          <w:tcPr>
            <w:tcW w:w="1105" w:type="pct"/>
            <w:noWrap/>
            <w:vAlign w:val="center"/>
          </w:tcPr>
          <w:p w14:paraId="72B220E8" w14:textId="60464F4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AuthorYear="1"&gt;&lt;Author&gt;Constable&lt;/Author&gt;&lt;Year&gt;2021&lt;/Year&gt;&lt;RecNum&gt;31&lt;/RecNum&gt;&lt;DisplayText&gt;Constable et al. (2021)&lt;/DisplayText&gt;&lt;record&gt;&lt;rec-number&gt;31&lt;/rec-number&gt;&lt;foreign-keys&gt;&lt;key app="EN" db-id="92stxze02rwdwteeedrpas0htfx29za50wsw" timestamp="1693806035"&gt;31&lt;/key&gt;&lt;/foreign-keys&gt;&lt;ref-type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003B4116">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10B0CF08" w14:textId="484AAC7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6A03194E" w14:textId="73C64663"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13EEB668" w14:textId="18872DEB"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47D86AEE" w14:textId="14F93DDB"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548AFA4F" w14:textId="38C6B7D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593397" w:rsidRPr="006A5A80" w14:paraId="6A9456DF" w14:textId="77777777" w:rsidTr="009945B9">
        <w:trPr>
          <w:trHeight w:val="439"/>
        </w:trPr>
        <w:tc>
          <w:tcPr>
            <w:tcW w:w="1105" w:type="pct"/>
            <w:noWrap/>
            <w:vAlign w:val="center"/>
            <w:hideMark/>
          </w:tcPr>
          <w:p w14:paraId="6FE5BC92" w14:textId="6DA2D9B5"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063C34">
              <w:rPr>
                <w:rFonts w:eastAsia="PMingLiU"/>
                <w:sz w:val="16"/>
                <w:szCs w:val="16"/>
              </w:rPr>
              <w:instrText xml:space="preserve"> ADDIN EN.CITE &lt;EndNote&gt;&lt;Cite AuthorYear="1"&gt;&lt;Author&gt;Qian&lt;/Author&gt;&lt;Year&gt;2020&lt;/Year&gt;&lt;RecNum&gt;33&lt;/RecNum&gt;&lt;DisplayText&gt;Qian et al. (2020)&lt;/DisplayText&gt;&lt;record&gt;&lt;rec-number&gt;33&lt;/rec-number&gt;&lt;foreign-keys&gt;&lt;key app="EN" db-id="92stxze02rwdwteeedrpas0htfx29za50wsw" timestamp="1693806035"&gt;33&lt;/key&gt;&lt;/foreign-keys&gt;&lt;ref-type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6F1B689"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AuthorYear="1"&gt;&lt;Author&gt;Schäfer&lt;/Author&gt;&lt;Year&gt;2019&lt;/Year&gt;&lt;RecNum&gt;34&lt;/RecNum&gt;&lt;DisplayText&gt;Schäfer and Frings (2019)&lt;/DisplayText&gt;&lt;record&gt;&lt;rec-number&gt;34&lt;/rec-number&gt;&lt;foreign-keys&gt;&lt;key app="EN" db-id="92stxze02rwdwteeedrpas0htfx29za50wsw" timestamp="1693806035"&gt;34&lt;/key&gt;&lt;/foreign-keys&gt;&lt;ref-type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208" w:type="pct"/>
            <w:vAlign w:val="center"/>
          </w:tcPr>
          <w:p w14:paraId="43D677AA" w14:textId="7BFD0968"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15B99E1C" w14:textId="355ECC4C"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59" w:type="pct"/>
            <w:vAlign w:val="center"/>
          </w:tcPr>
          <w:p w14:paraId="0CF35A7D" w14:textId="10D060A5"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6EE3175E" w14:textId="25185609"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19046690" w14:textId="31A964AC"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SimSun"/>
                <w:sz w:val="16"/>
                <w:szCs w:val="16"/>
              </w:rPr>
            </w:pPr>
            <w:r w:rsidRPr="006A5A80">
              <w:rPr>
                <w:rFonts w:eastAsia="SimSun"/>
                <w:sz w:val="16"/>
                <w:szCs w:val="16"/>
              </w:rPr>
              <w:t>√</w:t>
            </w:r>
          </w:p>
        </w:tc>
      </w:tr>
      <w:tr w:rsidR="006A5A80" w:rsidRPr="006A5A80" w14:paraId="4492A570" w14:textId="77777777" w:rsidTr="009945B9">
        <w:trPr>
          <w:trHeight w:val="418"/>
        </w:trPr>
        <w:tc>
          <w:tcPr>
            <w:tcW w:w="1105" w:type="pct"/>
            <w:noWrap/>
            <w:vAlign w:val="center"/>
            <w:hideMark/>
          </w:tcPr>
          <w:p w14:paraId="0F4063E6" w14:textId="73D09AF0"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AuthorYear="1"&gt;&lt;Author&gt;Golubickis&lt;/Author&gt;&lt;Year&gt;2021&lt;/Year&gt;&lt;RecNum&gt;44&lt;/RecNum&gt;&lt;DisplayText&gt;Golubickis and Macrae (2021)&lt;/DisplayText&gt;&lt;record&gt;&lt;rec-number&gt;44&lt;/rec-number&gt;&lt;foreign-keys&gt;&lt;key app="EN" db-id="92stxze02rwdwteeedrpas0htfx29za50wsw" timestamp="1693806035"&gt;44&lt;/key&gt;&lt;/foreign-keys&gt;&lt;ref-type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003B4116">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EBA5AAB"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AuthorYear="1"&gt;&lt;Author&gt;Navon&lt;/Author&gt;&lt;Year&gt;2021&lt;/Year&gt;&lt;RecNum&gt;30&lt;/RecNum&gt;&lt;DisplayText&gt;Navon and Makovski (2021)&lt;/DisplayText&gt;&lt;record&gt;&lt;rec-number&gt;30&lt;/rec-number&gt;&lt;foreign-keys&gt;&lt;key app="EN" db-id="92stxze02rwdwteeedrpas0htfx29za50wsw" timestamp="1693806035"&gt;30&lt;/key&gt;&lt;/foreign-keys&gt;&lt;ref-type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61F1CFC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AuthorYear="1"&gt;&lt;Author&gt;Svensson&lt;/Author&gt;&lt;Year&gt;2022&lt;/Year&gt;&lt;RecNum&gt;29&lt;/RecNum&gt;&lt;DisplayText&gt;Svensson et al. (2022)&lt;/DisplayText&gt;&lt;record&gt;&lt;rec-number&gt;29&lt;/rec-number&gt;&lt;foreign-keys&gt;&lt;key app="EN" db-id="92stxze02rwdwteeedrpas0htfx29za50wsw" timestamp="1693806035"&gt;29&lt;/key&gt;&lt;/foreign-keys&gt;&lt;ref-type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3206F1F3" w14:textId="77777777" w:rsidTr="009945B9">
        <w:trPr>
          <w:trHeight w:val="419"/>
        </w:trPr>
        <w:tc>
          <w:tcPr>
            <w:tcW w:w="1105" w:type="pct"/>
            <w:noWrap/>
            <w:vAlign w:val="center"/>
          </w:tcPr>
          <w:p w14:paraId="29F72D78" w14:textId="00D44231"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063C34">
              <w:rPr>
                <w:rFonts w:eastAsia="PMingLiU"/>
                <w:sz w:val="16"/>
                <w:szCs w:val="16"/>
              </w:rPr>
              <w:instrText xml:space="preserve"> ADDIN EN.CITE &lt;EndNote&gt;&lt;Cite AuthorYear="1"&gt;&lt;Author&gt;Xu&lt;/Author&gt;&lt;Year&gt;2021&lt;/Year&gt;&lt;RecNum&gt;45&lt;/RecNum&gt;&lt;DisplayText&gt;Xu et al. (2021)&lt;/DisplayText&gt;&lt;record&gt;&lt;rec-number&gt;45&lt;/rec-number&gt;&lt;foreign-keys&gt;&lt;key app="EN" db-id="92stxze02rwdwteeedrpas0htfx29za50wsw" timestamp="1693806035"&gt;45&lt;/key&gt;&lt;/foreign-keys&gt;&lt;ref-type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4173A052"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063C34">
              <w:rPr>
                <w:rFonts w:eastAsia="PMingLiU"/>
                <w:sz w:val="16"/>
                <w:szCs w:val="16"/>
              </w:rPr>
              <w:instrText xml:space="preserve"> ADDIN EN.CITE &lt;EndNote&gt;&lt;Cite AuthorYear="1"&gt;&lt;Author&gt;Woźniak&lt;/Author&gt;&lt;Year&gt;2018&lt;/Year&gt;&lt;RecNum&gt;47&lt;/RecNum&gt;&lt;DisplayText&gt;Woźniak et al. (2018)&lt;/DisplayText&gt;&lt;record&gt;&lt;rec-number&gt;47&lt;/rec-number&gt;&lt;foreign-keys&gt;&lt;key app="EN" db-id="92stxze02rwdwteeedrpas0htfx29za50wsw" timestamp="1693806035"&gt;47&lt;/key&gt;&lt;/foreign-keys&gt;&lt;ref-type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327632E3" w14:textId="16B0FE4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7B8B072D" w14:textId="1F1816F4"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1F9F4BF3" w14:textId="7A355FB6"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3D3173D5" w14:textId="6CA5B77C"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D3581F4" w14:textId="2C7CFF5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24D21C5F" w14:textId="2F745A3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B972954" w14:textId="1DB4CB4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6119338F" w14:textId="3BE7A648"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1EDBF00F" w14:textId="40E2EE2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769533A2" w14:textId="5CD7FBE7"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6A5A80" w:rsidRPr="006A5A80" w14:paraId="73C68CC6" w14:textId="77777777" w:rsidTr="009945B9">
        <w:trPr>
          <w:trHeight w:val="269"/>
        </w:trPr>
        <w:tc>
          <w:tcPr>
            <w:tcW w:w="1105" w:type="pct"/>
            <w:noWrap/>
            <w:vAlign w:val="center"/>
          </w:tcPr>
          <w:p w14:paraId="4B08F358" w14:textId="20DA62A6"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063C34">
              <w:rPr>
                <w:rFonts w:eastAsia="PMingLiU"/>
                <w:sz w:val="16"/>
                <w:szCs w:val="16"/>
              </w:rPr>
              <w:instrText xml:space="preserve"> ADDIN EN.CITE &lt;EndNote&gt;&lt;Cite AuthorYear="1"&gt;&lt;Author&gt;Liu&lt;/Author&gt;&lt;Year&gt;2023&lt;/Year&gt;&lt;RecNum&gt;42&lt;/RecNum&gt;&lt;DisplayText&gt;Liu et al. (2023)&lt;/DisplayText&gt;&lt;record&gt;&lt;rec-number&gt;42&lt;/rec-number&gt;&lt;foreign-keys&gt;&lt;key app="EN" db-id="92stxze02rwdwteeedrpas0htfx29za50wsw" timestamp="1693806035"&gt;42&lt;/key&gt;&lt;/foreign-keys&gt;&lt;ref-type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003B4116">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630BA9DA" w14:textId="310B6419"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517FECE2" w14:textId="1D0BCE34"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33AF6807" w14:textId="68F2606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6B36AAC8" w14:textId="356A3700"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B42BD7C" w14:textId="46CCC913"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SimSun"/>
                <w:sz w:val="16"/>
                <w:szCs w:val="16"/>
              </w:rPr>
            </w:pPr>
            <w:r w:rsidRPr="006A5A80">
              <w:rPr>
                <w:rFonts w:eastAsia="SimSun"/>
                <w:sz w:val="16"/>
                <w:szCs w:val="16"/>
              </w:rPr>
              <w:t>√</w:t>
            </w:r>
          </w:p>
        </w:tc>
      </w:tr>
    </w:tbl>
    <w:p w14:paraId="5FDF2F7A" w14:textId="43C50AA2"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89"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063C34">
        <w:rPr>
          <w:rFonts w:eastAsia="PMingLiU"/>
          <w:sz w:val="16"/>
          <w:szCs w:val="16"/>
          <w:lang w:val="en-US"/>
        </w:rPr>
        <w:instrText xml:space="preserve"> ADDIN EN.CITE &lt;EndNote&gt;&lt;Cite AuthorYear="1"&gt;&lt;Author&gt;Sui&lt;/Author&gt;&lt;Year&gt;2012&lt;/Year&gt;&lt;RecNum&gt;8&lt;/RecNum&gt;&lt;DisplayText&gt;Sui et al. (2012)&lt;/DisplayText&gt;&lt;record&gt;&lt;rec-number&gt;8&lt;/rec-number&gt;&lt;foreign-keys&gt;&lt;key app="EN" db-id="92stxze02rwdwteeedrpas0htfx29za50wsw" timestamp="1693806035"&gt;8&lt;/key&gt;&lt;/foreign-keys&gt;&lt;ref-type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3B411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Heading2"/>
        <w:spacing w:after="120"/>
        <w:rPr>
          <w:rFonts w:ascii="Times New Roman" w:hAnsi="Times New Roman"/>
        </w:rPr>
      </w:pPr>
      <w:bookmarkStart w:id="90" w:name="_c49m91hl2d4p" w:colFirst="0" w:colLast="0"/>
      <w:bookmarkStart w:id="91" w:name="_5w73peohap5j" w:colFirst="0" w:colLast="0"/>
      <w:bookmarkStart w:id="92" w:name="_Toc139718157"/>
      <w:bookmarkStart w:id="93" w:name="_Toc129530161"/>
      <w:bookmarkStart w:id="94" w:name="_Toc129530191"/>
      <w:bookmarkEnd w:id="89"/>
      <w:bookmarkEnd w:id="90"/>
      <w:bookmarkEnd w:id="91"/>
      <w:r>
        <w:rPr>
          <w:rFonts w:ascii="Times New Roman" w:hAnsi="Times New Roman"/>
        </w:rPr>
        <w:lastRenderedPageBreak/>
        <w:t>2.4</w:t>
      </w:r>
      <w:r w:rsidR="004F59A0" w:rsidRPr="00092DC4">
        <w:rPr>
          <w:rFonts w:ascii="Times New Roman" w:hAnsi="Times New Roman"/>
        </w:rPr>
        <w:t xml:space="preserve"> </w:t>
      </w:r>
      <w:r w:rsidR="00BA0079" w:rsidRPr="00092DC4">
        <w:rPr>
          <w:rFonts w:ascii="Times New Roman" w:hAnsi="Times New Roman"/>
        </w:rPr>
        <w:t>Analysis</w:t>
      </w:r>
      <w:bookmarkEnd w:id="92"/>
      <w:r w:rsidR="00BA0079" w:rsidRPr="00092DC4">
        <w:rPr>
          <w:rFonts w:ascii="Times New Roman" w:hAnsi="Times New Roman"/>
        </w:rPr>
        <w:t xml:space="preserve"> </w:t>
      </w:r>
      <w:bookmarkStart w:id="95" w:name="_Toc139718158"/>
      <w:bookmarkEnd w:id="93"/>
      <w:bookmarkEnd w:id="94"/>
    </w:p>
    <w:p w14:paraId="31648A57" w14:textId="031D707E"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w:t>
      </w:r>
      <w:r w:rsidR="003E79B4" w:rsidRPr="0071766D">
        <w:rPr>
          <w:rFonts w:eastAsiaTheme="minorEastAsia"/>
          <w:bCs/>
          <w:lang w:val="en-US"/>
        </w:rPr>
        <w:t>All</w:t>
      </w:r>
      <w:r w:rsidR="003E79B4">
        <w:rPr>
          <w:rFonts w:eastAsiaTheme="minorEastAsia"/>
          <w:bCs/>
          <w:lang w:val="en-US"/>
        </w:rPr>
        <w:t xml:space="preserve"> </w:t>
      </w:r>
      <w:r w:rsidR="003E79B4" w:rsidRPr="0071766D">
        <w:rPr>
          <w:rFonts w:eastAsiaTheme="minorEastAsia"/>
          <w:bCs/>
          <w:lang w:val="en-US"/>
        </w:rPr>
        <w:t xml:space="preserve">analyses in this paper were performed using the statistical software R </w:t>
      </w:r>
      <w:r w:rsidR="003E79B4" w:rsidRPr="0071766D">
        <w:rPr>
          <w:rFonts w:eastAsiaTheme="minorEastAsia"/>
          <w:bCs/>
          <w:lang w:val="en-US"/>
        </w:rPr>
        <w:fldChar w:fldCharType="begin"/>
      </w:r>
      <w:r w:rsidR="00063C34">
        <w:rPr>
          <w:rFonts w:eastAsiaTheme="minorEastAsia"/>
          <w:bCs/>
          <w:lang w:val="en-US"/>
        </w:rPr>
        <w:instrText xml:space="preserve"> ADDIN EN.CITE &lt;EndNote&gt;&lt;Cite&gt;&lt;Author&gt;R Core Team&lt;/Author&gt;&lt;Year&gt;2023&lt;/Year&gt;&lt;RecNum&gt;52&lt;/RecNum&gt;&lt;DisplayText&gt;(R Core Team, 2023)&lt;/DisplayText&gt;&lt;record&gt;&lt;rec-number&gt;52&lt;/rec-number&gt;&lt;foreign-keys&gt;&lt;key app="EN" db-id="92stxze02rwdwteeedrpas0htfx29za50wsw" timestamp="1693806035"&gt;52&lt;/key&gt;&lt;/foreign-keys&gt;&lt;ref-type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003E79B4" w:rsidRPr="0071766D">
        <w:rPr>
          <w:rFonts w:eastAsiaTheme="minorEastAsia"/>
          <w:bCs/>
          <w:lang w:val="en-US"/>
        </w:rPr>
        <w:fldChar w:fldCharType="separate"/>
      </w:r>
      <w:r w:rsidR="003E79B4" w:rsidRPr="0071766D">
        <w:rPr>
          <w:rFonts w:eastAsiaTheme="minorEastAsia"/>
          <w:bCs/>
          <w:noProof/>
          <w:lang w:val="en-US"/>
        </w:rPr>
        <w:t>(R Core Team, 2023)</w:t>
      </w:r>
      <w:r w:rsidR="003E79B4" w:rsidRPr="0071766D">
        <w:rPr>
          <w:rFonts w:eastAsiaTheme="minorEastAsia"/>
          <w:bCs/>
          <w:lang w:val="en-US"/>
        </w:rPr>
        <w:fldChar w:fldCharType="end"/>
      </w:r>
      <w:r w:rsidR="003E79B4" w:rsidRPr="0071766D">
        <w:rPr>
          <w:rFonts w:eastAsiaTheme="minorEastAsia"/>
          <w:bCs/>
          <w:lang w:val="en-US"/>
        </w:rPr>
        <w:t xml:space="preserve">. </w:t>
      </w:r>
      <w:r w:rsidRPr="001C2F36">
        <w:rPr>
          <w:lang w:val="en-US"/>
        </w:rPr>
        <w:t xml:space="preserve">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using the “RWiener” package</w:t>
      </w:r>
      <w:r w:rsidR="007D2E0B">
        <w:rPr>
          <w:lang w:val="en-US"/>
        </w:rPr>
        <w:t xml:space="preserve"> </w:t>
      </w:r>
      <w:r w:rsidR="007D2E0B">
        <w:rPr>
          <w:lang w:val="en-US"/>
        </w:rPr>
        <w:fldChar w:fldCharType="begin"/>
      </w:r>
      <w:r w:rsidR="00063C34">
        <w:rPr>
          <w:lang w:val="en-US"/>
        </w:rPr>
        <w:instrText xml:space="preserve"> ADDIN EN.CITE &lt;EndNote&gt;&lt;Cite&gt;&lt;Author&gt;Wabersich&lt;/Author&gt;&lt;Year&gt;2014&lt;/Year&gt;&lt;RecNum&gt;53&lt;/RecNum&gt;&lt;DisplayText&gt;(Wabersich &amp;amp; Vandekerckhove, 2014)&lt;/DisplayText&gt;&lt;record&gt;&lt;rec-number&gt;53&lt;/rec-number&gt;&lt;foreign-keys&gt;&lt;key app="EN" db-id="92stxze02rwdwteeedrpas0htfx29za50wsw" timestamp="1693806035"&gt;53&lt;/key&gt;&lt;/foreign-keys&gt;&lt;ref-type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p>
    <w:p w14:paraId="45228A64" w14:textId="63F3A6A7" w:rsidR="004742C6" w:rsidRPr="008C5BA8" w:rsidRDefault="008C5BA8" w:rsidP="00F82D1D">
      <w:pPr>
        <w:widowControl w:val="0"/>
        <w:ind w:firstLineChars="100" w:firstLine="240"/>
        <w:rPr>
          <w:rFonts w:eastAsiaTheme="minorEastAsia"/>
          <w:bCs/>
          <w:lang w:val="en-US"/>
        </w:rPr>
      </w:pPr>
      <w:r w:rsidRPr="008C5BA8">
        <w:rPr>
          <w:lang w:val="en-US"/>
        </w:rPr>
        <w:t>The visual representation of the current study's roadmap can be found in Figure 2 and will be further elucidated in the subsequent sections</w:t>
      </w:r>
      <w:r>
        <w:rPr>
          <w:lang w:val="en-US"/>
        </w:rPr>
        <w:t>.</w:t>
      </w:r>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 xml:space="preserve">baseline conditions. </w:t>
      </w:r>
      <w:r w:rsidR="00F82D1D">
        <w:rPr>
          <w:rFonts w:eastAsiaTheme="minorEastAsia" w:hint="eastAsia"/>
          <w:bCs/>
          <w:lang w:val="en-US"/>
        </w:rPr>
        <w:t>Then</w:t>
      </w:r>
      <w:r w:rsidR="00F82D1D">
        <w:rPr>
          <w:rFonts w:eastAsiaTheme="minorEastAsia"/>
          <w:bCs/>
          <w:lang w:val="en-US"/>
        </w:rPr>
        <w:t xml:space="preserve">, we </w:t>
      </w:r>
      <w:r w:rsidR="00F82D1D" w:rsidRPr="00F82D1D">
        <w:rPr>
          <w:rFonts w:eastAsiaTheme="minorEastAsia"/>
          <w:bCs/>
          <w:lang w:val="en-US"/>
        </w:rPr>
        <w:t xml:space="preserve">computed </w:t>
      </w:r>
      <w:r w:rsidR="00F82D1D">
        <w:rPr>
          <w:rFonts w:eastAsiaTheme="minorEastAsia"/>
          <w:bCs/>
          <w:lang w:val="en-US"/>
        </w:rPr>
        <w:t xml:space="preserve">the </w:t>
      </w:r>
      <w:r w:rsidR="00F82D1D" w:rsidRPr="00F82D1D">
        <w:rPr>
          <w:rFonts w:eastAsiaTheme="minorEastAsia"/>
          <w:bCs/>
          <w:lang w:val="en-US"/>
        </w:rPr>
        <w:t>effect</w:t>
      </w:r>
      <w:r w:rsidR="00F82D1D" w:rsidRPr="00A13540">
        <w:rPr>
          <w:color w:val="000000" w:themeColor="text1"/>
        </w:rPr>
        <w:t xml:space="preserve"> sizes</w:t>
      </w:r>
      <w:r w:rsidR="00F82D1D">
        <w:rPr>
          <w:color w:val="000000" w:themeColor="text1"/>
        </w:rPr>
        <w:t xml:space="preserve"> (</w:t>
      </w:r>
      <w:r w:rsidR="00F82D1D" w:rsidRPr="000E7624">
        <w:rPr>
          <w:color w:val="000000" w:themeColor="text1"/>
        </w:rPr>
        <w:t xml:space="preserve">Hedges’ </w:t>
      </w:r>
      <w:r w:rsidR="00F82D1D" w:rsidRPr="000E7624">
        <w:rPr>
          <w:i/>
          <w:iCs/>
          <w:color w:val="000000" w:themeColor="text1"/>
        </w:rPr>
        <w:t>g</w:t>
      </w:r>
      <w:r w:rsidR="00F82D1D">
        <w:rPr>
          <w:rFonts w:eastAsiaTheme="minorEastAsia"/>
          <w:bCs/>
          <w:lang w:val="en-US"/>
        </w:rPr>
        <w:t xml:space="preserve">) </w:t>
      </w:r>
      <w:r w:rsidR="00F82D1D" w:rsidRPr="0071766D">
        <w:rPr>
          <w:rFonts w:eastAsiaTheme="minorEastAsia"/>
          <w:bCs/>
          <w:lang w:val="en-US"/>
        </w:rPr>
        <w:t>of</w:t>
      </w:r>
      <w:r w:rsidR="00F82D1D">
        <w:rPr>
          <w:rFonts w:eastAsiaTheme="minorEastAsia"/>
          <w:bCs/>
          <w:lang w:val="en-US"/>
        </w:rPr>
        <w:t xml:space="preserve"> </w:t>
      </w:r>
      <w:r w:rsidR="00F82D1D" w:rsidRPr="0071766D">
        <w:rPr>
          <w:rFonts w:eastAsiaTheme="minorEastAsia"/>
          <w:bCs/>
          <w:lang w:val="en-US"/>
        </w:rPr>
        <w:t>these SPE measures</w:t>
      </w:r>
      <w:r w:rsidR="00F82D1D">
        <w:rPr>
          <w:rFonts w:eastAsiaTheme="minorEastAsia"/>
          <w:bCs/>
          <w:lang w:val="en-US"/>
        </w:rPr>
        <w:t xml:space="preserve">. </w:t>
      </w:r>
      <w:r w:rsidR="00F82D1D" w:rsidRPr="00F82D1D">
        <w:rPr>
          <w:rFonts w:eastAsiaTheme="minorEastAsia"/>
          <w:bCs/>
          <w:lang w:val="en-US"/>
        </w:rPr>
        <w:t xml:space="preserve">In addition to effect sizes, </w:t>
      </w:r>
      <w:r w:rsidR="00F82D1D">
        <w:rPr>
          <w:rFonts w:eastAsiaTheme="minorEastAsia"/>
          <w:bCs/>
          <w:lang w:val="en-US"/>
        </w:rPr>
        <w:t>we</w:t>
      </w:r>
      <w:r w:rsidR="00A83745" w:rsidRPr="0071766D">
        <w:rPr>
          <w:rFonts w:eastAsiaTheme="minorEastAsia"/>
          <w:bCs/>
          <w:lang w:val="en-US"/>
        </w:rPr>
        <w:t xml:space="preserve"> calculated the split-half reliabilit</w:t>
      </w:r>
      <w:r w:rsidR="00F82D1D">
        <w:rPr>
          <w:rFonts w:eastAsiaTheme="minorEastAsia"/>
          <w:bCs/>
          <w:lang w:val="en-US"/>
        </w:rPr>
        <w:t>y</w:t>
      </w:r>
      <w:r w:rsidR="00A83745" w:rsidRPr="0071766D">
        <w:rPr>
          <w:rFonts w:eastAsiaTheme="minorEastAsia"/>
          <w:bCs/>
          <w:lang w:val="en-US"/>
        </w:rPr>
        <w:t xml:space="preserve">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w:t>
      </w:r>
      <w:r w:rsidR="0030319F">
        <w:rPr>
          <w:rFonts w:eastAsiaTheme="minorEastAsia"/>
          <w:bCs/>
          <w:lang w:val="en-US"/>
        </w:rPr>
        <w:t xml:space="preserve">, see </w:t>
      </w:r>
      <w:r w:rsidR="00A8502A" w:rsidRPr="00CB0739">
        <w:t>Estimating the Reliability</w:t>
      </w:r>
      <w:r w:rsidR="00A8502A">
        <w:rPr>
          <w:rFonts w:eastAsiaTheme="minorEastAsia"/>
          <w:bCs/>
          <w:lang w:val="en-US"/>
        </w:rPr>
        <w:t xml:space="preserve"> Section </w:t>
      </w:r>
      <w:r w:rsidR="0030319F">
        <w:rPr>
          <w:rFonts w:eastAsiaTheme="minorEastAsia"/>
          <w:bCs/>
          <w:lang w:val="en-US"/>
        </w:rPr>
        <w:t>for details</w:t>
      </w:r>
      <w:r w:rsidR="00A83745" w:rsidRPr="0071766D">
        <w:rPr>
          <w:rFonts w:eastAsiaTheme="minorEastAsia"/>
          <w:bCs/>
          <w:lang w:val="en-US"/>
        </w:rPr>
        <w:t>).</w:t>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5DD287F0" w:rsidR="000F7D79" w:rsidRDefault="00A33890" w:rsidP="0018631E">
      <w:pPr>
        <w:widowControl w:val="0"/>
        <w:ind w:firstLineChars="100" w:firstLine="240"/>
        <w:jc w:val="center"/>
        <w:rPr>
          <w:rFonts w:eastAsiaTheme="minorEastAsia"/>
          <w:bCs/>
          <w:lang w:val="en-US"/>
        </w:rPr>
      </w:pPr>
      <w:r>
        <w:rPr>
          <w:noProof/>
        </w:rPr>
        <w:drawing>
          <wp:inline distT="0" distB="0" distL="0" distR="0" wp14:anchorId="6116687C" wp14:editId="695F98BC">
            <wp:extent cx="7597422" cy="42735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09071" cy="4280103"/>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10D4EFC"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469BDB69" w14:textId="11B057B5" w:rsidR="00A33890" w:rsidRPr="00A33890" w:rsidRDefault="00A33890" w:rsidP="00A33890">
      <w:pPr>
        <w:jc w:val="center"/>
        <w:rPr>
          <w:rFonts w:eastAsia="SimSun"/>
          <w:bCs/>
          <w:noProof/>
          <w:sz w:val="21"/>
          <w:szCs w:val="21"/>
          <w:lang w:val="en-US" w:eastAsia="zh-TW"/>
        </w:rPr>
      </w:pPr>
      <w:r w:rsidRPr="00E86A2E">
        <w:rPr>
          <w:rFonts w:eastAsia="SimSun"/>
          <w:bCs/>
          <w:i/>
          <w:iCs/>
          <w:noProof/>
          <w:sz w:val="21"/>
          <w:szCs w:val="21"/>
          <w:lang w:val="en-US" w:eastAsia="zh-TW"/>
        </w:rPr>
        <w:t>N</w:t>
      </w:r>
      <w:r>
        <w:rPr>
          <w:rFonts w:eastAsia="SimSun" w:hint="eastAsia"/>
          <w:bCs/>
          <w:i/>
          <w:iCs/>
          <w:noProof/>
          <w:sz w:val="21"/>
          <w:szCs w:val="21"/>
          <w:lang w:val="en-US"/>
        </w:rPr>
        <w:t>ote</w:t>
      </w:r>
      <w:r w:rsidRPr="00E86A2E">
        <w:rPr>
          <w:rFonts w:eastAsia="SimSun"/>
          <w:bCs/>
          <w:i/>
          <w:iCs/>
          <w:noProof/>
          <w:sz w:val="21"/>
          <w:szCs w:val="21"/>
          <w:lang w:val="en-US" w:eastAsia="zh-TW"/>
        </w:rPr>
        <w:t>:</w:t>
      </w:r>
      <w:r>
        <w:rPr>
          <w:rFonts w:eastAsia="SimSun"/>
          <w:bCs/>
          <w:i/>
          <w:iCs/>
          <w:noProof/>
          <w:sz w:val="21"/>
          <w:szCs w:val="21"/>
          <w:lang w:val="en-US" w:eastAsia="zh-TW"/>
        </w:rPr>
        <w:t xml:space="preserve"> </w:t>
      </w:r>
      <w:r w:rsidRPr="00A33890">
        <w:rPr>
          <w:rFonts w:eastAsia="SimSun"/>
          <w:bCs/>
          <w:noProof/>
          <w:sz w:val="21"/>
          <w:szCs w:val="21"/>
          <w:lang w:val="en-US" w:eastAsia="zh-TW"/>
        </w:rPr>
        <w:t>*One paper on Celebrity and one on Nonpersons, hence no suitable for a meta-analysis</w:t>
      </w:r>
    </w:p>
    <w:p w14:paraId="3759AF04" w14:textId="14E0455B" w:rsidR="00D35E9C" w:rsidRPr="00BC4A89" w:rsidRDefault="00D35E9C" w:rsidP="001C2F36">
      <w:pPr>
        <w:rPr>
          <w:lang w:val="en-US"/>
        </w:rPr>
      </w:pPr>
    </w:p>
    <w:p w14:paraId="75BDB20C" w14:textId="7F1D35CD" w:rsidR="00B56ABD" w:rsidRPr="00CB0739" w:rsidRDefault="00092DC4" w:rsidP="00CB0739">
      <w:pPr>
        <w:pStyle w:val="Heading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95"/>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ListParagraph"/>
        <w:numPr>
          <w:ilvl w:val="0"/>
          <w:numId w:val="13"/>
        </w:numPr>
        <w:rPr>
          <w:lang w:val="en-GB"/>
        </w:rPr>
      </w:pPr>
      <w:r w:rsidRPr="006A5A80">
        <w:rPr>
          <w:lang w:val="en-GB"/>
        </w:rPr>
        <w:lastRenderedPageBreak/>
        <w:t>Participant exclusion criteria</w:t>
      </w:r>
    </w:p>
    <w:p w14:paraId="57B4ED55" w14:textId="5615D04F" w:rsidR="00C87380" w:rsidRPr="004F59A0" w:rsidRDefault="004F59A0" w:rsidP="004F59A0">
      <w:pPr>
        <w:pStyle w:val="ListParagraph"/>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E7308B" w:rsidRDefault="00C06DF9" w:rsidP="004F59A0">
      <w:pPr>
        <w:pStyle w:val="ListParagraph"/>
        <w:numPr>
          <w:ilvl w:val="0"/>
          <w:numId w:val="25"/>
        </w:numPr>
        <w:rPr>
          <w:lang w:val="en-GB"/>
        </w:rPr>
      </w:pPr>
      <w:r w:rsidRPr="00E7308B">
        <w:rPr>
          <w:lang w:val="en-GB"/>
        </w:rPr>
        <w:t>p</w:t>
      </w:r>
      <w:r w:rsidR="004F59A0" w:rsidRPr="00E7308B">
        <w:rPr>
          <w:lang w:val="en-GB"/>
        </w:rPr>
        <w:t>articipants with an overall accuracy &lt; 0.5 is excluded from the analysis,</w:t>
      </w:r>
    </w:p>
    <w:p w14:paraId="022C5E1E" w14:textId="6DAF9D72" w:rsidR="00C87380" w:rsidRPr="004F59A0" w:rsidRDefault="00C06DF9" w:rsidP="004F59A0">
      <w:pPr>
        <w:pStyle w:val="ListParagraph"/>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ListParagraph"/>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ListParagraph"/>
        <w:numPr>
          <w:ilvl w:val="0"/>
          <w:numId w:val="26"/>
        </w:numPr>
        <w:rPr>
          <w:lang w:val="en-GB"/>
        </w:rPr>
      </w:pPr>
      <w:r>
        <w:rPr>
          <w:lang w:val="en-GB"/>
        </w:rPr>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ListParagraph"/>
        <w:numPr>
          <w:ilvl w:val="0"/>
          <w:numId w:val="26"/>
        </w:numPr>
        <w:rPr>
          <w:lang w:val="en-GB"/>
        </w:rPr>
      </w:pPr>
      <w:bookmarkStart w:id="96" w:name="_Toc129530163"/>
      <w:bookmarkStart w:id="97" w:name="_Toc129530193"/>
      <w:r>
        <w:rPr>
          <w:lang w:val="en-GB"/>
        </w:rPr>
        <w:t>t</w:t>
      </w:r>
      <w:r w:rsidR="00BC4A89">
        <w:rPr>
          <w:lang w:val="en-GB"/>
        </w:rPr>
        <w:t>he practice trials are excluded,</w:t>
      </w:r>
    </w:p>
    <w:p w14:paraId="403F6227" w14:textId="6AA526A7" w:rsidR="00BC4A89" w:rsidRPr="00D81540" w:rsidRDefault="00C06DF9" w:rsidP="00D81540">
      <w:pPr>
        <w:pStyle w:val="ListParagraph"/>
        <w:numPr>
          <w:ilvl w:val="0"/>
          <w:numId w:val="26"/>
        </w:numPr>
        <w:rPr>
          <w:lang w:val="en-GB"/>
        </w:rPr>
      </w:pPr>
      <w:r>
        <w:rPr>
          <w:lang w:val="en-US"/>
        </w:rPr>
        <w:t>t</w:t>
      </w:r>
      <w:r w:rsidR="00BC4A89">
        <w:rPr>
          <w:lang w:val="en-US"/>
        </w:rPr>
        <w:t xml:space="preserve">he </w:t>
      </w:r>
      <w:r w:rsidR="003B21CD">
        <w:rPr>
          <w:rFonts w:hint="eastAsia"/>
          <w:lang w:val="en-US"/>
        </w:rPr>
        <w:t>experimental</w:t>
      </w:r>
      <w:r w:rsidR="003B21CD">
        <w:rPr>
          <w:lang w:val="en-US"/>
        </w:rPr>
        <w:t xml:space="preserve"> design</w:t>
      </w:r>
      <w:r w:rsidR="00D81540" w:rsidRPr="00876295">
        <w:rPr>
          <w:rFonts w:eastAsiaTheme="minorEastAsia"/>
          <w:bCs/>
          <w:lang w:val="en-US"/>
        </w:rPr>
        <w:t xml:space="preserve"> involved independent variables</w:t>
      </w:r>
      <w:r w:rsidR="008C5BA8" w:rsidRPr="00D81540">
        <w:rPr>
          <w:rFonts w:eastAsiaTheme="minorEastAsia"/>
          <w:bCs/>
          <w:lang w:val="en-US"/>
        </w:rPr>
        <w:t xml:space="preserve"> </w:t>
      </w:r>
      <w:r w:rsidR="003B21CD">
        <w:rPr>
          <w:rFonts w:eastAsiaTheme="minorEastAsia"/>
          <w:bCs/>
          <w:lang w:val="en-US"/>
        </w:rPr>
        <w:t xml:space="preserve">more than self-referential and matching, </w:t>
      </w:r>
      <w:r w:rsidR="008C5BA8" w:rsidRPr="00D81540">
        <w:rPr>
          <w:rFonts w:eastAsiaTheme="minorEastAsia"/>
          <w:bCs/>
          <w:lang w:val="en-US"/>
        </w:rPr>
        <w:t xml:space="preserve">e.g., </w:t>
      </w:r>
      <w:r w:rsidR="003B21CD">
        <w:rPr>
          <w:rFonts w:eastAsiaTheme="minorEastAsia"/>
          <w:bCs/>
          <w:lang w:val="en-US"/>
        </w:rPr>
        <w:t xml:space="preserve">included valence of </w:t>
      </w:r>
      <w:r w:rsidR="00D81540" w:rsidRPr="00D81540">
        <w:rPr>
          <w:rFonts w:eastAsiaTheme="minorEastAsia" w:hint="eastAsia"/>
          <w:bCs/>
          <w:lang w:val="en-US"/>
        </w:rPr>
        <w:t>emotion</w:t>
      </w:r>
      <w:r w:rsidR="003B21CD">
        <w:rPr>
          <w:rFonts w:eastAsiaTheme="minorEastAsia"/>
          <w:bCs/>
          <w:lang w:val="en-US"/>
        </w:rPr>
        <w:t xml:space="preserve"> as a third independent variable</w:t>
      </w:r>
      <w:r w:rsidR="00BC4A89" w:rsidRPr="00D81540">
        <w:rPr>
          <w:rFonts w:eastAsiaTheme="minorEastAsia"/>
          <w:bCs/>
          <w:lang w:val="en-US"/>
        </w:rPr>
        <w:t>.</w:t>
      </w:r>
      <w:r w:rsidR="00BC4A89" w:rsidRPr="00D81540">
        <w:rPr>
          <w:lang w:val="en-US"/>
        </w:rPr>
        <w:t xml:space="preserve"> </w:t>
      </w:r>
    </w:p>
    <w:p w14:paraId="78613C37" w14:textId="77777777" w:rsidR="000E1499" w:rsidRPr="00BC4A89" w:rsidRDefault="000E1499" w:rsidP="000E1499">
      <w:pPr>
        <w:rPr>
          <w:rFonts w:eastAsiaTheme="minorEastAsia"/>
          <w:lang w:val="en-GB"/>
        </w:rPr>
      </w:pPr>
    </w:p>
    <w:p w14:paraId="6FB3E4E9" w14:textId="6BD8628C" w:rsidR="00C87380" w:rsidRPr="00CB0739" w:rsidRDefault="00092DC4" w:rsidP="00CB0739">
      <w:pPr>
        <w:pStyle w:val="Heading2"/>
        <w:spacing w:after="120"/>
        <w:rPr>
          <w:rFonts w:ascii="Times New Roman" w:hAnsi="Times New Roman"/>
        </w:rPr>
      </w:pPr>
      <w:bookmarkStart w:id="98" w:name="_Toc139718159"/>
      <w:bookmarkEnd w:id="96"/>
      <w:bookmarkEnd w:id="97"/>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98"/>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4DEC9E16" w14:textId="77777777" w:rsidR="0018631E"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S</w:t>
      </w:r>
      <w:r w:rsidR="00D66376">
        <w:rPr>
          <w:lang w:val="en-US"/>
        </w:rPr>
        <w:t>core</w:t>
      </w:r>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commentRangeStart w:id="99"/>
      <w:commentRangeStart w:id="100"/>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w:t>
      </w:r>
      <w:commentRangeEnd w:id="99"/>
      <w:r w:rsidR="00990C71">
        <w:rPr>
          <w:rStyle w:val="CommentReference"/>
        </w:rPr>
        <w:commentReference w:id="99"/>
      </w:r>
      <w:commentRangeEnd w:id="100"/>
      <w:r w:rsidR="008C5BA8">
        <w:rPr>
          <w:rStyle w:val="CommentReference"/>
        </w:rPr>
        <w:commentReference w:id="100"/>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w:t>
      </w:r>
    </w:p>
    <w:p w14:paraId="557F3181" w14:textId="09799FD7" w:rsidR="003B4581" w:rsidRPr="00CC406A" w:rsidRDefault="00043979" w:rsidP="0018631E">
      <w:pPr>
        <w:spacing w:line="276" w:lineRule="auto"/>
        <w:ind w:firstLineChars="100" w:firstLine="240"/>
        <w:jc w:val="center"/>
        <w:rPr>
          <w:lang w:val="en-US"/>
        </w:rPr>
      </w:pPr>
      <w:r>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101" w:name="_Toc129530164"/>
      <w:bookmarkStart w:id="102" w:name="_Toc129530194"/>
    </w:p>
    <w:p w14:paraId="1CCD7A4A" w14:textId="6895993D" w:rsidR="00190DD4" w:rsidRDefault="00C87380" w:rsidP="00190DD4">
      <w:pPr>
        <w:pStyle w:val="Heading2"/>
        <w:numPr>
          <w:ilvl w:val="2"/>
          <w:numId w:val="13"/>
        </w:numPr>
        <w:spacing w:after="120"/>
        <w:rPr>
          <w:rFonts w:ascii="Times New Roman" w:hAnsi="Times New Roman"/>
        </w:rPr>
      </w:pPr>
      <w:bookmarkStart w:id="103" w:name="_Toc139718160"/>
      <w:r w:rsidRPr="00CB0739">
        <w:rPr>
          <w:rFonts w:ascii="Times New Roman" w:hAnsi="Times New Roman"/>
        </w:rPr>
        <w:t xml:space="preserve">Estimating the </w:t>
      </w:r>
      <w:del w:id="104" w:author="Hu Chuan-Peng" w:date="2023-09-07T02:02:00Z">
        <w:r w:rsidR="00190DD4" w:rsidDel="00530669">
          <w:rPr>
            <w:rFonts w:ascii="Times New Roman" w:hAnsi="Times New Roman" w:hint="eastAsia"/>
          </w:rPr>
          <w:delText>Group</w:delText>
        </w:r>
        <w:r w:rsidR="00190DD4" w:rsidDel="00530669">
          <w:rPr>
            <w:rFonts w:ascii="Times New Roman" w:hAnsi="Times New Roman"/>
          </w:rPr>
          <w:delText>-</w:delText>
        </w:r>
        <w:r w:rsidR="00190DD4" w:rsidDel="00530669">
          <w:rPr>
            <w:rFonts w:ascii="Times New Roman" w:hAnsi="Times New Roman" w:hint="eastAsia"/>
          </w:rPr>
          <w:delText>level</w:delText>
        </w:r>
        <w:r w:rsidR="00190DD4" w:rsidDel="00530669">
          <w:rPr>
            <w:rFonts w:ascii="Times New Roman" w:hAnsi="Times New Roman"/>
          </w:rPr>
          <w:delText xml:space="preserve"> </w:delText>
        </w:r>
        <w:r w:rsidR="00190DD4" w:rsidDel="00530669">
          <w:rPr>
            <w:rFonts w:ascii="Times New Roman" w:hAnsi="Times New Roman" w:hint="eastAsia"/>
          </w:rPr>
          <w:delText>Effect</w:delText>
        </w:r>
      </w:del>
      <w:ins w:id="105" w:author="Hu Chuan-Peng" w:date="2023-09-07T02:02:00Z">
        <w:r w:rsidR="00530669">
          <w:rPr>
            <w:rFonts w:ascii="Times New Roman" w:hAnsi="Times New Roman"/>
          </w:rPr>
          <w:t>Robustness of SPE</w:t>
        </w:r>
      </w:ins>
    </w:p>
    <w:p w14:paraId="5AA6013A" w14:textId="567FAF8A" w:rsidR="00590945" w:rsidRDefault="00885F42" w:rsidP="00590945">
      <w:pPr>
        <w:ind w:firstLineChars="100" w:firstLine="245"/>
        <w:rPr>
          <w:b/>
        </w:rPr>
      </w:pPr>
      <w:r w:rsidRPr="00885F42">
        <w:rPr>
          <w:b/>
        </w:rPr>
        <w:t>Calculation of Effect Sizes</w:t>
      </w:r>
      <w:r w:rsidRPr="00590945">
        <w:rPr>
          <w:b/>
        </w:rPr>
        <w:t>.</w:t>
      </w:r>
      <w:r w:rsidR="00590945" w:rsidRPr="00590945">
        <w:rPr>
          <w:b/>
        </w:rPr>
        <w:t xml:space="preserve"> </w:t>
      </w:r>
    </w:p>
    <w:p w14:paraId="4BDC205A" w14:textId="3707E066" w:rsidR="00590945" w:rsidRDefault="00590945" w:rsidP="00872C6C">
      <w:pPr>
        <w:ind w:firstLineChars="100" w:firstLine="240"/>
        <w:rPr>
          <w:color w:val="000000" w:themeColor="text1"/>
        </w:rPr>
      </w:pPr>
      <w:r w:rsidRPr="00590945">
        <w:rPr>
          <w:rFonts w:hint="eastAsia"/>
          <w:color w:val="000000" w:themeColor="text1"/>
        </w:rPr>
        <w:t>In</w:t>
      </w:r>
      <w:r w:rsidRPr="00590945">
        <w:rPr>
          <w:color w:val="000000" w:themeColor="text1"/>
        </w:rPr>
        <w:t xml:space="preserve"> </w:t>
      </w:r>
      <w:r w:rsidRPr="00590945">
        <w:rPr>
          <w:rFonts w:hint="eastAsia"/>
          <w:color w:val="000000" w:themeColor="text1"/>
        </w:rPr>
        <w:t>this</w:t>
      </w:r>
      <w:r w:rsidRPr="00590945">
        <w:rPr>
          <w:color w:val="000000" w:themeColor="text1"/>
        </w:rPr>
        <w:t xml:space="preserve"> </w:t>
      </w:r>
      <w:r w:rsidRPr="00590945">
        <w:rPr>
          <w:rFonts w:hint="eastAsia"/>
          <w:color w:val="000000" w:themeColor="text1"/>
        </w:rPr>
        <w:t>study</w:t>
      </w:r>
      <w:r>
        <w:rPr>
          <w:color w:val="000000" w:themeColor="text1"/>
        </w:rPr>
        <w:t xml:space="preserve">, the </w:t>
      </w:r>
      <w:r w:rsidRPr="008F7E5D">
        <w:rPr>
          <w:lang w:val="en-US"/>
        </w:rPr>
        <w:t>robustness of experimental effects</w:t>
      </w:r>
      <w:r>
        <w:rPr>
          <w:lang w:val="en-US"/>
        </w:rPr>
        <w:t xml:space="preserve"> (</w:t>
      </w:r>
      <w:r w:rsidRPr="00A13540">
        <w:rPr>
          <w:color w:val="000000" w:themeColor="text1"/>
        </w:rPr>
        <w:t xml:space="preserve">group-level </w:t>
      </w:r>
      <w:r>
        <w:rPr>
          <w:color w:val="000000" w:themeColor="text1"/>
        </w:rPr>
        <w:t>effect</w:t>
      </w:r>
      <w:r>
        <w:rPr>
          <w:lang w:val="en-US"/>
        </w:rPr>
        <w:t xml:space="preserve">) of SPE in SPMT is calculated using </w:t>
      </w:r>
      <w:r w:rsidRPr="00A13540">
        <w:rPr>
          <w:color w:val="000000" w:themeColor="text1"/>
        </w:rPr>
        <w:t>meta-analytical assessment</w:t>
      </w:r>
      <w:r>
        <w:rPr>
          <w:color w:val="000000" w:themeColor="text1"/>
        </w:rPr>
        <w:t>s.</w:t>
      </w:r>
      <w:r w:rsidR="00872C6C">
        <w:rPr>
          <w:color w:val="000000" w:themeColor="text1"/>
        </w:rPr>
        <w:t xml:space="preserve"> </w:t>
      </w:r>
      <w:r w:rsidRPr="00A13540">
        <w:rPr>
          <w:color w:val="000000" w:themeColor="text1"/>
        </w:rPr>
        <w:t>In our analysis of effect sizes, we employed a random effects model as the primary approach, given the anticipated heterogeneity among participant sample</w:t>
      </w:r>
      <w:r>
        <w:rPr>
          <w:color w:val="000000" w:themeColor="text1"/>
        </w:rPr>
        <w:t xml:space="preserve"> </w:t>
      </w:r>
      <w:r w:rsidRPr="00722FD5">
        <w:rPr>
          <w:color w:val="000000" w:themeColor="text1"/>
        </w:rPr>
        <w:fldChar w:fldCharType="begin"/>
      </w:r>
      <w:r w:rsidRPr="00722FD5">
        <w:rPr>
          <w:color w:val="000000" w:themeColor="text1"/>
        </w:rPr>
        <w:instrText xml:space="preserve"> ADDIN EN.CITE &lt;EndNote&gt;&lt;Cite&gt;&lt;Author&gt;Page&lt;/Author&gt;&lt;Year&gt;2021&lt;/Year&gt;&lt;RecNum&gt;1&lt;/RecNum&gt;&lt;DisplayText&gt;(Page et al., 2021)&lt;/DisplayText&gt;&lt;record&gt;&lt;rec-number&gt;1&lt;/rec-number&gt;&lt;foreign-keys&gt;&lt;key app="EN" db-id="xsd00vax3ptfepeasazpavzr220p2rz9t29s" timestamp="1688098916"&gt;1&lt;/key&gt;&lt;/foreign-keys&gt;&lt;ref-type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reviews&lt;/title&gt;&lt;secondary-title&gt;Journal of clinical epidemiology&lt;/secondary-title&gt;&lt;/titles&gt;&lt;periodical&gt;&lt;full-title&gt;Journal of clinical epidemiology&lt;/full-title&gt;&lt;/periodical&gt;&lt;pages&gt;178-189&lt;/pages&gt;&lt;volume&gt;134&lt;/volume&gt;&lt;keywords&gt;&lt;keyword&gt;Checklist&lt;/keyword&gt;&lt;keyword&gt;Systematic review&lt;/keyword&gt;&lt;keyword&gt;Transparency&lt;/keyword&gt;&lt;keyword&gt;Reporting guideline&lt;/keyword&gt;&lt;keyword&gt;Reproducibility&lt;/keyword&gt;&lt;keyword&gt;Meta-analysis&lt;/keyword&gt;&lt;keyword&gt;Index Medicus&lt;/keyword&gt;&lt;/keywords&gt;&lt;dates&gt;&lt;year&gt;2021&lt;/year&gt;&lt;/dates&gt;&lt;pub-location&gt;United States&lt;/pub-location&gt;&lt;publisher&gt;Elsevier Inc&lt;/publisher&gt;&lt;isbn&gt;0895-4356&lt;/isbn&gt;&lt;urls&gt;&lt;/urls&gt;&lt;electronic-resource-num&gt;10.1016/j.jclinepi.2021.03.001&lt;/electronic-resource-num&gt;&lt;/record&gt;&lt;/Cite&gt;&lt;/EndNote&gt;</w:instrText>
      </w:r>
      <w:r w:rsidRPr="00722FD5">
        <w:rPr>
          <w:color w:val="000000" w:themeColor="text1"/>
        </w:rPr>
        <w:fldChar w:fldCharType="separate"/>
      </w:r>
      <w:r w:rsidRPr="00722FD5">
        <w:rPr>
          <w:color w:val="000000" w:themeColor="text1"/>
        </w:rPr>
        <w:t>(Page et al., 2021)</w:t>
      </w:r>
      <w:r w:rsidRPr="00722FD5">
        <w:rPr>
          <w:color w:val="000000" w:themeColor="text1"/>
        </w:rPr>
        <w:fldChar w:fldCharType="end"/>
      </w:r>
      <w:r w:rsidRPr="00722FD5">
        <w:rPr>
          <w:color w:val="000000" w:themeColor="text1"/>
        </w:rPr>
        <w:t>.</w:t>
      </w:r>
      <w:r>
        <w:rPr>
          <w:color w:val="000000" w:themeColor="text1"/>
        </w:rPr>
        <w:t xml:space="preserve"> The</w:t>
      </w:r>
      <w:r w:rsidRPr="000E7624">
        <w:rPr>
          <w:color w:val="000000" w:themeColor="text1"/>
        </w:rPr>
        <w:t xml:space="preserve"> effect size index used for all outcome measures is Hedges’ </w:t>
      </w:r>
      <w:r w:rsidRPr="00722FD5">
        <w:rPr>
          <w:i/>
          <w:iCs/>
          <w:color w:val="000000" w:themeColor="text1"/>
        </w:rPr>
        <w:t>g</w:t>
      </w:r>
      <w:r w:rsidRPr="000E7624">
        <w:rPr>
          <w:color w:val="000000" w:themeColor="text1"/>
        </w:rPr>
        <w:t>,</w:t>
      </w:r>
      <w:r w:rsidRPr="00722FD5">
        <w:rPr>
          <w:color w:val="000000" w:themeColor="text1"/>
        </w:rPr>
        <w:t xml:space="preserve"> </w:t>
      </w:r>
      <w:r w:rsidRPr="000E7624">
        <w:rPr>
          <w:color w:val="000000" w:themeColor="text1"/>
        </w:rPr>
        <w:t xml:space="preserve">a correction of Cohen's </w:t>
      </w:r>
      <w:r w:rsidRPr="00722FD5">
        <w:rPr>
          <w:i/>
          <w:iCs/>
          <w:color w:val="000000" w:themeColor="text1"/>
        </w:rPr>
        <w:t>d</w:t>
      </w:r>
      <w:r w:rsidRPr="000E7624">
        <w:rPr>
          <w:color w:val="000000" w:themeColor="text1"/>
        </w:rPr>
        <w:t xml:space="preserve"> that accounts for bias in small sample sizes</w:t>
      </w:r>
      <w:r>
        <w:rPr>
          <w:color w:val="000000" w:themeColor="text1"/>
        </w:rPr>
        <w:t xml:space="preserve"> </w:t>
      </w:r>
      <w:r>
        <w:rPr>
          <w:color w:val="000000" w:themeColor="text1"/>
        </w:rPr>
        <w:fldChar w:fldCharType="begin"/>
      </w:r>
      <w:r>
        <w:rPr>
          <w:color w:val="000000" w:themeColor="text1"/>
        </w:rPr>
        <w:instrText xml:space="preserve"> ADDIN EN.CITE &lt;EndNote&gt;&lt;Cite&gt;&lt;Author&gt;Hedges&lt;/Author&gt;&lt;Year&gt;2014&lt;/Year&gt;&lt;RecNum&gt;85&lt;/RecNum&gt;&lt;DisplayText&gt;(Hedges &amp;amp; Olkin, 2014)&lt;/DisplayText&gt;&lt;record&gt;&lt;rec-number&gt;85&lt;/rec-number&gt;&lt;foreign-keys&gt;&lt;key app="EN" db-id="92stxze02rwdwteeedrpas0htfx29za50wsw" timestamp="1693813451"&gt;85&lt;/key&gt;&lt;/foreign-keys&gt;&lt;ref-type name="Book"&gt;6&lt;/ref-type&gt;&lt;contributors&gt;&lt;authors&gt;&lt;author&gt;Hedges, Larry V&lt;/author&gt;&lt;author&gt;Olkin, Ingram&lt;/author&gt;&lt;/authors&gt;&lt;/contributors&gt;&lt;titles&gt;&lt;title&gt;Statistical methods for meta-analysis&lt;/title&gt;&lt;/titles&gt;&lt;dates&gt;&lt;year&gt;2014&lt;/year&gt;&lt;/dates&gt;&lt;publisher&gt;Academic press&lt;/publisher&gt;&lt;isbn&gt;0080570658&lt;/isbn&gt;&lt;urls&gt;&lt;/urls&gt;&lt;/record&gt;&lt;/Cite&gt;&lt;/EndNote&gt;</w:instrText>
      </w:r>
      <w:r>
        <w:rPr>
          <w:color w:val="000000" w:themeColor="text1"/>
        </w:rPr>
        <w:fldChar w:fldCharType="separate"/>
      </w:r>
      <w:r>
        <w:rPr>
          <w:color w:val="000000" w:themeColor="text1"/>
        </w:rPr>
        <w:t>(Hedges &amp; Olkin, 2014)</w:t>
      </w:r>
      <w:r>
        <w:rPr>
          <w:color w:val="000000" w:themeColor="text1"/>
        </w:rPr>
        <w:fldChar w:fldCharType="end"/>
      </w:r>
      <w:r w:rsidRPr="00722FD5">
        <w:rPr>
          <w:color w:val="000000" w:themeColor="text1"/>
        </w:rPr>
        <w:t xml:space="preserve">, </w:t>
      </w:r>
      <w:r w:rsidRPr="000E7624">
        <w:rPr>
          <w:color w:val="000000" w:themeColor="text1"/>
        </w:rPr>
        <w:t xml:space="preserve">which represents the </w:t>
      </w:r>
      <w:r w:rsidRPr="00722FD5">
        <w:rPr>
          <w:color w:val="000000" w:themeColor="text1"/>
        </w:rPr>
        <w:t xml:space="preserve">magnitude of the difference between the self and </w:t>
      </w:r>
      <w:r>
        <w:rPr>
          <w:color w:val="000000" w:themeColor="text1"/>
        </w:rPr>
        <w:t>baseline</w:t>
      </w:r>
      <w:r w:rsidRPr="00722FD5">
        <w:rPr>
          <w:color w:val="000000" w:themeColor="text1"/>
        </w:rPr>
        <w:t xml:space="preserve"> condition</w:t>
      </w:r>
      <w:r>
        <w:rPr>
          <w:color w:val="000000" w:themeColor="text1"/>
        </w:rPr>
        <w:t>.</w:t>
      </w:r>
      <w:r w:rsidR="00872C6C">
        <w:rPr>
          <w:color w:val="000000" w:themeColor="text1"/>
        </w:rPr>
        <w:t xml:space="preserve"> </w:t>
      </w:r>
      <w:r w:rsidR="00872C6C" w:rsidRPr="00872C6C">
        <w:rPr>
          <w:color w:val="000000" w:themeColor="text1"/>
        </w:rPr>
        <w:t xml:space="preserve">Descriptive statistics, including sample size, mean, and standard deviation, are employed to calculate </w:t>
      </w:r>
      <w:r w:rsidR="00872C6C" w:rsidRPr="000E7624">
        <w:rPr>
          <w:color w:val="000000" w:themeColor="text1"/>
        </w:rPr>
        <w:t xml:space="preserve">Hedges’ </w:t>
      </w:r>
      <w:r w:rsidR="00872C6C" w:rsidRPr="00722FD5">
        <w:rPr>
          <w:i/>
          <w:iCs/>
          <w:color w:val="000000" w:themeColor="text1"/>
        </w:rPr>
        <w:t>g</w:t>
      </w:r>
      <w:r w:rsidR="00872C6C" w:rsidRPr="00872C6C">
        <w:rPr>
          <w:color w:val="000000" w:themeColor="text1"/>
        </w:rPr>
        <w:t xml:space="preserve"> from the datasets.</w:t>
      </w:r>
    </w:p>
    <w:p w14:paraId="208C908F" w14:textId="3D2D5AC5" w:rsidR="00590945" w:rsidRPr="00872C6C" w:rsidRDefault="00590945" w:rsidP="00872C6C">
      <w:pPr>
        <w:ind w:firstLineChars="100" w:firstLine="240"/>
        <w:rPr>
          <w:color w:val="000000" w:themeColor="text1"/>
        </w:rPr>
      </w:pPr>
      <w:r w:rsidRPr="00722FD5">
        <w:rPr>
          <w:color w:val="000000" w:themeColor="text1"/>
        </w:rPr>
        <w:t xml:space="preserve">When calculating Hedges' </w:t>
      </w:r>
      <w:r w:rsidRPr="00530669">
        <w:rPr>
          <w:i/>
          <w:iCs/>
          <w:color w:val="000000" w:themeColor="text1"/>
          <w:rPrChange w:id="106" w:author="Hu Chuan-Peng" w:date="2023-09-07T02:01:00Z">
            <w:rPr>
              <w:color w:val="000000" w:themeColor="text1"/>
            </w:rPr>
          </w:rPrChange>
        </w:rPr>
        <w:t>g</w:t>
      </w:r>
      <w:r w:rsidRPr="00722FD5">
        <w:rPr>
          <w:color w:val="000000" w:themeColor="text1"/>
        </w:rPr>
        <w:t xml:space="preserve"> using Reaction Time</w:t>
      </w:r>
      <w:r>
        <w:rPr>
          <w:color w:val="000000" w:themeColor="text1"/>
        </w:rPr>
        <w:t xml:space="preserve"> and Efficiency</w:t>
      </w:r>
      <w:r w:rsidRPr="00722FD5">
        <w:rPr>
          <w:color w:val="000000" w:themeColor="text1"/>
        </w:rPr>
        <w:t xml:space="preserve">, a negative value indicates a perceptual bias towards associating stimuli with the self rather than with </w:t>
      </w:r>
      <w:r>
        <w:rPr>
          <w:color w:val="000000" w:themeColor="text1"/>
        </w:rPr>
        <w:t>baseline</w:t>
      </w:r>
      <w:r w:rsidRPr="00722FD5">
        <w:rPr>
          <w:color w:val="000000" w:themeColor="text1"/>
        </w:rPr>
        <w:t xml:space="preserve"> associations</w:t>
      </w:r>
      <w:r>
        <w:rPr>
          <w:color w:val="000000" w:themeColor="text1"/>
        </w:rPr>
        <w:t xml:space="preserve">. </w:t>
      </w:r>
      <w:r w:rsidRPr="00590945">
        <w:rPr>
          <w:color w:val="000000" w:themeColor="text1"/>
        </w:rPr>
        <w:t>Conversely, for the remaining outcome variables, a positive value indicates this bias.</w:t>
      </w:r>
      <w:r w:rsidR="00872C6C">
        <w:rPr>
          <w:color w:val="000000" w:themeColor="text1"/>
        </w:rPr>
        <w:t xml:space="preserve"> </w:t>
      </w:r>
      <w:r w:rsidRPr="00590945">
        <w:rPr>
          <w:color w:val="000000" w:themeColor="text1"/>
        </w:rPr>
        <w:t xml:space="preserve">For the estimation and interpretation of effect sizes, the </w:t>
      </w:r>
      <w:r w:rsidRPr="00590945">
        <w:rPr>
          <w:rFonts w:hint="eastAsia"/>
          <w:color w:val="000000" w:themeColor="text1"/>
        </w:rPr>
        <w:t>absolute</w:t>
      </w:r>
      <w:r w:rsidRPr="00590945">
        <w:rPr>
          <w:color w:val="000000" w:themeColor="text1"/>
        </w:rPr>
        <w:t xml:space="preserve"> </w:t>
      </w:r>
      <w:r w:rsidRPr="00590945">
        <w:rPr>
          <w:rFonts w:hint="eastAsia"/>
          <w:color w:val="000000" w:themeColor="text1"/>
        </w:rPr>
        <w:t>value</w:t>
      </w:r>
      <w:r w:rsidRPr="00590945">
        <w:rPr>
          <w:color w:val="000000" w:themeColor="text1"/>
        </w:rPr>
        <w:t xml:space="preserve"> </w:t>
      </w:r>
      <w:r w:rsidRPr="00590945">
        <w:rPr>
          <w:rFonts w:hint="eastAsia"/>
          <w:color w:val="000000" w:themeColor="text1"/>
        </w:rPr>
        <w:t>of</w:t>
      </w:r>
      <w:r w:rsidRPr="00590945">
        <w:rPr>
          <w:color w:val="000000" w:themeColor="text1"/>
        </w:rPr>
        <w:t xml:space="preserve"> effect size around 0.2 is interpreted as small effect size, around 0.5 as medium effect size, and around 0.8 as large effect size (Fritz et al., 2012; Hedges &amp; Olkin, 1985). </w:t>
      </w:r>
    </w:p>
    <w:p w14:paraId="41321246" w14:textId="0D0ABEDB" w:rsidR="00163DAA" w:rsidRPr="00190DD4" w:rsidRDefault="00190DD4" w:rsidP="00190DD4">
      <w:pPr>
        <w:pStyle w:val="Heading2"/>
        <w:numPr>
          <w:ilvl w:val="2"/>
          <w:numId w:val="13"/>
        </w:numPr>
        <w:spacing w:after="120"/>
        <w:rPr>
          <w:rFonts w:ascii="Times New Roman" w:hAnsi="Times New Roman"/>
        </w:rPr>
      </w:pPr>
      <w:r w:rsidRPr="00CB0739">
        <w:rPr>
          <w:rFonts w:ascii="Times New Roman" w:hAnsi="Times New Roman"/>
        </w:rPr>
        <w:lastRenderedPageBreak/>
        <w:t xml:space="preserve">Estimating the </w:t>
      </w:r>
      <w:r w:rsidR="00C87380" w:rsidRPr="00190DD4">
        <w:rPr>
          <w:rFonts w:ascii="Times New Roman" w:hAnsi="Times New Roman"/>
        </w:rPr>
        <w:t>Reliability</w:t>
      </w:r>
      <w:bookmarkEnd w:id="101"/>
      <w:bookmarkEnd w:id="102"/>
      <w:bookmarkEnd w:id="103"/>
      <w:ins w:id="107" w:author="Hu Chuan-Peng" w:date="2023-09-07T02:02:00Z">
        <w:r w:rsidR="00530669">
          <w:rPr>
            <w:rFonts w:ascii="Times New Roman" w:hAnsi="Times New Roman"/>
          </w:rPr>
          <w:t xml:space="preserve"> of SPE</w:t>
        </w:r>
      </w:ins>
    </w:p>
    <w:p w14:paraId="754EA65C" w14:textId="1F275EB6" w:rsidR="00BC4A89" w:rsidRPr="004D31C4" w:rsidRDefault="00BC4A89" w:rsidP="00BC4A89">
      <w:pPr>
        <w:ind w:firstLineChars="100" w:firstLine="245"/>
        <w:rPr>
          <w:lang w:val="en-US"/>
        </w:rPr>
      </w:pPr>
      <w:bookmarkStart w:id="108" w:name="_Toc129530165"/>
      <w:bookmarkStart w:id="109"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063C34">
        <w:instrText xml:space="preserve"> ADDIN EN.CITE &lt;EndNote&gt;&lt;Cite&gt;&lt;Author&gt;Pronk&lt;/Author&gt;&lt;Year&gt;2022&lt;/Year&gt;&lt;RecNum&gt;18&lt;/RecNum&gt;&lt;DisplayText&gt;(Kahveci et al., 2022; Pronk et al., 2022)&lt;/DisplayText&gt;&lt;record&gt;&lt;rec-number&gt;18&lt;/rec-number&gt;&lt;foreign-keys&gt;&lt;key app="EN" db-id="92stxze02rwdwteeedrpas0htfx29za50wsw" timestamp="1693806035"&gt;18&lt;/key&gt;&lt;/foreign-keys&gt;&lt;ref-type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54&lt;/RecNum&gt;&lt;record&gt;&lt;rec-number&gt;54&lt;/rec-number&gt;&lt;foreign-keys&gt;&lt;key app="EN" db-id="92stxze02rwdwteeedrpas0htfx29za50wsw" timestamp="1693806035"&gt;54&lt;/key&gt;&lt;/foreign-keys&gt;&lt;ref-type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sidR="003B4116">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110" w:name="OLE_LINK1"/>
      <w:r>
        <w:t xml:space="preserve"> The Monte Carlo approach </w:t>
      </w:r>
      <w:r w:rsidR="007F03A8" w:rsidRPr="00092DC4">
        <w:t>is</w:t>
      </w:r>
      <w:r>
        <w:t xml:space="preserve"> similar to the permutation approach, but iterates the process multiple times, usually thousands of times, to calculate the average and 95% confidence intervals of the split-half reliability. </w:t>
      </w:r>
      <w:bookmarkEnd w:id="110"/>
    </w:p>
    <w:p w14:paraId="59932210" w14:textId="790FD1CF" w:rsidR="00EA25BD" w:rsidRDefault="00BC4A89" w:rsidP="00E00D31">
      <w:pPr>
        <w:ind w:firstLineChars="100" w:firstLine="240"/>
      </w:pPr>
      <w:r>
        <w:t xml:space="preserve">In our analyses, we first stratified data by conditions and then employed the above four splitting approaches </w:t>
      </w:r>
      <w:r>
        <w:fldChar w:fldCharType="begin"/>
      </w:r>
      <w:r w:rsidR="00063C34">
        <w:instrText xml:space="preserve"> ADDIN EN.CITE &lt;EndNote&gt;&lt;Cite&gt;&lt;Author&gt;Pronk&lt;/Author&gt;&lt;Year&gt;2022&lt;/Year&gt;&lt;RecNum&gt;18&lt;/RecNum&gt;&lt;DisplayText&gt;(Pronk et al., 2022)&lt;/DisplayText&gt;&lt;record&gt;&lt;rec-number&gt;18&lt;/rec-number&gt;&lt;foreign-keys&gt;&lt;key app="EN" db-id="92stxze02rwdwteeedrpas0htfx29za50wsw" timestamp="1693806035"&gt;18&lt;/key&gt;&lt;/foreign-keys&gt;&lt;ref-type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r w:rsidR="00E00D31">
        <w:t xml:space="preserve"> </w:t>
      </w:r>
      <w:r w:rsidRPr="00EA25BD">
        <w:t xml:space="preserve">Finally, after computing the split-half reliability coefficients for each dataset, substantial variations were observed across the datasets. To derive a more accurate estimation of the average split-half reliability for each SPE measures, we synthesized these reliability coefficients via a meta-analytical approach. We weighed the reliability coefficients based on the trial numbers of each study because the number of trials significantly influences the reliability of cognitive experiments (Kucina et al.2023) (see also Supplementary Fig. 4 for our exploratory analysis). The weighted-average reliabilities was calculated use the “aggregate.escalc” function in the “metafor” Package </w:t>
      </w:r>
      <w:r>
        <w:fldChar w:fldCharType="begin"/>
      </w:r>
      <w:r w:rsidR="00063C34">
        <w:instrText xml:space="preserve"> ADDIN EN.CITE &lt;EndNote&gt;&lt;Cite&gt;&lt;Author&gt;Viechtbauer&lt;/Author&gt;&lt;Year&gt;2010&lt;/Year&gt;&lt;RecNum&gt;55&lt;/RecNum&gt;&lt;DisplayText&gt;(Viechtbauer, 2010)&lt;/DisplayText&gt;&lt;record&gt;&lt;rec-number&gt;55&lt;/rec-number&gt;&lt;foreign-keys&gt;&lt;key app="EN" db-id="92stxze02rwdwteeedrpas0htfx29za50wsw" timestamp="1693806035"&gt;55&lt;/key&gt;&lt;/foreign-keys&gt;&lt;ref-type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108"/>
      <w:bookmarkEnd w:id="109"/>
    </w:p>
    <w:p w14:paraId="72B0CAB2" w14:textId="2630B493"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Pr="00EA25BD">
        <w:rPr>
          <w:rFonts w:hint="eastAsia"/>
        </w:rPr>
        <w:t>o</w:t>
      </w:r>
      <w:r w:rsidRPr="00EA25BD">
        <w:t xml:space="preserve">f 0.70 is “acceptable”, and a value greater than 0.8 means excellent reliability </w:t>
      </w:r>
      <w:r w:rsidRPr="00EA25BD">
        <w:fldChar w:fldCharType="begin"/>
      </w:r>
      <w:r w:rsidR="00063C34">
        <w:instrText xml:space="preserve"> ADDIN EN.CITE &lt;EndNote&gt;&lt;Cite&gt;&lt;Author&gt;Cicchetti&lt;/Author&gt;&lt;Year&gt;1981&lt;/Year&gt;&lt;RecNum&gt;56&lt;/RecNum&gt;&lt;DisplayText&gt;(Cicchetti &amp;amp; Sparrow, 1981; Kupper &amp;amp; Hafner, 1989)&lt;/DisplayText&gt;&lt;record&gt;&lt;rec-number&gt;56&lt;/rec-number&gt;&lt;foreign-keys&gt;&lt;key app="EN" db-id="92stxze02rwdwteeedrpas0htfx29za50wsw" timestamp="1693806035"&gt;56&lt;/key&gt;&lt;/foreign-keys&gt;&lt;ref-type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57&lt;/RecNum&gt;&lt;record&gt;&lt;rec-number&gt;57&lt;/rec-number&gt;&lt;foreign-keys&gt;&lt;key app="EN" db-id="92stxze02rwdwteeedrpas0htfx29za50wsw" timestamp="1693806035"&gt;57&lt;/key&gt;&lt;/foreign-keys&gt;&lt;ref-type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0E58F26E" w14:textId="1A515B7D" w:rsidR="00063C34" w:rsidRPr="00063C34" w:rsidRDefault="00A160B8" w:rsidP="00E569AF">
      <w:pPr>
        <w:ind w:firstLineChars="100" w:firstLine="245"/>
        <w:rPr>
          <w:lang w:val="en-US"/>
        </w:rPr>
      </w:pPr>
      <w:r>
        <w:rPr>
          <w:rFonts w:eastAsia="Calibri"/>
          <w:b/>
          <w:lang w:val="en-US"/>
        </w:rPr>
        <w:t>Test-Retest Reliability (ICC).</w:t>
      </w:r>
      <w:r w:rsidR="00063C34">
        <w:rPr>
          <w:rFonts w:eastAsia="Calibri"/>
          <w:b/>
          <w:lang w:val="en-US"/>
        </w:rPr>
        <w:t xml:space="preserve"> </w:t>
      </w:r>
      <w:r w:rsidR="00063C34" w:rsidRPr="00063C34">
        <w:rPr>
          <w:lang w:val="en-US"/>
        </w:rPr>
        <w:t>The Intraclass Correlation Coefficient (ICC) serves as a widely recognized measure for evaluating test-retest reliability</w:t>
      </w:r>
      <w:r w:rsidR="00063C34">
        <w:rPr>
          <w:lang w:val="en-US"/>
        </w:rPr>
        <w:t xml:space="preserve"> </w:t>
      </w:r>
      <w:r w:rsidR="00954F33" w:rsidRPr="00222B51">
        <w:rPr>
          <w:lang w:val="en-US"/>
        </w:rPr>
        <w:fldChar w:fldCharType="begin"/>
      </w:r>
      <w:r w:rsidR="00063C34">
        <w:rPr>
          <w:lang w:val="en-US"/>
        </w:rPr>
        <w:instrText xml:space="preserve"> ADDIN EN.CITE &lt;EndNote&gt;&lt;Cite&gt;&lt;Author&gt;Fisher&lt;/Author&gt;&lt;Year&gt;1992&lt;/Year&gt;&lt;RecNum&gt;58&lt;/RecNum&gt;&lt;DisplayText&gt;(Fisher, 1992)&lt;/DisplayText&gt;&lt;record&gt;&lt;rec-number&gt;58&lt;/rec-number&gt;&lt;foreign-keys&gt;&lt;key app="EN" db-id="92stxze02rwdwteeedrpas0htfx29za50wsw" timestamp="1693806035"&gt;58&lt;/key&gt;&lt;/foreign-keys&gt;&lt;ref-type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E569AF">
        <w:rPr>
          <w:lang w:val="en-US"/>
        </w:rPr>
        <w:t xml:space="preserve"> </w:t>
      </w:r>
      <w:r w:rsidR="00063C34" w:rsidRPr="00063C34">
        <w:rPr>
          <w:lang w:val="en-US"/>
        </w:rPr>
        <w:t>Differing from the Pearson correlation coefficient, which primarily quantifies the linear association between two continuous variables,</w:t>
      </w:r>
      <w:r w:rsidR="00063C34">
        <w:rPr>
          <w:lang w:val="en-US"/>
        </w:rPr>
        <w:t xml:space="preserve"> </w:t>
      </w:r>
      <w:r w:rsidR="00222B51" w:rsidRPr="00222B51">
        <w:rPr>
          <w:lang w:val="en-US"/>
        </w:rPr>
        <w:t>the ICC extends its prowess to scenarios involving multiple measurements taken on the same subjects</w:t>
      </w:r>
      <w:r w:rsidR="00222B51">
        <w:rPr>
          <w:lang w:val="en-US"/>
        </w:rPr>
        <w:t xml:space="preserve">, while also </w:t>
      </w:r>
      <w:commentRangeStart w:id="111"/>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063C34">
        <w:rPr>
          <w:rFonts w:eastAsia="Calibri"/>
          <w:bCs/>
          <w:lang w:val="en-US"/>
        </w:rPr>
        <w:t xml:space="preserve"> </w:t>
      </w:r>
      <w:r w:rsidR="00063C34">
        <w:rPr>
          <w:rFonts w:eastAsia="Calibri"/>
          <w:bCs/>
          <w:lang w:val="en-US"/>
        </w:rPr>
        <w:fldChar w:fldCharType="begin"/>
      </w:r>
      <w:r w:rsidR="00063C34">
        <w:rPr>
          <w:rFonts w:eastAsia="Calibri"/>
          <w:bCs/>
          <w:lang w:val="en-US"/>
        </w:rPr>
        <w:instrText xml:space="preserve"> ADDIN EN.CITE &lt;EndNote&gt;&lt;Cite&gt;&lt;Author&gt;Koo&lt;/Author&gt;&lt;Year&gt;2016&lt;/Year&gt;&lt;RecNum&gt;60&lt;/RecNum&gt;&lt;DisplayText&gt;(Koo &amp;amp; Li, 2016)&lt;/DisplayText&gt;&lt;record&gt;&lt;rec-number&gt;60&lt;/rec-number&gt;&lt;foreign-keys&gt;&lt;key app="EN" db-id="92stxze02rwdwteeedrpas0htfx29za50wsw" timestamp="1693806035"&gt;60&lt;/key&gt;&lt;/foreign-keys&gt;&lt;ref-type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063C34">
        <w:rPr>
          <w:rFonts w:eastAsia="Calibri"/>
          <w:bCs/>
          <w:lang w:val="en-US"/>
        </w:rPr>
        <w:fldChar w:fldCharType="separate"/>
      </w:r>
      <w:r w:rsidR="00063C34">
        <w:rPr>
          <w:rFonts w:eastAsia="Calibri"/>
          <w:bCs/>
          <w:noProof/>
          <w:lang w:val="en-US"/>
        </w:rPr>
        <w:t>(Koo &amp; Li, 2016)</w:t>
      </w:r>
      <w:r w:rsidR="00063C34">
        <w:rPr>
          <w:rFonts w:eastAsia="Calibri"/>
          <w:bCs/>
          <w:lang w:val="en-US"/>
        </w:rPr>
        <w:fldChar w:fldCharType="end"/>
      </w:r>
      <w:r w:rsidR="00954F33" w:rsidRPr="000314AD">
        <w:rPr>
          <w:rFonts w:eastAsia="Calibri"/>
          <w:bCs/>
          <w:lang w:val="en-US"/>
        </w:rPr>
        <w:t>.</w:t>
      </w:r>
      <w:r w:rsidR="00954F33" w:rsidRPr="000314AD">
        <w:rPr>
          <w:rFonts w:eastAsia="Calibri"/>
          <w:b/>
          <w:lang w:val="en-US"/>
        </w:rPr>
        <w:t xml:space="preserve"> </w:t>
      </w:r>
      <w:commentRangeEnd w:id="111"/>
      <w:r w:rsidR="00954F33">
        <w:rPr>
          <w:rStyle w:val="CommentReference"/>
        </w:rPr>
        <w:commentReference w:id="111"/>
      </w:r>
    </w:p>
    <w:p w14:paraId="3BD3EE17" w14:textId="04EC1763" w:rsidR="00A37F7F" w:rsidRDefault="00063C34" w:rsidP="00063C34">
      <w:pPr>
        <w:ind w:firstLineChars="100" w:firstLine="240"/>
        <w:rPr>
          <w:lang w:val="en-US"/>
        </w:rPr>
      </w:pPr>
      <w:r>
        <w:rPr>
          <w:rFonts w:eastAsia="Calibri"/>
          <w:bCs/>
          <w:lang w:val="en-US"/>
        </w:rPr>
        <w:t>Since o</w:t>
      </w:r>
      <w:r w:rsidR="000314AD" w:rsidRPr="000314AD">
        <w:rPr>
          <w:rFonts w:eastAsia="Calibri"/>
          <w:bCs/>
          <w:lang w:val="en-US"/>
        </w:rPr>
        <w:t xml:space="preserve">ur primary aim is to evaluate the appropriateness of the </w:t>
      </w:r>
      <w:r w:rsidR="000314AD">
        <w:rPr>
          <w:rFonts w:eastAsia="Calibri"/>
          <w:bCs/>
          <w:lang w:val="en-US"/>
        </w:rPr>
        <w:t xml:space="preserve">SPMT </w:t>
      </w:r>
      <w:r w:rsidR="000314AD" w:rsidRPr="000314AD">
        <w:rPr>
          <w:rFonts w:eastAsia="Calibri"/>
          <w:bCs/>
          <w:lang w:val="en-US"/>
        </w:rPr>
        <w:t>in assessing individual differences and</w:t>
      </w:r>
      <w:r>
        <w:rPr>
          <w:rFonts w:eastAsia="Calibri"/>
          <w:bCs/>
          <w:lang w:val="en-US"/>
        </w:rPr>
        <w:t xml:space="preserve"> repeated administration, t</w:t>
      </w:r>
      <w:r w:rsidR="000314AD" w:rsidRPr="000314AD">
        <w:rPr>
          <w:rFonts w:eastAsia="Calibri"/>
          <w:bCs/>
          <w:lang w:val="en-US"/>
        </w:rPr>
        <w:t xml:space="preserve">o achieve this objective, </w:t>
      </w:r>
      <w:r w:rsidR="00954F33" w:rsidRPr="00063C34">
        <w:rPr>
          <w:rFonts w:eastAsia="Calibri"/>
          <w:bCs/>
          <w:lang w:val="en-US"/>
        </w:rPr>
        <w:t>we assessed the test-retest reliability of the six outcome variables for our dataset that involved test-retest sessions</w:t>
      </w:r>
      <w:r>
        <w:rPr>
          <w:rFonts w:eastAsia="Calibri"/>
          <w:bCs/>
          <w:lang w:val="en-US"/>
        </w:rPr>
        <w:t xml:space="preserve"> </w:t>
      </w:r>
      <w:r w:rsidR="00954F33" w:rsidRPr="00063C34">
        <w:rPr>
          <w:rFonts w:eastAsia="Calibri"/>
          <w:bCs/>
          <w:lang w:val="en-US"/>
        </w:rPr>
        <w:t>using</w:t>
      </w:r>
      <w:r w:rsidR="00867DBC">
        <w:rPr>
          <w:rFonts w:eastAsia="Calibri"/>
          <w:bCs/>
          <w:lang w:val="en-US"/>
        </w:rPr>
        <w:t xml:space="preserve"> the function “ICC” in the</w:t>
      </w:r>
      <w:r w:rsidR="00954F33" w:rsidRPr="00063C34">
        <w:rPr>
          <w:rFonts w:eastAsia="Calibri"/>
          <w:bCs/>
          <w:lang w:val="en-US"/>
        </w:rPr>
        <w:t xml:space="preserve"> “psych” package </w:t>
      </w:r>
      <w:r w:rsidR="00954F33" w:rsidRPr="00063C34">
        <w:rPr>
          <w:rFonts w:eastAsia="Calibri"/>
          <w:bCs/>
          <w:lang w:val="en-US"/>
        </w:rPr>
        <w:fldChar w:fldCharType="begin"/>
      </w:r>
      <w:r>
        <w:rPr>
          <w:rFonts w:eastAsia="Calibri"/>
          <w:bCs/>
          <w:lang w:val="en-US"/>
        </w:rPr>
        <w:instrText xml:space="preserve"> ADDIN EN.CITE &lt;EndNote&gt;&lt;Cite&gt;&lt;Author&gt;Revelle&lt;/Author&gt;&lt;Year&gt;2017&lt;/Year&gt;&lt;RecNum&gt;59&lt;/RecNum&gt;&lt;DisplayText&gt;(Revelle, 2017)&lt;/DisplayText&gt;&lt;record&gt;&lt;rec-number&gt;59&lt;/rec-number&gt;&lt;foreign-keys&gt;&lt;key app="EN" db-id="92stxze02rwdwteeedrpas0htfx29za50wsw" timestamp="1693806035"&gt;59&lt;/key&gt;&lt;/foreign-keys&gt;&lt;ref-type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sidRPr="00063C34">
        <w:rPr>
          <w:rFonts w:eastAsia="Calibri"/>
          <w:bCs/>
          <w:lang w:val="en-US"/>
        </w:rPr>
        <w:fldChar w:fldCharType="separate"/>
      </w:r>
      <w:r w:rsidR="00954F33" w:rsidRPr="00063C34">
        <w:rPr>
          <w:rFonts w:eastAsia="Calibri"/>
          <w:bCs/>
          <w:noProof/>
          <w:lang w:val="en-US"/>
        </w:rPr>
        <w:t>(Revelle, 2017)</w:t>
      </w:r>
      <w:r w:rsidR="00954F33" w:rsidRPr="00063C34">
        <w:rPr>
          <w:rFonts w:eastAsia="Calibri"/>
          <w:bCs/>
          <w:lang w:val="en-US"/>
        </w:rPr>
        <w:fldChar w:fldCharType="end"/>
      </w:r>
      <w:r w:rsidR="00954F33" w:rsidRPr="00063C34">
        <w:rPr>
          <w:rFonts w:eastAsia="Calibri"/>
          <w:bCs/>
          <w:lang w:val="en-US"/>
        </w:rPr>
        <w:t>.</w:t>
      </w:r>
      <w:r>
        <w:rPr>
          <w:rFonts w:eastAsia="Calibri"/>
          <w:bCs/>
          <w:lang w:val="en-US"/>
        </w:rPr>
        <w:t xml:space="preserve"> </w:t>
      </w:r>
      <w:r w:rsidRPr="00954F33">
        <w:rPr>
          <w:rFonts w:eastAsia="Calibri"/>
          <w:bCs/>
          <w:lang w:val="en-US"/>
        </w:rPr>
        <w:t xml:space="preserve">We </w:t>
      </w:r>
      <w:r w:rsidRPr="000314AD">
        <w:rPr>
          <w:rFonts w:eastAsia="Calibri"/>
          <w:bCs/>
          <w:lang w:val="en-US"/>
        </w:rPr>
        <w:t xml:space="preserve">focused on using </w:t>
      </w:r>
      <w:r w:rsidRPr="00063C34">
        <w:rPr>
          <w:rFonts w:eastAsia="Calibri"/>
          <w:bCs/>
          <w:lang w:val="en-US"/>
        </w:rPr>
        <w:t xml:space="preserve">the </w:t>
      </w:r>
      <w:r w:rsidRPr="001E2F6F">
        <w:rPr>
          <w:rFonts w:eastAsia="Calibri"/>
          <w:bCs/>
          <w:lang w:val="en-US"/>
        </w:rPr>
        <w:t>Two-way random effect</w:t>
      </w:r>
      <w:r>
        <w:rPr>
          <w:rFonts w:eastAsia="Calibri"/>
          <w:bCs/>
          <w:lang w:val="en-US"/>
        </w:rPr>
        <w:t xml:space="preserve"> model (</w:t>
      </w:r>
      <w:r w:rsidRPr="000314AD">
        <w:rPr>
          <w:rFonts w:eastAsia="Calibri"/>
          <w:bCs/>
          <w:lang w:val="en-US"/>
        </w:rPr>
        <w:t>ICC</w:t>
      </w:r>
      <w:r>
        <w:rPr>
          <w:rFonts w:eastAsia="Calibri"/>
          <w:bCs/>
          <w:lang w:val="en-US"/>
        </w:rPr>
        <w:t>2)</w:t>
      </w:r>
      <w:r w:rsidRPr="000314AD">
        <w:rPr>
          <w:rFonts w:eastAsia="Calibri"/>
          <w:bCs/>
          <w:lang w:val="en-US"/>
        </w:rPr>
        <w:t xml:space="preserve"> </w:t>
      </w:r>
      <w:r>
        <w:rPr>
          <w:rFonts w:eastAsia="Calibri"/>
          <w:bCs/>
          <w:lang w:val="en-US"/>
        </w:rPr>
        <w:t xml:space="preserve">within </w:t>
      </w:r>
      <w:r w:rsidRPr="000314AD">
        <w:rPr>
          <w:rFonts w:eastAsia="Calibri"/>
          <w:bCs/>
          <w:lang w:val="en-US"/>
        </w:rPr>
        <w:t>the ICC family</w:t>
      </w:r>
      <w:r>
        <w:rPr>
          <w:rFonts w:eastAsia="Calibri"/>
          <w:bCs/>
          <w:lang w:val="en-US"/>
        </w:rPr>
        <w:t xml:space="preserve"> </w: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 </w:instrText>
      </w:r>
      <w:r>
        <w:rPr>
          <w:rFonts w:eastAsia="Calibri"/>
          <w:bCs/>
          <w:lang w:val="en-US"/>
        </w:rPr>
        <w:fldChar w:fldCharType="begin">
          <w:fldData xml:space="preserve">PEVuZE5vdGU+PENpdGU+PEF1dGhvcj5DaGVuPC9BdXRob3I+PFllYXI+MjAxODwvWWVhcj48UmVj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</w:fldData>
        </w:fldChar>
      </w:r>
      <w:r>
        <w:rPr>
          <w:rFonts w:eastAsia="Calibri"/>
          <w:bCs/>
          <w:lang w:val="en-US"/>
        </w:rPr>
        <w:instrText xml:space="preserve"> ADDIN EN.CITE.DATA </w:instrText>
      </w:r>
      <w:r>
        <w:rPr>
          <w:rFonts w:eastAsia="Calibri"/>
          <w:bCs/>
          <w:lang w:val="en-US"/>
        </w:rPr>
      </w:r>
      <w:r>
        <w:rPr>
          <w:rFonts w:eastAsia="Calibri"/>
          <w:bCs/>
          <w:lang w:val="en-US"/>
        </w:rPr>
        <w:fldChar w:fldCharType="end"/>
      </w:r>
      <w:r>
        <w:rPr>
          <w:rFonts w:eastAsia="Calibri"/>
          <w:bCs/>
          <w:lang w:val="en-US"/>
        </w:rPr>
      </w:r>
      <w:r>
        <w:rPr>
          <w:rFonts w:eastAsia="Calibri"/>
          <w:bCs/>
          <w:lang w:val="en-US"/>
        </w:rPr>
        <w:fldChar w:fldCharType="separate"/>
      </w:r>
      <w:r>
        <w:rPr>
          <w:rFonts w:eastAsia="Calibri"/>
          <w:bCs/>
          <w:lang w:val="en-US"/>
        </w:rPr>
        <w:t>(Chen et al., 2018; Xu et al., 2023)</w:t>
      </w:r>
      <w:r>
        <w:rPr>
          <w:rFonts w:eastAsia="Calibri"/>
          <w:bCs/>
          <w:lang w:val="en-US"/>
        </w:rPr>
        <w:fldChar w:fldCharType="end"/>
      </w:r>
      <w:r>
        <w:rPr>
          <w:rFonts w:eastAsia="Calibri"/>
          <w:bCs/>
          <w:lang w:val="en-US"/>
        </w:rPr>
        <w:t xml:space="preserve">. ICC2 </w:t>
      </w:r>
      <w:r w:rsidRPr="00063C34">
        <w:rPr>
          <w:rFonts w:eastAsia="Calibri"/>
          <w:bCs/>
          <w:lang w:val="en-US"/>
        </w:rPr>
        <w:t>gives an estimate of the</w:t>
      </w:r>
      <w:r>
        <w:rPr>
          <w:rFonts w:eastAsia="Calibri"/>
          <w:bCs/>
          <w:lang w:val="en-US"/>
        </w:rPr>
        <w:t xml:space="preserve"> </w:t>
      </w:r>
      <w:r w:rsidRPr="00063C34">
        <w:rPr>
          <w:rFonts w:eastAsia="Calibri"/>
          <w:bCs/>
          <w:lang w:val="en-US"/>
        </w:rPr>
        <w:t>proportion of total variance in measurements that is attributed to between-subjects variability (individual differences) and within-subjects variability (variability due to repeated measurements)</w:t>
      </w:r>
      <w:r>
        <w:rPr>
          <w:rFonts w:eastAsia="Calibri"/>
          <w:bCs/>
          <w:lang w:val="en-US"/>
        </w:rPr>
        <w:t xml:space="preserve"> </w:t>
      </w:r>
      <w:r>
        <w:rPr>
          <w:rFonts w:eastAsia="Calibri"/>
          <w:bCs/>
          <w:lang w:val="en-US"/>
        </w:rPr>
        <w:fldChar w:fldCharType="begin"/>
      </w:r>
      <w:r>
        <w:rPr>
          <w:rFonts w:eastAsia="Calibri"/>
          <w:bCs/>
          <w:lang w:val="en-US"/>
        </w:rPr>
        <w:instrText xml:space="preserve"> ADDIN EN.CITE &lt;EndNote&gt;&lt;Cite&gt;&lt;Author&gt;Xu&lt;/Author&gt;&lt;Year&gt;2023&lt;/Year&gt;&lt;RecNum&gt;84&lt;/RecNum&gt;&lt;DisplayText&gt;(Xu et al., 2023)&lt;/DisplayText&gt;&lt;record&gt;&lt;rec-number&gt;84&lt;/rec-number&gt;&lt;foreign-keys&gt;&lt;key app="EN" db-id="92stxze02rwdwteeedrpas0htfx29za50wsw" timestamp="1693806167"&gt;84&lt;/key&gt;&lt;/foreign-keys&gt;&lt;ref-type name="Journal Article"&gt;17&lt;/ref-type&gt;&lt;contributors&gt;&lt;authors&gt;&lt;author&gt;Xu, Ting&lt;/author&gt;&lt;author&gt;Kiar, Gregory&lt;/author&gt;&lt;author&gt;Cho, Jae Wook&lt;/author&gt;&lt;author&gt;Bridgeford, Eric W.&lt;/author&gt;&lt;author&gt;Nikolaidis, Aki&lt;/author&gt;&lt;author&gt;Vogelstein, Joshua T.&lt;/author&gt;&lt;author&gt;Milham, Michael P.&lt;/author&gt;&lt;/authors&gt;&lt;/contributors&gt;&lt;titles&gt;&lt;title&gt;ReX: an integrative tool for quantifying and optimizing measurement reliability for the study of individual differences&lt;/title&gt;&lt;secondary-title&gt;Nature Methods&lt;/secondary-title&gt;&lt;/titles&gt;&lt;periodical&gt;&lt;full-title&gt;Nature Methods&lt;/full-title&gt;&lt;/periodical&gt;&lt;pages&gt;1025-1028&lt;/pages&gt;&lt;volume&gt;20&lt;/volume&gt;&lt;number&gt;7&lt;/number&gt;&lt;dates&gt;&lt;year&gt;2023&lt;/year&gt;&lt;pub-dates&gt;&lt;date&gt;2023/07/01&lt;/date&gt;&lt;/pub-dates&gt;&lt;/dates&gt;&lt;isbn&gt;1548-7105&lt;/isbn&gt;&lt;urls&gt;&lt;related-urls&gt;&lt;url&gt;https://doi.org/10.1038/s41592-023-01901-3&lt;/url&gt;&lt;/related-urls&gt;&lt;/urls&gt;&lt;electronic-resource-num&gt;10.1038/s41592-023-01901-3&lt;/electronic-resource-num&gt;&lt;/record&gt;&lt;/Cite&gt;&lt;/EndNote&gt;</w:instrText>
      </w:r>
      <w:r>
        <w:rPr>
          <w:rFonts w:eastAsia="Calibri"/>
          <w:bCs/>
          <w:lang w:val="en-US"/>
        </w:rPr>
        <w:fldChar w:fldCharType="separate"/>
      </w:r>
      <w:r>
        <w:rPr>
          <w:rFonts w:eastAsia="Calibri"/>
          <w:bCs/>
          <w:noProof/>
          <w:lang w:val="en-US"/>
        </w:rPr>
        <w:t>(Xu et al., 2023)</w:t>
      </w:r>
      <w:r>
        <w:rPr>
          <w:rFonts w:eastAsia="Calibri"/>
          <w:bCs/>
          <w:lang w:val="en-US"/>
        </w:rPr>
        <w:fldChar w:fldCharType="end"/>
      </w:r>
      <w:r w:rsidR="00A160B8">
        <w:rPr>
          <w:lang w:val="en-US"/>
        </w:rPr>
        <w:t xml:space="preserve">. </w:t>
      </w:r>
      <w:r w:rsidR="008A54B2" w:rsidRPr="005E5670">
        <w:rPr>
          <w:lang w:val="en-US"/>
        </w:rPr>
        <w:t>For the calculation of ICC2 estimates, the formula is:</w:t>
      </w:r>
    </w:p>
    <w:p w14:paraId="40FFCC9D" w14:textId="4A00A652" w:rsidR="00063C34" w:rsidRPr="00222B51" w:rsidRDefault="00063C34" w:rsidP="00063C34">
      <w:pPr>
        <w:rPr>
          <w:rFonts w:eastAsia="Calibri"/>
          <w:b/>
          <w:lang w:val="en-US"/>
        </w:rPr>
      </w:pPr>
      <w:r>
        <w:rPr>
          <w:noProof/>
          <w:lang w:val="en-US"/>
        </w:rPr>
        <w:lastRenderedPageBreak/>
        <w:drawing>
          <wp:inline distT="0" distB="0" distL="0" distR="0" wp14:anchorId="75BC1C2A" wp14:editId="513383B2">
            <wp:extent cx="5793828" cy="719896"/>
            <wp:effectExtent l="0" t="0" r="0" b="4445"/>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91985" cy="756943"/>
                    </a:xfrm>
                    <a:prstGeom prst="rect">
                      <a:avLst/>
                    </a:prstGeom>
                  </pic:spPr>
                </pic:pic>
              </a:graphicData>
            </a:graphic>
          </wp:inline>
        </w:drawing>
      </w:r>
    </w:p>
    <w:p w14:paraId="6E051C89" w14:textId="55249E04" w:rsidR="00063C34" w:rsidRDefault="00063C34" w:rsidP="00063C34">
      <w:pPr>
        <w:rPr>
          <w:lang w:val="en-US"/>
        </w:rPr>
      </w:pPr>
      <w:r w:rsidRPr="008A54B2">
        <w:rPr>
          <w:lang w:val="en-US"/>
        </w:rPr>
        <w:t xml:space="preserve">where MSBS is the mean square between subjects, MSE is the mean square error, MSBM is the mean square between measurements, </w:t>
      </w:r>
      <w:r w:rsidRPr="00063C34">
        <w:rPr>
          <w:i/>
          <w:iCs/>
          <w:lang w:val="en-US"/>
        </w:rPr>
        <w:t>k</w:t>
      </w:r>
      <w:r w:rsidRPr="008A54B2">
        <w:rPr>
          <w:lang w:val="en-US"/>
        </w:rPr>
        <w:t xml:space="preserve"> is the number of measurements, </w:t>
      </w:r>
      <w:r w:rsidRPr="00063C34">
        <w:rPr>
          <w:i/>
          <w:iCs/>
          <w:lang w:val="en-US"/>
        </w:rPr>
        <w:t>n</w:t>
      </w:r>
      <w:r w:rsidRPr="008A54B2">
        <w:rPr>
          <w:lang w:val="en-US"/>
        </w:rPr>
        <w:t xml:space="preserve"> is number of participants.</w:t>
      </w:r>
    </w:p>
    <w:p w14:paraId="4C0B88A3" w14:textId="1B5A308C" w:rsidR="00A22B49" w:rsidRPr="00063C34" w:rsidRDefault="00063C34" w:rsidP="00063C34">
      <w:pPr>
        <w:ind w:firstLineChars="100" w:firstLine="240"/>
        <w:rPr>
          <w:rFonts w:eastAsia="Calibri"/>
          <w:bCs/>
          <w:lang w:val="en-US"/>
        </w:rPr>
      </w:pPr>
      <w:r w:rsidRPr="00063C34">
        <w:rPr>
          <w:rFonts w:eastAsia="Calibri"/>
          <w:bCs/>
          <w:lang w:val="en-US"/>
        </w:rPr>
        <w:t xml:space="preserve"> </w:t>
      </w:r>
      <w:r w:rsidR="00D66376" w:rsidRPr="00063C34">
        <w:rPr>
          <w:rFonts w:eastAsia="Calibri"/>
          <w:bCs/>
          <w:lang w:val="en-US"/>
        </w:rPr>
        <w:t xml:space="preserve">The traditional benchmarks for interpreting ICC values are as follows: ICC less than 0.50 suggests poor reliability; ICC between 0.50 and 0.75 suggests moderate reliability; ICC between 0.75 </w:t>
      </w:r>
      <w:r w:rsidR="00D66376" w:rsidRPr="00063C34">
        <w:rPr>
          <w:rFonts w:eastAsia="Calibri" w:hint="eastAsia"/>
          <w:bCs/>
          <w:lang w:val="en-US"/>
        </w:rPr>
        <w:t>and</w:t>
      </w:r>
      <w:r w:rsidR="00D66376" w:rsidRPr="00063C34">
        <w:rPr>
          <w:rFonts w:eastAsia="Calibri"/>
          <w:bCs/>
          <w:lang w:val="en-US"/>
        </w:rPr>
        <w:t xml:space="preserve"> 0.9 suggests good reliability; ICC above 0.9 suggests excellent reliability</w:t>
      </w:r>
      <w:r w:rsidR="00A37F7F" w:rsidRPr="00063C34">
        <w:rPr>
          <w:rFonts w:eastAsia="Calibri"/>
          <w:bCs/>
          <w:lang w:val="en-US"/>
        </w:rPr>
        <w:t xml:space="preserve"> </w:t>
      </w:r>
      <w:r w:rsidR="00B3449B" w:rsidRPr="00063C34">
        <w:rPr>
          <w:rFonts w:eastAsia="Calibri"/>
          <w:bCs/>
          <w:lang w:val="en-US"/>
        </w:rPr>
        <w:fldChar w:fldCharType="begin"/>
      </w:r>
      <w:r w:rsidRPr="00063C34">
        <w:rPr>
          <w:rFonts w:eastAsia="Calibri"/>
          <w:bCs/>
          <w:lang w:val="en-US"/>
        </w:rPr>
        <w:instrText xml:space="preserve"> ADDIN EN.CITE &lt;EndNote&gt;&lt;Cite&gt;&lt;Author&gt;Cicchetti&lt;/Author&gt;&lt;Year&gt;1981&lt;/Year&gt;&lt;RecNum&gt;56&lt;/RecNum&gt;&lt;DisplayText&gt;(Cicchetti &amp;amp; Sparrow, 1981; Kupper &amp;amp; Hafner, 1989)&lt;/DisplayText&gt;&lt;record&gt;&lt;rec-number&gt;56&lt;/rec-number&gt;&lt;foreign-keys&gt;&lt;key app="EN" db-id="92stxze02rwdwteeedrpas0htfx29za50wsw" timestamp="1693806035"&gt;56&lt;/key&gt;&lt;/foreign-keys&gt;&lt;ref-type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57&lt;/RecNum&gt;&lt;record&gt;&lt;rec-number&gt;57&lt;/rec-number&gt;&lt;foreign-keys&gt;&lt;key app="EN" db-id="92stxze02rwdwteeedrpas0htfx29za50wsw" timestamp="1693806035"&gt;57&lt;/key&gt;&lt;/foreign-keys&gt;&lt;ref-type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063C34">
        <w:rPr>
          <w:rFonts w:eastAsia="Calibri"/>
          <w:bCs/>
          <w:lang w:val="en-US"/>
        </w:rPr>
        <w:fldChar w:fldCharType="separate"/>
      </w:r>
      <w:r w:rsidR="00B3449B" w:rsidRPr="00063C34">
        <w:rPr>
          <w:rFonts w:eastAsia="Calibri"/>
          <w:bCs/>
          <w:lang w:val="en-US"/>
        </w:rPr>
        <w:t>(Cicchetti &amp; Sparrow, 1981; Kupper &amp; Hafner, 1989)</w:t>
      </w:r>
      <w:r w:rsidR="00B3449B" w:rsidRPr="00063C34">
        <w:rPr>
          <w:rFonts w:eastAsia="Calibri"/>
          <w:bCs/>
          <w:lang w:val="en-US"/>
        </w:rPr>
        <w:fldChar w:fldCharType="end"/>
      </w:r>
      <w:r w:rsidR="002F4F19" w:rsidRPr="00063C34">
        <w:rPr>
          <w:rFonts w:eastAsia="Calibri"/>
          <w:bCs/>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Heading1"/>
        <w:keepNext w:val="0"/>
        <w:keepLines w:val="0"/>
        <w:spacing w:after="240"/>
        <w:rPr>
          <w:rFonts w:eastAsia="Calibri"/>
          <w:b/>
          <w:sz w:val="42"/>
          <w:szCs w:val="42"/>
        </w:rPr>
      </w:pPr>
      <w:r w:rsidRPr="00092DC4">
        <w:rPr>
          <w:rFonts w:eastAsia="Calibri"/>
          <w:b/>
          <w:sz w:val="42"/>
          <w:szCs w:val="42"/>
        </w:rPr>
        <w:t>3 Deviation from Preregistration</w:t>
      </w:r>
    </w:p>
    <w:p w14:paraId="091FDDE5" w14:textId="235B3469" w:rsidR="00063C34" w:rsidRDefault="00092DC4" w:rsidP="00872C6C">
      <w:pPr>
        <w:ind w:firstLineChars="100" w:firstLine="240"/>
        <w:rPr>
          <w:lang w:val="en-US"/>
        </w:rPr>
      </w:pPr>
      <w:r>
        <w:rPr>
          <w:lang w:val="en-US"/>
        </w:rPr>
        <w:t xml:space="preserve">We adhere to our pre-registration plan as much as possible, however, there are a few differences between the current report and </w:t>
      </w:r>
      <w:r w:rsidR="00B634A0">
        <w:rPr>
          <w:rFonts w:hint="eastAsia"/>
          <w:lang w:val="en-US"/>
        </w:rPr>
        <w:t>pre-</w:t>
      </w:r>
      <w:r>
        <w:rPr>
          <w:lang w:val="en-US"/>
        </w:rPr>
        <w:t>registration document.</w:t>
      </w:r>
      <w:r w:rsidR="00872C6C">
        <w:rPr>
          <w:lang w:val="en-US"/>
        </w:rPr>
        <w:t xml:space="preserve"> </w:t>
      </w:r>
      <w:r>
        <w:rPr>
          <w:lang w:val="en-US"/>
        </w:rPr>
        <w:t xml:space="preserve">First, </w:t>
      </w:r>
      <w:r w:rsidR="00063C34">
        <w:rPr>
          <w:lang w:val="en-US"/>
        </w:rPr>
        <w:t>i</w:t>
      </w:r>
      <w:r w:rsidR="00063C34" w:rsidRPr="00063C34">
        <w:rPr>
          <w:lang w:val="en-US"/>
        </w:rPr>
        <w:t xml:space="preserve">n our initial preregistration plan, we did not anticipate conducting an analysis on the group-level effect </w:t>
      </w:r>
      <w:r w:rsidR="00063C34">
        <w:rPr>
          <w:lang w:val="en-US"/>
        </w:rPr>
        <w:t>of</w:t>
      </w:r>
      <w:r w:rsidR="00872C6C">
        <w:rPr>
          <w:lang w:val="en-US"/>
        </w:rPr>
        <w:t xml:space="preserve"> </w:t>
      </w:r>
      <w:r w:rsidR="00063C34">
        <w:rPr>
          <w:lang w:val="en-US"/>
        </w:rPr>
        <w:t xml:space="preserve">SPE </w:t>
      </w:r>
      <w:r w:rsidR="00063C34" w:rsidRPr="00063C34">
        <w:rPr>
          <w:lang w:val="en-US"/>
        </w:rPr>
        <w:t xml:space="preserve">due to the perceived robustness of the </w:t>
      </w:r>
      <w:r w:rsidR="00063C34">
        <w:rPr>
          <w:lang w:val="en-US"/>
        </w:rPr>
        <w:t xml:space="preserve">effect </w:t>
      </w:r>
      <w:r w:rsidR="00063C34" w:rsidRPr="00063C34">
        <w:rPr>
          <w:lang w:val="en-US"/>
        </w:rPr>
        <w:t xml:space="preserve">across a diverse </w:t>
      </w:r>
      <w:r w:rsidR="00063C34">
        <w:rPr>
          <w:lang w:val="en-US"/>
        </w:rPr>
        <w:t xml:space="preserve">range </w:t>
      </w:r>
      <w:r w:rsidR="00063C34" w:rsidRPr="00063C34">
        <w:rPr>
          <w:lang w:val="en-US"/>
        </w:rPr>
        <w:t>of research. However, as our study progressed, we recognized the value in providing a more comprehensive assessment.</w:t>
      </w:r>
      <w:r w:rsidR="00063C34">
        <w:rPr>
          <w:lang w:val="en-US"/>
        </w:rPr>
        <w:t xml:space="preserve"> Thus, we include a estimation of pooled</w:t>
      </w:r>
      <w:r w:rsidR="00063C34" w:rsidRPr="00063C34">
        <w:rPr>
          <w:lang w:val="en-US"/>
        </w:rPr>
        <w:t xml:space="preserve"> </w:t>
      </w:r>
      <w:r w:rsidR="00063C34">
        <w:rPr>
          <w:lang w:val="en-US"/>
        </w:rPr>
        <w:t>e</w:t>
      </w:r>
      <w:r w:rsidR="00063C34" w:rsidRPr="00063C34">
        <w:rPr>
          <w:lang w:val="en-US"/>
        </w:rPr>
        <w:t xml:space="preserve">ffect </w:t>
      </w:r>
      <w:r w:rsidR="00063C34">
        <w:rPr>
          <w:lang w:val="en-US"/>
        </w:rPr>
        <w:t>s</w:t>
      </w:r>
      <w:r w:rsidR="00063C34" w:rsidRPr="00063C34">
        <w:rPr>
          <w:lang w:val="en-US"/>
        </w:rPr>
        <w:t>izes</w:t>
      </w:r>
      <w:r w:rsidR="00063C34">
        <w:rPr>
          <w:lang w:val="en-US"/>
        </w:rPr>
        <w:t xml:space="preserve"> across included study to represent the group-level effect. Second, </w:t>
      </w:r>
      <w:r>
        <w:rPr>
          <w:lang w:val="en-US"/>
        </w:rPr>
        <w:t xml:space="preserve">we used a different algorithm for estimating parameters of the drift-diffusion model. In the registration, we planned </w:t>
      </w:r>
      <w:r w:rsidRPr="00892CC7">
        <w:rPr>
          <w:lang w:val="en-US"/>
        </w:rPr>
        <w:t xml:space="preserve">to estimate </w:t>
      </w:r>
      <w:commentRangeStart w:id="112"/>
      <w:commentRangeStart w:id="113"/>
      <w:r w:rsidRPr="00892CC7">
        <w:rPr>
          <w:lang w:val="en-US"/>
        </w:rPr>
        <w:t>the</w:t>
      </w:r>
      <w:commentRangeEnd w:id="112"/>
      <w:r w:rsidRPr="00892CC7">
        <w:rPr>
          <w:lang w:val="en-US"/>
        </w:rPr>
        <w:commentReference w:id="112"/>
      </w:r>
      <w:commentRangeEnd w:id="113"/>
      <w:r w:rsidR="00F85FFE" w:rsidRPr="00892CC7">
        <w:rPr>
          <w:lang w:val="en-US"/>
        </w:rPr>
        <w:commentReference w:id="113"/>
      </w:r>
      <w:r w:rsidRPr="00892CC7">
        <w:rPr>
          <w:lang w:val="en-US"/>
        </w:rPr>
        <w:t xml:space="preserv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“fit_ezddm” function from the “hausekeep” package</w:t>
      </w:r>
      <w:r>
        <w:rPr>
          <w:lang w:val="en-US"/>
        </w:rPr>
        <w:t xml:space="preserve"> </w:t>
      </w:r>
      <w:r>
        <w:rPr>
          <w:lang w:val="en-US"/>
        </w:rPr>
        <w:fldChar w:fldCharType="begin"/>
      </w:r>
      <w:r w:rsidR="00063C34">
        <w:rPr>
          <w:lang w:val="en-US"/>
        </w:rPr>
        <w:instrText xml:space="preserve"> ADDIN EN.CITE &lt;EndNote&gt;&lt;Cite&gt;&lt;Author&gt;Lin&lt;/Author&gt;&lt;Year&gt;2020&lt;/Year&gt;&lt;RecNum&gt;61&lt;/RecNum&gt;&lt;DisplayText&gt;(Lin et al., 2020)&lt;/DisplayText&gt;&lt;record&gt;&lt;rec-number&gt;61&lt;/rec-number&gt;&lt;foreign-keys&gt;&lt;key app="EN" db-id="92stxze02rwdwteeedrpas0htfx29za50wsw" timestamp="1693806035"&gt;61&lt;/key&gt;&lt;/foreign-keys&gt;&lt;ref-type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sidR="003B4116">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063C34">
        <w:rPr>
          <w:lang w:val="en-US"/>
        </w:rPr>
        <w:instrText xml:space="preserve"> ADDIN EN.CITE &lt;EndNote&gt;&lt;Cite&gt;&lt;Author&gt;Wagenmakers&lt;/Author&gt;&lt;Year&gt;2007&lt;/Year&gt;&lt;RecNum&gt;62&lt;/RecNum&gt;&lt;DisplayText&gt;(Wagenmakers et al., 2007)&lt;/DisplayText&gt;&lt;record&gt;&lt;rec-number&gt;62&lt;/rec-number&gt;&lt;foreign-keys&gt;&lt;key app="EN" db-id="92stxze02rwdwteeedrpas0htfx29za50wsw" timestamp="1693806035"&gt;62&lt;/key&gt;&lt;/foreign-keys&gt;&lt;ref-type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sidR="003B4116">
        <w:rPr>
          <w:noProof/>
          <w:lang w:val="en-US"/>
        </w:rPr>
        <w:t>(Wagenmakers et al., 2007)</w:t>
      </w:r>
      <w:r>
        <w:rPr>
          <w:lang w:val="en-US"/>
        </w:rPr>
        <w:fldChar w:fldCharType="end"/>
      </w:r>
      <w:r>
        <w:rPr>
          <w:lang w:val="en-US"/>
        </w:rPr>
        <w:t xml:space="preserve">. However, we found that this algorithm is flawed when estimating parameter </w:t>
      </w:r>
      <w:r w:rsidRPr="00863EC1">
        <w:rPr>
          <w:i/>
          <w:iCs/>
          <w:lang w:val="en-US"/>
        </w:rPr>
        <w:t>z</w:t>
      </w:r>
      <w:r>
        <w:rPr>
          <w:lang w:val="en-US"/>
        </w:rPr>
        <w:t xml:space="preserve"> during in parameters recovery (details provided in the Supplementary </w:t>
      </w:r>
      <w:r w:rsidR="00892CC7">
        <w:rPr>
          <w:rFonts w:hint="eastAsia"/>
          <w:lang w:val="en-US"/>
        </w:rPr>
        <w:t>M</w:t>
      </w:r>
      <w:r>
        <w:rPr>
          <w:lang w:val="en-US"/>
        </w:rPr>
        <w:t xml:space="preserve">aterials). After comparing </w:t>
      </w:r>
      <w:r w:rsidR="00863EC1">
        <w:rPr>
          <w:lang w:val="en-US"/>
        </w:rPr>
        <w:t xml:space="preserve">the </w:t>
      </w:r>
      <w:r>
        <w:rPr>
          <w:lang w:val="en-US"/>
        </w:rPr>
        <w:t xml:space="preserve">5 algorithms, we found that the "RWiener" package </w:t>
      </w:r>
      <w:r>
        <w:rPr>
          <w:lang w:val="en-US"/>
        </w:rPr>
        <w:fldChar w:fldCharType="begin"/>
      </w:r>
      <w:r w:rsidR="00063C34">
        <w:rPr>
          <w:lang w:val="en-US"/>
        </w:rPr>
        <w:instrText xml:space="preserve"> ADDIN EN.CITE &lt;EndNote&gt;&lt;Cite&gt;&lt;Author&gt;Wabersich&lt;/Author&gt;&lt;Year&gt;2014&lt;/Year&gt;&lt;RecNum&gt;53&lt;/RecNum&gt;&lt;DisplayText&gt;(Wabersich &amp;amp; Vandekerckhove, 2014)&lt;/DisplayText&gt;&lt;record&gt;&lt;rec-number&gt;53&lt;/rec-number&gt;&lt;foreign-keys&gt;&lt;key app="EN" db-id="92stxze02rwdwteeedrpas0htfx29za50wsw" timestamp="1693806035"&gt;53&lt;/key&gt;&lt;/foreign-keys&gt;&lt;ref-type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ezDDM in the supplementary materials (see Supplementary, Fig. 2-4).</w:t>
      </w:r>
      <w:r w:rsidR="00063C34">
        <w:rPr>
          <w:lang w:val="en-US"/>
        </w:rPr>
        <w:t xml:space="preserve"> Third, w</w:t>
      </w:r>
      <w:r w:rsidR="00063C34"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sidR="00063C34">
        <w:rPr>
          <w:lang w:val="en-US"/>
        </w:rPr>
        <w:t xml:space="preserve"> </w:t>
      </w:r>
      <w:r w:rsidR="00063C34">
        <w:rPr>
          <w:bCs/>
          <w:color w:val="000000" w:themeColor="text1"/>
        </w:rPr>
        <w:t>(Kucina et al., 2023)</w:t>
      </w:r>
      <w:r w:rsidR="00063C34" w:rsidRPr="00CC027F">
        <w:rPr>
          <w:lang w:val="en-US"/>
        </w:rPr>
        <w:t>, during the formal analysis, we assigned different weights to each study based on the number of trials and performed a weighted average of the split-half reliabilities.</w:t>
      </w:r>
      <w:r w:rsidR="00063C34">
        <w:rPr>
          <w:lang w:val="en-US"/>
        </w:rPr>
        <w:t xml:space="preserve"> Forth, i</w:t>
      </w:r>
      <w:r w:rsidR="00063C34" w:rsidRPr="00063C34">
        <w:rPr>
          <w:lang w:val="en-US"/>
        </w:rPr>
        <w:t xml:space="preserve">n our original preregistration, we outlined our intention to include both ICC2 and ICC2k in our data analysis. However, </w:t>
      </w:r>
      <w:r w:rsidR="00FF0877">
        <w:rPr>
          <w:lang w:val="en-US"/>
        </w:rPr>
        <w:t>as our understanding of</w:t>
      </w:r>
      <w:r w:rsidR="00063C34" w:rsidRPr="00063C34">
        <w:rPr>
          <w:lang w:val="en-US"/>
        </w:rPr>
        <w:t xml:space="preserve"> Intraclass Correlation Coefficients (ICC)</w:t>
      </w:r>
      <w:r w:rsidR="00FF0877">
        <w:rPr>
          <w:lang w:val="en-US"/>
        </w:rPr>
        <w:t xml:space="preserve"> improved</w:t>
      </w:r>
      <w:r w:rsidR="00063C34" w:rsidRPr="00063C34">
        <w:rPr>
          <w:lang w:val="en-US"/>
        </w:rPr>
        <w:t xml:space="preserve">, we </w:t>
      </w:r>
      <w:r w:rsidR="00FF0877">
        <w:rPr>
          <w:lang w:val="en-US"/>
        </w:rPr>
        <w:t>realized</w:t>
      </w:r>
      <w:r w:rsidR="00063C34" w:rsidRPr="00063C34">
        <w:rPr>
          <w:lang w:val="en-US"/>
        </w:rPr>
        <w:t xml:space="preserve"> that ICC2</w:t>
      </w:r>
      <w:r w:rsidR="003717A3">
        <w:rPr>
          <w:lang w:val="en-US"/>
        </w:rPr>
        <w:t xml:space="preserve"> is the appropriate index for our research purpose. More specifically, </w:t>
      </w:r>
      <w:r w:rsidR="00063C34" w:rsidRPr="00063C34">
        <w:rPr>
          <w:lang w:val="en-US"/>
        </w:rPr>
        <w:t>ICC2k</w:t>
      </w:r>
      <w:r w:rsidR="003717A3">
        <w:rPr>
          <w:lang w:val="en-US"/>
        </w:rPr>
        <w:t xml:space="preserve"> was mentioned in the preregistration as an index of robustness of group-level effect, but it turned out to be another index of reliaiblity for individual differences</w:t>
      </w:r>
      <w:r w:rsidR="00063C34" w:rsidRPr="00063C34">
        <w:rPr>
          <w:lang w:val="en-US"/>
        </w:rPr>
        <w:t xml:space="preserve">. </w:t>
      </w:r>
      <w:r w:rsidR="003717A3">
        <w:rPr>
          <w:lang w:val="en-US"/>
        </w:rPr>
        <w:t>We corrected this mis-interpretation of ICC2k in the final report.</w:t>
      </w:r>
      <w:r w:rsidR="00063C34">
        <w:rPr>
          <w:lang w:val="en-US"/>
        </w:rPr>
        <w:t xml:space="preserve"> Fifth, we conducted exploratory analysis b</w:t>
      </w:r>
      <w:r w:rsidR="00063C34" w:rsidRPr="00CC027F">
        <w:rPr>
          <w:lang w:val="en-US"/>
        </w:rPr>
        <w:t>ased on the data we collected, explor</w:t>
      </w:r>
      <w:r w:rsidR="00063C34">
        <w:rPr>
          <w:lang w:val="en-US"/>
        </w:rPr>
        <w:t>ing</w:t>
      </w:r>
      <w:r w:rsidR="00063C34" w:rsidRPr="00CC027F">
        <w:rPr>
          <w:lang w:val="en-US"/>
        </w:rPr>
        <w:t xml:space="preserve"> the relationship between the number of trials and the Monte Carlo split-half reliability</w:t>
      </w:r>
      <w:r w:rsidR="00063C34">
        <w:rPr>
          <w:lang w:val="en-US"/>
        </w:rPr>
        <w:t xml:space="preserve"> </w:t>
      </w:r>
      <w:r w:rsidR="00063C34">
        <w:rPr>
          <w:bCs/>
          <w:color w:val="000000" w:themeColor="text1"/>
        </w:rPr>
        <w:t>(</w:t>
      </w:r>
      <w:r w:rsidR="00063C34">
        <w:rPr>
          <w:bCs/>
          <w:color w:val="000000" w:themeColor="text1"/>
          <w:lang w:val="en-US"/>
        </w:rPr>
        <w:t xml:space="preserve">see </w:t>
      </w:r>
      <w:r w:rsidR="00063C34">
        <w:rPr>
          <w:bCs/>
          <w:color w:val="000000" w:themeColor="text1"/>
        </w:rPr>
        <w:t>Supplementary Fig. 4)</w:t>
      </w:r>
      <w:r w:rsidR="000D6A1E">
        <w:t xml:space="preserve">. </w:t>
      </w:r>
      <w:r w:rsidR="00063C34">
        <w:rPr>
          <w:lang w:val="en-US"/>
        </w:rPr>
        <w:t>Finally</w:t>
      </w:r>
      <w:r>
        <w:rPr>
          <w:lang w:val="en-US"/>
        </w:rPr>
        <w:t xml:space="preserve">, the writing of the current manuscript was improved based on the preregistration. For example, in our preregistration, we include different baseline conditions when calculating SPE in the method section but did not mention </w:t>
      </w:r>
      <w:r>
        <w:rPr>
          <w:lang w:val="en-US"/>
        </w:rPr>
        <w:lastRenderedPageBreak/>
        <w:t xml:space="preserve">this in our introduction and abstract. In this final report, we improved the writing and adjusted the introduction and abstract accordingly. </w:t>
      </w:r>
    </w:p>
    <w:p w14:paraId="392391C9" w14:textId="77777777" w:rsidR="00EA25BD" w:rsidRPr="00EA25BD" w:rsidRDefault="00EA25BD" w:rsidP="00063C34">
      <w:pPr>
        <w:rPr>
          <w:lang w:val="en-US"/>
        </w:rPr>
      </w:pPr>
    </w:p>
    <w:p w14:paraId="11820C32" w14:textId="428238CD" w:rsidR="00980A67" w:rsidRPr="00DA1946" w:rsidRDefault="00CB0739" w:rsidP="009D5577">
      <w:pPr>
        <w:pStyle w:val="Heading1"/>
        <w:keepNext w:val="0"/>
        <w:keepLines w:val="0"/>
        <w:spacing w:after="240"/>
        <w:rPr>
          <w:lang w:val="en-US"/>
        </w:rPr>
      </w:pPr>
      <w:bookmarkStart w:id="114" w:name="_Toc139718161"/>
      <w:r>
        <w:rPr>
          <w:rFonts w:eastAsia="Calibri"/>
          <w:b/>
          <w:sz w:val="42"/>
          <w:szCs w:val="42"/>
        </w:rPr>
        <w:t>4</w:t>
      </w:r>
      <w:r w:rsidR="001624A0" w:rsidRPr="001624A0">
        <w:rPr>
          <w:rFonts w:eastAsia="Calibri"/>
          <w:b/>
          <w:sz w:val="42"/>
          <w:szCs w:val="42"/>
        </w:rPr>
        <w:t xml:space="preserve"> </w:t>
      </w:r>
      <w:bookmarkStart w:id="115" w:name="_wv0gj0dgrmeo" w:colFirst="0" w:colLast="0"/>
      <w:bookmarkStart w:id="116" w:name="_Toc129530168"/>
      <w:bookmarkStart w:id="117" w:name="_Toc129530198"/>
      <w:bookmarkStart w:id="118" w:name="_Toc139718162"/>
      <w:bookmarkEnd w:id="114"/>
      <w:bookmarkEnd w:id="115"/>
      <w:r w:rsidR="00BA0079" w:rsidRPr="006A5A80">
        <w:rPr>
          <w:rFonts w:eastAsia="Calibri"/>
          <w:b/>
          <w:sz w:val="42"/>
          <w:szCs w:val="42"/>
        </w:rPr>
        <w:t>Results</w:t>
      </w:r>
      <w:bookmarkEnd w:id="116"/>
      <w:bookmarkEnd w:id="117"/>
      <w:bookmarkEnd w:id="118"/>
    </w:p>
    <w:p w14:paraId="5526239A" w14:textId="39C44E39" w:rsidR="00A160B8" w:rsidRDefault="00A160B8" w:rsidP="008A54B2">
      <w:pPr>
        <w:ind w:firstLineChars="100" w:firstLine="240"/>
        <w:rPr>
          <w:lang w:val="en-US"/>
        </w:rPr>
      </w:pPr>
      <w:bookmarkStart w:id="119" w:name="_Toc129530169"/>
      <w:bookmarkStart w:id="120"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963B2">
        <w:rPr>
          <w:lang w:val="en-US"/>
        </w:rPr>
        <w:t>3</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740B3F9B" w14:textId="6E9416EA" w:rsidR="003E79B4" w:rsidRDefault="003E79B4" w:rsidP="008A54B2">
      <w:pPr>
        <w:ind w:firstLineChars="100" w:firstLine="240"/>
        <w:rPr>
          <w:lang w:val="en-US"/>
        </w:rPr>
      </w:pPr>
    </w:p>
    <w:p w14:paraId="58DF52DF" w14:textId="4CD65AC8" w:rsidR="00590945" w:rsidRPr="00590945" w:rsidRDefault="003E79B4" w:rsidP="00590945">
      <w:pPr>
        <w:pStyle w:val="Heading2"/>
        <w:spacing w:after="120"/>
        <w:rPr>
          <w:rFonts w:ascii="Times New Roman" w:hAnsi="Times New Roman"/>
          <w:lang w:val="en-US"/>
        </w:rPr>
      </w:pPr>
      <w:r w:rsidRPr="000D6A1E">
        <w:rPr>
          <w:rFonts w:ascii="Times New Roman" w:hAnsi="Times New Roman"/>
          <w:lang w:val="en-US"/>
        </w:rPr>
        <w:t>4.1 Group Level Effect of SPE</w:t>
      </w:r>
    </w:p>
    <w:p w14:paraId="5493CE55" w14:textId="02886003" w:rsidR="00E474E6" w:rsidRDefault="00A13540" w:rsidP="00E474E6">
      <w:pPr>
        <w:ind w:firstLine="720"/>
        <w:rPr>
          <w:color w:val="000000" w:themeColor="text1"/>
        </w:rPr>
      </w:pPr>
      <w:r w:rsidRPr="00A13540">
        <w:rPr>
          <w:color w:val="000000" w:themeColor="text1"/>
        </w:rPr>
        <w:t xml:space="preserve">We conducted a meta-analytical assessment to estimate the group-level </w:t>
      </w:r>
      <w:r>
        <w:rPr>
          <w:color w:val="000000" w:themeColor="text1"/>
        </w:rPr>
        <w:t>effect of SPE in SPMT</w:t>
      </w:r>
      <w:r w:rsidRPr="00A13540">
        <w:rPr>
          <w:color w:val="000000" w:themeColor="text1"/>
        </w:rPr>
        <w:t>.</w:t>
      </w:r>
      <w:r w:rsidR="00E474E6">
        <w:rPr>
          <w:color w:val="000000" w:themeColor="text1"/>
        </w:rPr>
        <w:t xml:space="preserve"> </w:t>
      </w:r>
      <w:r w:rsidR="00E474E6" w:rsidRPr="00E474E6">
        <w:rPr>
          <w:color w:val="000000" w:themeColor="text1"/>
        </w:rPr>
        <w:t xml:space="preserve">Because </w:t>
      </w:r>
      <w:r w:rsidR="00E569AF">
        <w:rPr>
          <w:rFonts w:hint="eastAsia"/>
          <w:color w:val="000000" w:themeColor="text1"/>
        </w:rPr>
        <w:t>only</w:t>
      </w:r>
      <w:r w:rsidR="00E569AF">
        <w:rPr>
          <w:color w:val="000000" w:themeColor="text1"/>
        </w:rPr>
        <w:t xml:space="preserve"> </w:t>
      </w:r>
      <w:r w:rsidR="00E474E6" w:rsidRPr="00E474E6">
        <w:rPr>
          <w:color w:val="000000" w:themeColor="text1"/>
        </w:rPr>
        <w:t xml:space="preserve">one of the papers contains data for the "Self vs Celebrities" comparison, and </w:t>
      </w:r>
      <w:r w:rsidR="00A74353">
        <w:rPr>
          <w:color w:val="000000" w:themeColor="text1"/>
        </w:rPr>
        <w:t>one</w:t>
      </w:r>
      <w:r w:rsidR="00E474E6" w:rsidRPr="00E474E6">
        <w:rPr>
          <w:color w:val="000000" w:themeColor="text1"/>
        </w:rPr>
        <w:t xml:space="preserve"> paper has data for the "Self vs none" condition, we exclude the Celebrities and none conditions from the analysis of </w:t>
      </w:r>
      <w:r w:rsidR="00A74353">
        <w:rPr>
          <w:color w:val="000000" w:themeColor="text1"/>
        </w:rPr>
        <w:t xml:space="preserve">overall </w:t>
      </w:r>
      <w:r w:rsidR="00E474E6" w:rsidRPr="00E474E6">
        <w:rPr>
          <w:color w:val="000000" w:themeColor="text1"/>
        </w:rPr>
        <w:t>effect sizes.</w:t>
      </w:r>
    </w:p>
    <w:p w14:paraId="53F13C50" w14:textId="7CF66F6A" w:rsidR="00872C6C" w:rsidRDefault="00A13540" w:rsidP="00872C6C">
      <w:pPr>
        <w:ind w:firstLine="720"/>
        <w:rPr>
          <w:ins w:id="121" w:author="Hu Chuan-Peng" w:date="2023-09-07T02:02:00Z"/>
          <w:color w:val="000000" w:themeColor="text1"/>
        </w:rPr>
      </w:pPr>
      <w:r w:rsidRPr="00A13540">
        <w:rPr>
          <w:color w:val="000000" w:themeColor="text1"/>
        </w:rPr>
        <w:t xml:space="preserve"> The results, including Hedges’ </w:t>
      </w:r>
      <w:r w:rsidRPr="00265B32">
        <w:rPr>
          <w:i/>
          <w:iCs/>
          <w:color w:val="000000" w:themeColor="text1"/>
        </w:rPr>
        <w:t>g</w:t>
      </w:r>
      <w:r w:rsidRPr="00A13540">
        <w:rPr>
          <w:color w:val="000000" w:themeColor="text1"/>
        </w:rPr>
        <w:t xml:space="preserve"> values and their </w:t>
      </w:r>
      <w:r w:rsidR="00537A53">
        <w:rPr>
          <w:color w:val="000000" w:themeColor="text1"/>
        </w:rPr>
        <w:t xml:space="preserve">95% </w:t>
      </w:r>
      <w:r w:rsidRPr="00A13540">
        <w:rPr>
          <w:color w:val="000000" w:themeColor="text1"/>
        </w:rPr>
        <w:t>confidence intervals, along with the outcomes of the random effect model applied to SPE measures, are presented in Table 1.</w:t>
      </w:r>
      <w:r w:rsidR="00872C6C">
        <w:rPr>
          <w:color w:val="000000" w:themeColor="text1"/>
        </w:rPr>
        <w:t xml:space="preserve"> </w:t>
      </w:r>
      <w:r w:rsidR="00872C6C" w:rsidRPr="00A13540">
        <w:rPr>
          <w:color w:val="000000" w:themeColor="text1"/>
        </w:rPr>
        <w:t xml:space="preserve">With the exception of the parameter </w:t>
      </w:r>
      <w:r w:rsidR="00872C6C" w:rsidRPr="00265B32">
        <w:rPr>
          <w:i/>
          <w:iCs/>
          <w:color w:val="000000" w:themeColor="text1"/>
        </w:rPr>
        <w:t>z</w:t>
      </w:r>
      <w:r w:rsidR="00872C6C" w:rsidRPr="00A13540">
        <w:rPr>
          <w:color w:val="000000" w:themeColor="text1"/>
        </w:rPr>
        <w:t xml:space="preserve">, all other parameters exhibit moderate to large effect sizes. These findings indicate a robust and substantial group-level effect of SPE </w:t>
      </w:r>
      <w:r w:rsidR="00872C6C">
        <w:rPr>
          <w:color w:val="000000" w:themeColor="text1"/>
        </w:rPr>
        <w:t>in SPMT</w:t>
      </w:r>
      <w:r w:rsidR="00872C6C" w:rsidRPr="00A13540">
        <w:rPr>
          <w:color w:val="000000" w:themeColor="text1"/>
        </w:rPr>
        <w:t>.</w:t>
      </w:r>
      <w:r w:rsidR="00872C6C">
        <w:rPr>
          <w:color w:val="000000" w:themeColor="text1"/>
        </w:rPr>
        <w:t xml:space="preserve"> </w:t>
      </w:r>
      <w:r w:rsidR="00872C6C" w:rsidRPr="00722FD5">
        <w:rPr>
          <w:color w:val="000000" w:themeColor="text1"/>
        </w:rPr>
        <w:t xml:space="preserve">There </w:t>
      </w:r>
      <w:r w:rsidR="00872C6C">
        <w:rPr>
          <w:color w:val="000000" w:themeColor="text1"/>
        </w:rPr>
        <w:t>were</w:t>
      </w:r>
      <w:r w:rsidR="00872C6C" w:rsidRPr="00722FD5">
        <w:rPr>
          <w:color w:val="000000" w:themeColor="text1"/>
        </w:rPr>
        <w:t xml:space="preserve"> strong evidence of homogeneity among studies</w:t>
      </w:r>
      <w:r w:rsidR="00872C6C">
        <w:rPr>
          <w:color w:val="000000" w:themeColor="text1"/>
        </w:rPr>
        <w:t xml:space="preserve">. </w:t>
      </w:r>
      <w:r w:rsidR="00872C6C" w:rsidRPr="00722FD5">
        <w:rPr>
          <w:color w:val="000000" w:themeColor="text1"/>
        </w:rPr>
        <w:t xml:space="preserve">The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2 </m:t>
            </m:r>
          </m:sup>
        </m:sSup>
      </m:oMath>
      <w:r w:rsidR="00872C6C" w:rsidRPr="00722FD5">
        <w:rPr>
          <w:color w:val="000000" w:themeColor="text1"/>
        </w:rPr>
        <w:t xml:space="preserve">value, </w:t>
      </w:r>
      <w:r w:rsidR="00872C6C">
        <w:rPr>
          <w:color w:val="000000" w:themeColor="text1"/>
        </w:rPr>
        <w:t xml:space="preserve">all </w:t>
      </w:r>
      <w:r w:rsidR="00872C6C" w:rsidRPr="00722FD5">
        <w:rPr>
          <w:color w:val="000000" w:themeColor="text1"/>
        </w:rPr>
        <w:t xml:space="preserve">being greater than 75%, indicates high heterogeneity among studies, justifying the selection of the random effect model </w:t>
      </w:r>
      <w:r w:rsidR="00872C6C" w:rsidRPr="00722FD5">
        <w:rPr>
          <w:color w:val="000000" w:themeColor="text1"/>
        </w:rPr>
        <w:fldChar w:fldCharType="begin"/>
      </w:r>
      <w:r w:rsidR="00872C6C" w:rsidRPr="00722FD5">
        <w:rPr>
          <w:color w:val="000000" w:themeColor="text1"/>
        </w:rPr>
        <w:instrText xml:space="preserve"> ADDIN EN.CITE &lt;EndNote&gt;&lt;Cite&gt;&lt;Author&gt;Borenstein&lt;/Author&gt;&lt;Year&gt;2021&lt;/Year&gt;&lt;RecNum&gt;94&lt;/RecNum&gt;&lt;DisplayText&gt;(Borenstein et al., 2021)&lt;/DisplayText&gt;&lt;record&gt;&lt;rec-number&gt;94&lt;/rec-number&gt;&lt;foreign-keys&gt;&lt;key app="EN" db-id="zzdfttz2f2zttfe0f0npdwexxxawwtr9p5tz" timestamp="1690610710"&gt;94&lt;/key&gt;&lt;/foreign-keys&gt;&lt;ref-type name="Book"&gt;6&lt;/ref-type&gt;&lt;contributors&gt;&lt;authors&gt;&lt;author&gt;Borenstein, Michael&lt;/author&gt;&lt;author&gt;Hedges, Larry V&lt;/author&gt;&lt;author&gt;Higgins, Julian PT&lt;/author&gt;&lt;author&gt;Rothstein, Hannah R&lt;/author&gt;&lt;/authors&gt;&lt;/contributors&gt;&lt;titles&gt;&lt;title&gt;Introduction to meta-analysis&lt;/title&gt;&lt;/titles&gt;&lt;dates&gt;&lt;year&gt;2021&lt;/year&gt;&lt;/dates&gt;&lt;publisher&gt;John Wiley &amp;amp; Sons&lt;/publisher&gt;&lt;isbn&gt;1119558387&lt;/isbn&gt;&lt;urls&gt;&lt;/urls&gt;&lt;/record&gt;&lt;/Cite&gt;&lt;/EndNote&gt;</w:instrText>
      </w:r>
      <w:r w:rsidR="00872C6C" w:rsidRPr="00722FD5">
        <w:rPr>
          <w:color w:val="000000" w:themeColor="text1"/>
        </w:rPr>
        <w:fldChar w:fldCharType="separate"/>
      </w:r>
      <w:r w:rsidR="00872C6C" w:rsidRPr="00722FD5">
        <w:rPr>
          <w:noProof/>
          <w:color w:val="000000" w:themeColor="text1"/>
        </w:rPr>
        <w:t>(Borenstein et al., 2021)</w:t>
      </w:r>
      <w:r w:rsidR="00872C6C" w:rsidRPr="00722FD5">
        <w:rPr>
          <w:color w:val="000000" w:themeColor="text1"/>
        </w:rPr>
        <w:fldChar w:fldCharType="end"/>
      </w:r>
      <w:r w:rsidR="00872C6C" w:rsidRPr="00722FD5">
        <w:rPr>
          <w:color w:val="000000" w:themeColor="text1"/>
        </w:rPr>
        <w:t>.</w:t>
      </w:r>
      <w:commentRangeStart w:id="122"/>
      <w:commentRangeEnd w:id="122"/>
      <w:r w:rsidR="00872C6C">
        <w:rPr>
          <w:rStyle w:val="CommentReference"/>
        </w:rPr>
        <w:commentReference w:id="122"/>
      </w:r>
    </w:p>
    <w:p w14:paraId="7D4E6FFA" w14:textId="77777777" w:rsidR="0028317E" w:rsidRPr="00722FD5" w:rsidRDefault="0028317E" w:rsidP="00872C6C">
      <w:pPr>
        <w:ind w:firstLine="720"/>
        <w:rPr>
          <w:color w:val="000000" w:themeColor="text1"/>
        </w:rPr>
      </w:pPr>
    </w:p>
    <w:p w14:paraId="541AB002" w14:textId="30B5EB98" w:rsidR="00D144DA" w:rsidRDefault="00A13540" w:rsidP="00D144DA">
      <w:pPr>
        <w:rPr>
          <w:lang w:val="en-US"/>
        </w:rPr>
      </w:pPr>
      <w:commentRangeStart w:id="123"/>
      <w:r>
        <w:rPr>
          <w:lang w:val="en-US"/>
        </w:rPr>
        <w:t xml:space="preserve">Table 3. </w:t>
      </w:r>
      <w:r w:rsidRPr="00A13540">
        <w:rPr>
          <w:lang w:val="en-US"/>
        </w:rPr>
        <w:t>Meta-Analytical Results of SPE Measures in SPMT</w:t>
      </w:r>
      <w:commentRangeEnd w:id="123"/>
      <w:r w:rsidR="0028317E">
        <w:rPr>
          <w:rStyle w:val="CommentReference"/>
        </w:rPr>
        <w:commentReference w:id="123"/>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1502"/>
        <w:gridCol w:w="1085"/>
        <w:gridCol w:w="516"/>
        <w:gridCol w:w="803"/>
        <w:gridCol w:w="817"/>
        <w:gridCol w:w="963"/>
        <w:gridCol w:w="876"/>
        <w:gridCol w:w="772"/>
        <w:gridCol w:w="956"/>
      </w:tblGrid>
      <w:tr w:rsidR="00D144DA" w:rsidRPr="006767DD" w14:paraId="52EC421D" w14:textId="77777777" w:rsidTr="00821806">
        <w:trPr>
          <w:trHeight w:val="330"/>
          <w:jc w:val="center"/>
        </w:trPr>
        <w:tc>
          <w:tcPr>
            <w:tcW w:w="0" w:type="auto"/>
            <w:tcBorders>
              <w:top w:val="single" w:sz="4" w:space="0" w:color="auto"/>
              <w:bottom w:val="single" w:sz="4" w:space="0" w:color="auto"/>
            </w:tcBorders>
            <w:vAlign w:val="center"/>
            <w:hideMark/>
          </w:tcPr>
          <w:p w14:paraId="666D55F2" w14:textId="3BEA3F19" w:rsidR="00D144DA" w:rsidRPr="00A13540" w:rsidRDefault="00A13540" w:rsidP="00483FB0">
            <w:pPr>
              <w:jc w:val="center"/>
              <w:rPr>
                <w:rFonts w:eastAsiaTheme="minorEastAsia"/>
                <w:b/>
                <w:bCs/>
              </w:rPr>
            </w:pPr>
            <w:r w:rsidRPr="00A13540">
              <w:rPr>
                <w:rFonts w:eastAsiaTheme="minorEastAsia"/>
                <w:b/>
                <w:bCs/>
              </w:rPr>
              <w:t>Bas</w:t>
            </w:r>
            <w:r w:rsidR="00264355">
              <w:rPr>
                <w:rFonts w:eastAsiaTheme="minorEastAsia"/>
                <w:b/>
                <w:bCs/>
              </w:rPr>
              <w:t>e</w:t>
            </w:r>
            <w:r w:rsidRPr="00A13540">
              <w:rPr>
                <w:rFonts w:eastAsiaTheme="minorEastAsia"/>
                <w:b/>
                <w:bCs/>
              </w:rPr>
              <w:t>line</w:t>
            </w:r>
          </w:p>
        </w:tc>
        <w:tc>
          <w:tcPr>
            <w:tcW w:w="0" w:type="auto"/>
            <w:tcBorders>
              <w:top w:val="single" w:sz="4" w:space="0" w:color="auto"/>
              <w:bottom w:val="single" w:sz="4" w:space="0" w:color="auto"/>
            </w:tcBorders>
            <w:vAlign w:val="center"/>
            <w:hideMark/>
          </w:tcPr>
          <w:p w14:paraId="0B870C65" w14:textId="090907B7" w:rsidR="00D144DA" w:rsidRPr="00A13540" w:rsidRDefault="00A13540" w:rsidP="00483FB0">
            <w:pPr>
              <w:jc w:val="center"/>
              <w:rPr>
                <w:rFonts w:eastAsiaTheme="minorEastAsia"/>
                <w:b/>
                <w:bCs/>
                <w:lang w:val="en"/>
              </w:rPr>
            </w:pPr>
            <w:r w:rsidRPr="00A13540">
              <w:rPr>
                <w:rFonts w:eastAsiaTheme="minorEastAsia"/>
                <w:b/>
                <w:bCs/>
                <w:lang w:val="en"/>
              </w:rPr>
              <w:t>Outcome Variables</w:t>
            </w:r>
          </w:p>
        </w:tc>
        <w:tc>
          <w:tcPr>
            <w:tcW w:w="0" w:type="auto"/>
            <w:tcBorders>
              <w:top w:val="single" w:sz="4" w:space="0" w:color="auto"/>
              <w:bottom w:val="single" w:sz="4" w:space="0" w:color="auto"/>
            </w:tcBorders>
            <w:noWrap/>
            <w:vAlign w:val="center"/>
            <w:hideMark/>
          </w:tcPr>
          <w:p w14:paraId="56F32C3F" w14:textId="77777777" w:rsidR="00D144DA" w:rsidRPr="00A13540" w:rsidRDefault="00D144DA" w:rsidP="00483FB0">
            <w:pPr>
              <w:jc w:val="center"/>
              <w:rPr>
                <w:rFonts w:eastAsiaTheme="minorEastAsia"/>
                <w:b/>
                <w:bCs/>
                <w:i/>
                <w:iCs/>
                <w:lang w:val="en"/>
              </w:rPr>
            </w:pPr>
            <w:r w:rsidRPr="00A13540">
              <w:rPr>
                <w:rFonts w:eastAsiaTheme="minorEastAsia"/>
                <w:b/>
                <w:bCs/>
                <w:i/>
                <w:iCs/>
                <w:lang w:val="en"/>
              </w:rPr>
              <w:t>g</w:t>
            </w:r>
          </w:p>
        </w:tc>
        <w:tc>
          <w:tcPr>
            <w:tcW w:w="0" w:type="auto"/>
            <w:tcBorders>
              <w:top w:val="single" w:sz="4" w:space="0" w:color="auto"/>
              <w:bottom w:val="single" w:sz="4" w:space="0" w:color="auto"/>
            </w:tcBorders>
            <w:noWrap/>
            <w:vAlign w:val="center"/>
            <w:hideMark/>
          </w:tcPr>
          <w:p w14:paraId="49F55782" w14:textId="77777777" w:rsidR="00D144DA" w:rsidRPr="00A13540" w:rsidRDefault="00D144DA" w:rsidP="00483FB0">
            <w:pPr>
              <w:jc w:val="center"/>
              <w:rPr>
                <w:rFonts w:eastAsiaTheme="minorEastAsia"/>
                <w:b/>
                <w:bCs/>
                <w:lang w:val="en"/>
              </w:rPr>
            </w:pPr>
            <w:r w:rsidRPr="00A13540">
              <w:rPr>
                <w:rFonts w:eastAsiaTheme="minorEastAsia"/>
                <w:b/>
                <w:bCs/>
                <w:lang w:val="en"/>
              </w:rPr>
              <w:t>SE</w:t>
            </w:r>
          </w:p>
        </w:tc>
        <w:tc>
          <w:tcPr>
            <w:tcW w:w="0" w:type="auto"/>
            <w:tcBorders>
              <w:top w:val="single" w:sz="4" w:space="0" w:color="auto"/>
              <w:bottom w:val="single" w:sz="4" w:space="0" w:color="auto"/>
            </w:tcBorders>
            <w:noWrap/>
            <w:vAlign w:val="center"/>
            <w:hideMark/>
          </w:tcPr>
          <w:p w14:paraId="642B0245" w14:textId="77777777" w:rsidR="00D144DA" w:rsidRPr="00A13540" w:rsidRDefault="00D144DA" w:rsidP="00483FB0">
            <w:pPr>
              <w:jc w:val="center"/>
              <w:rPr>
                <w:rFonts w:eastAsiaTheme="minorEastAsia"/>
                <w:b/>
                <w:bCs/>
                <w:lang w:val="en"/>
              </w:rPr>
            </w:pPr>
            <w:r w:rsidRPr="00A13540">
              <w:rPr>
                <w:rFonts w:eastAsiaTheme="minorEastAsia"/>
                <w:b/>
                <w:bCs/>
                <w:lang w:val="en"/>
              </w:rPr>
              <w:t>LLCI</w:t>
            </w:r>
          </w:p>
        </w:tc>
        <w:tc>
          <w:tcPr>
            <w:tcW w:w="0" w:type="auto"/>
            <w:tcBorders>
              <w:top w:val="single" w:sz="4" w:space="0" w:color="auto"/>
              <w:bottom w:val="single" w:sz="4" w:space="0" w:color="auto"/>
            </w:tcBorders>
            <w:noWrap/>
            <w:vAlign w:val="center"/>
            <w:hideMark/>
          </w:tcPr>
          <w:p w14:paraId="61030E6B" w14:textId="77777777" w:rsidR="00D144DA" w:rsidRPr="00A13540" w:rsidRDefault="00D144DA" w:rsidP="00483FB0">
            <w:pPr>
              <w:jc w:val="center"/>
              <w:rPr>
                <w:rFonts w:eastAsiaTheme="minorEastAsia"/>
                <w:b/>
                <w:bCs/>
                <w:lang w:val="en"/>
              </w:rPr>
            </w:pPr>
            <w:r w:rsidRPr="00A13540">
              <w:rPr>
                <w:rFonts w:eastAsiaTheme="minorEastAsia"/>
                <w:b/>
                <w:bCs/>
                <w:lang w:val="en"/>
              </w:rPr>
              <w:t>ULCI</w:t>
            </w:r>
          </w:p>
        </w:tc>
        <w:tc>
          <w:tcPr>
            <w:tcW w:w="0" w:type="auto"/>
            <w:tcBorders>
              <w:top w:val="single" w:sz="4" w:space="0" w:color="auto"/>
              <w:bottom w:val="single" w:sz="4" w:space="0" w:color="auto"/>
            </w:tcBorders>
            <w:noWrap/>
            <w:vAlign w:val="center"/>
            <w:hideMark/>
          </w:tcPr>
          <w:p w14:paraId="4D4D1AA7" w14:textId="77777777" w:rsidR="00D144DA" w:rsidRPr="00A13540" w:rsidRDefault="00D144DA" w:rsidP="00483FB0">
            <w:pPr>
              <w:jc w:val="center"/>
              <w:rPr>
                <w:rFonts w:eastAsiaTheme="minorEastAsia"/>
                <w:b/>
                <w:bCs/>
                <w:lang w:val="en"/>
              </w:rPr>
            </w:pPr>
            <w:r w:rsidRPr="00A13540">
              <w:rPr>
                <w:rFonts w:eastAsiaTheme="minorEastAsia"/>
                <w:b/>
                <w:bCs/>
                <w:lang w:val="en"/>
              </w:rPr>
              <w:t>No. of</w:t>
            </w:r>
          </w:p>
          <w:p w14:paraId="22045535" w14:textId="77777777" w:rsidR="00D144DA" w:rsidRPr="00A13540" w:rsidRDefault="00D144DA" w:rsidP="00483FB0">
            <w:pPr>
              <w:jc w:val="center"/>
              <w:rPr>
                <w:rFonts w:eastAsiaTheme="minorEastAsia"/>
                <w:b/>
                <w:bCs/>
                <w:lang w:val="en"/>
              </w:rPr>
            </w:pPr>
            <w:r w:rsidRPr="00A13540">
              <w:rPr>
                <w:rFonts w:eastAsiaTheme="minorEastAsia"/>
                <w:b/>
                <w:bCs/>
                <w:lang w:val="en"/>
              </w:rPr>
              <w:t>Studies</w:t>
            </w:r>
          </w:p>
        </w:tc>
        <w:tc>
          <w:tcPr>
            <w:tcW w:w="0" w:type="auto"/>
            <w:tcBorders>
              <w:top w:val="single" w:sz="4" w:space="0" w:color="auto"/>
              <w:bottom w:val="single" w:sz="4" w:space="0" w:color="auto"/>
            </w:tcBorders>
            <w:vAlign w:val="center"/>
            <w:hideMark/>
          </w:tcPr>
          <w:p w14:paraId="1B45923F" w14:textId="77777777" w:rsidR="00D144DA" w:rsidRPr="00A13540" w:rsidRDefault="00D144DA" w:rsidP="00483FB0">
            <w:pPr>
              <w:jc w:val="center"/>
              <w:rPr>
                <w:rFonts w:eastAsiaTheme="minorEastAsia"/>
                <w:b/>
                <w:bCs/>
                <w:lang w:val="en"/>
              </w:rPr>
            </w:pPr>
            <w:r w:rsidRPr="00A13540">
              <w:rPr>
                <w:rFonts w:eastAsiaTheme="minorEastAsia"/>
                <w:b/>
                <w:bCs/>
                <w:lang w:val="en"/>
              </w:rPr>
              <w:t>Q</w:t>
            </w:r>
          </w:p>
        </w:tc>
        <w:tc>
          <w:tcPr>
            <w:tcW w:w="0" w:type="auto"/>
            <w:tcBorders>
              <w:top w:val="single" w:sz="4" w:space="0" w:color="auto"/>
              <w:bottom w:val="single" w:sz="4" w:space="0" w:color="auto"/>
            </w:tcBorders>
            <w:vAlign w:val="center"/>
            <w:hideMark/>
          </w:tcPr>
          <w:p w14:paraId="57083302" w14:textId="77777777" w:rsidR="00D144DA" w:rsidRPr="00A13540" w:rsidRDefault="00D144DA" w:rsidP="00483FB0">
            <w:pPr>
              <w:jc w:val="center"/>
              <w:rPr>
                <w:rFonts w:eastAsiaTheme="minorEastAsia"/>
                <w:b/>
                <w:bCs/>
                <w:i/>
                <w:iCs/>
                <w:lang w:val="en"/>
              </w:rPr>
            </w:pPr>
            <w:r w:rsidRPr="00A13540">
              <w:rPr>
                <w:rFonts w:eastAsiaTheme="minorEastAsia"/>
                <w:b/>
                <w:bCs/>
                <w:i/>
                <w:iCs/>
                <w:lang w:val="en"/>
              </w:rPr>
              <w:t>p</w:t>
            </w:r>
          </w:p>
        </w:tc>
        <w:tc>
          <w:tcPr>
            <w:tcW w:w="0" w:type="auto"/>
            <w:tcBorders>
              <w:top w:val="single" w:sz="4" w:space="0" w:color="auto"/>
              <w:bottom w:val="single" w:sz="4" w:space="0" w:color="auto"/>
            </w:tcBorders>
            <w:vAlign w:val="center"/>
            <w:hideMark/>
          </w:tcPr>
          <w:p w14:paraId="7099AF70" w14:textId="77777777" w:rsidR="00D144DA" w:rsidRPr="00A13540" w:rsidRDefault="00D144DA" w:rsidP="00483FB0">
            <w:pPr>
              <w:jc w:val="center"/>
              <w:rPr>
                <w:rFonts w:eastAsiaTheme="minorEastAsia"/>
                <w:b/>
                <w:bCs/>
                <w:i/>
                <w:iCs/>
                <w:lang w:val="en"/>
              </w:rPr>
            </w:pPr>
            <w:r w:rsidRPr="00A13540">
              <w:rPr>
                <w:rFonts w:eastAsiaTheme="minorEastAsia"/>
                <w:b/>
                <w:bCs/>
                <w:i/>
                <w:iCs/>
                <w:lang w:val="en"/>
              </w:rPr>
              <w:t>I</w:t>
            </w:r>
            <w:r w:rsidRPr="00A13540">
              <w:rPr>
                <w:rFonts w:eastAsiaTheme="minorEastAsia"/>
                <w:b/>
                <w:bCs/>
                <w:i/>
                <w:iCs/>
                <w:vertAlign w:val="superscript"/>
                <w:lang w:val="en"/>
              </w:rPr>
              <w:t>2</w:t>
            </w:r>
          </w:p>
        </w:tc>
      </w:tr>
      <w:tr w:rsidR="00D144DA" w:rsidRPr="00FC225E" w14:paraId="5AB7DB2B" w14:textId="77777777" w:rsidTr="00821806">
        <w:trPr>
          <w:trHeight w:val="285"/>
          <w:jc w:val="center"/>
        </w:trPr>
        <w:tc>
          <w:tcPr>
            <w:tcW w:w="0" w:type="auto"/>
            <w:tcBorders>
              <w:top w:val="single" w:sz="4" w:space="0" w:color="auto"/>
            </w:tcBorders>
            <w:vAlign w:val="center"/>
            <w:hideMark/>
          </w:tcPr>
          <w:p w14:paraId="4CB13810" w14:textId="77777777" w:rsidR="00D144DA" w:rsidRPr="00FC225E" w:rsidRDefault="00D144DA" w:rsidP="00483FB0">
            <w:pPr>
              <w:jc w:val="center"/>
              <w:rPr>
                <w:rFonts w:eastAsiaTheme="minorEastAsia"/>
                <w:lang w:val="en"/>
              </w:rPr>
            </w:pPr>
            <w:r w:rsidRPr="00FC225E">
              <w:rPr>
                <w:rFonts w:eastAsiaTheme="minorEastAsia"/>
                <w:lang w:val="en"/>
              </w:rPr>
              <w:t>Close</w:t>
            </w:r>
          </w:p>
        </w:tc>
        <w:tc>
          <w:tcPr>
            <w:tcW w:w="0" w:type="auto"/>
            <w:tcBorders>
              <w:top w:val="single" w:sz="4" w:space="0" w:color="auto"/>
            </w:tcBorders>
            <w:vAlign w:val="center"/>
            <w:hideMark/>
          </w:tcPr>
          <w:p w14:paraId="45C09C5F"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093BCB32"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55EEF91B"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4BD766A3"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21894F49" w14:textId="77777777" w:rsidR="00D144DA" w:rsidRPr="00FC225E" w:rsidRDefault="00D144DA" w:rsidP="00483FB0">
            <w:pPr>
              <w:jc w:val="center"/>
              <w:rPr>
                <w:rFonts w:eastAsiaTheme="minorEastAsia"/>
                <w:lang w:val="en"/>
              </w:rPr>
            </w:pPr>
          </w:p>
        </w:tc>
        <w:tc>
          <w:tcPr>
            <w:tcW w:w="0" w:type="auto"/>
            <w:tcBorders>
              <w:top w:val="single" w:sz="4" w:space="0" w:color="auto"/>
            </w:tcBorders>
            <w:noWrap/>
            <w:vAlign w:val="center"/>
            <w:hideMark/>
          </w:tcPr>
          <w:p w14:paraId="2BB375B8" w14:textId="77777777" w:rsidR="00D144DA" w:rsidRPr="00FC225E" w:rsidRDefault="00D144DA" w:rsidP="00483FB0">
            <w:pPr>
              <w:jc w:val="center"/>
              <w:rPr>
                <w:rFonts w:eastAsiaTheme="minorEastAsia"/>
                <w:lang w:val="en"/>
              </w:rPr>
            </w:pPr>
          </w:p>
        </w:tc>
        <w:tc>
          <w:tcPr>
            <w:tcW w:w="0" w:type="auto"/>
            <w:tcBorders>
              <w:top w:val="single" w:sz="4" w:space="0" w:color="auto"/>
            </w:tcBorders>
            <w:vAlign w:val="center"/>
            <w:hideMark/>
          </w:tcPr>
          <w:p w14:paraId="1EB7D14A" w14:textId="77777777" w:rsidR="00D144DA" w:rsidRPr="00FC225E" w:rsidRDefault="00D144DA" w:rsidP="00483FB0">
            <w:pPr>
              <w:jc w:val="center"/>
              <w:rPr>
                <w:rFonts w:eastAsiaTheme="minorEastAsia"/>
                <w:lang w:val="en"/>
              </w:rPr>
            </w:pPr>
          </w:p>
        </w:tc>
        <w:tc>
          <w:tcPr>
            <w:tcW w:w="0" w:type="auto"/>
            <w:tcBorders>
              <w:top w:val="single" w:sz="4" w:space="0" w:color="auto"/>
            </w:tcBorders>
            <w:vAlign w:val="center"/>
            <w:hideMark/>
          </w:tcPr>
          <w:p w14:paraId="0CE4B544" w14:textId="77777777" w:rsidR="00D144DA" w:rsidRPr="00FC225E" w:rsidRDefault="00D144DA" w:rsidP="00483FB0">
            <w:pPr>
              <w:jc w:val="center"/>
              <w:rPr>
                <w:rFonts w:eastAsiaTheme="minorEastAsia"/>
                <w:lang w:val="en"/>
              </w:rPr>
            </w:pPr>
          </w:p>
        </w:tc>
        <w:tc>
          <w:tcPr>
            <w:tcW w:w="0" w:type="auto"/>
            <w:tcBorders>
              <w:top w:val="single" w:sz="4" w:space="0" w:color="auto"/>
            </w:tcBorders>
            <w:vAlign w:val="center"/>
            <w:hideMark/>
          </w:tcPr>
          <w:p w14:paraId="3D0A99B7" w14:textId="77777777" w:rsidR="00D144DA" w:rsidRPr="00FC225E" w:rsidRDefault="00D144DA" w:rsidP="00483FB0">
            <w:pPr>
              <w:jc w:val="center"/>
              <w:rPr>
                <w:rFonts w:eastAsiaTheme="minorEastAsia"/>
                <w:lang w:val="en"/>
              </w:rPr>
            </w:pPr>
          </w:p>
        </w:tc>
      </w:tr>
      <w:tr w:rsidR="00821806" w:rsidRPr="00FC225E" w14:paraId="34E85992" w14:textId="77777777" w:rsidTr="00821806">
        <w:trPr>
          <w:trHeight w:val="285"/>
          <w:jc w:val="center"/>
        </w:trPr>
        <w:tc>
          <w:tcPr>
            <w:tcW w:w="0" w:type="auto"/>
            <w:vAlign w:val="center"/>
            <w:hideMark/>
          </w:tcPr>
          <w:p w14:paraId="5A5FEAB8" w14:textId="77777777" w:rsidR="00821806" w:rsidRPr="00FC225E" w:rsidRDefault="00821806" w:rsidP="00821806">
            <w:pPr>
              <w:jc w:val="center"/>
              <w:rPr>
                <w:rFonts w:eastAsiaTheme="minorEastAsia"/>
                <w:lang w:val="en"/>
              </w:rPr>
            </w:pPr>
          </w:p>
        </w:tc>
        <w:tc>
          <w:tcPr>
            <w:tcW w:w="0" w:type="auto"/>
            <w:noWrap/>
            <w:vAlign w:val="center"/>
            <w:hideMark/>
          </w:tcPr>
          <w:p w14:paraId="2CBC767A" w14:textId="77777777" w:rsidR="00821806" w:rsidRPr="00FC225E" w:rsidRDefault="00821806" w:rsidP="00821806">
            <w:pPr>
              <w:jc w:val="center"/>
              <w:rPr>
                <w:rFonts w:eastAsiaTheme="minorEastAsia"/>
                <w:lang w:val="en"/>
              </w:rPr>
            </w:pPr>
            <w:r w:rsidRPr="00FC225E">
              <w:rPr>
                <w:rFonts w:eastAsiaTheme="minorEastAsia"/>
                <w:lang w:val="en"/>
              </w:rPr>
              <w:t>RT</w:t>
            </w:r>
          </w:p>
        </w:tc>
        <w:tc>
          <w:tcPr>
            <w:tcW w:w="0" w:type="auto"/>
            <w:noWrap/>
            <w:hideMark/>
          </w:tcPr>
          <w:p w14:paraId="5519F3CC" w14:textId="356222BC" w:rsidR="00821806" w:rsidRPr="00FC225E" w:rsidRDefault="00821806" w:rsidP="00821806">
            <w:pPr>
              <w:jc w:val="right"/>
              <w:rPr>
                <w:rFonts w:eastAsiaTheme="minorEastAsia"/>
                <w:lang w:val="en"/>
              </w:rPr>
            </w:pPr>
            <w:commentRangeStart w:id="124"/>
            <w:r w:rsidRPr="00D52619">
              <w:t>-.47</w:t>
            </w:r>
            <w:commentRangeEnd w:id="124"/>
            <w:r w:rsidR="00B31614">
              <w:rPr>
                <w:rStyle w:val="CommentReference"/>
                <w:lang w:val="en" w:eastAsia="zh-CN"/>
              </w:rPr>
              <w:commentReference w:id="124"/>
            </w:r>
          </w:p>
        </w:tc>
        <w:tc>
          <w:tcPr>
            <w:tcW w:w="0" w:type="auto"/>
            <w:noWrap/>
            <w:hideMark/>
          </w:tcPr>
          <w:p w14:paraId="5FAAABE7" w14:textId="4BD8A6D1" w:rsidR="00821806" w:rsidRPr="00FC225E" w:rsidRDefault="00821806" w:rsidP="00821806">
            <w:pPr>
              <w:jc w:val="right"/>
              <w:rPr>
                <w:rFonts w:eastAsiaTheme="minorEastAsia"/>
                <w:lang w:val="en"/>
              </w:rPr>
            </w:pPr>
            <w:r w:rsidRPr="00D52619">
              <w:t>.09</w:t>
            </w:r>
          </w:p>
        </w:tc>
        <w:tc>
          <w:tcPr>
            <w:tcW w:w="0" w:type="auto"/>
            <w:noWrap/>
            <w:hideMark/>
          </w:tcPr>
          <w:p w14:paraId="3191B21B" w14:textId="6279A349" w:rsidR="00821806" w:rsidRPr="00FC225E" w:rsidRDefault="00821806" w:rsidP="00821806">
            <w:pPr>
              <w:jc w:val="right"/>
              <w:rPr>
                <w:rFonts w:eastAsiaTheme="minorEastAsia"/>
                <w:lang w:val="en"/>
              </w:rPr>
            </w:pPr>
            <w:r w:rsidRPr="00D52619">
              <w:t>-.63</w:t>
            </w:r>
          </w:p>
        </w:tc>
        <w:tc>
          <w:tcPr>
            <w:tcW w:w="0" w:type="auto"/>
            <w:noWrap/>
            <w:hideMark/>
          </w:tcPr>
          <w:p w14:paraId="3D6A92F2" w14:textId="3B67007C" w:rsidR="00821806" w:rsidRPr="00FC225E" w:rsidRDefault="00821806" w:rsidP="00821806">
            <w:pPr>
              <w:jc w:val="right"/>
              <w:rPr>
                <w:rFonts w:eastAsiaTheme="minorEastAsia"/>
                <w:lang w:val="en"/>
              </w:rPr>
            </w:pPr>
            <w:r w:rsidRPr="00D52619">
              <w:t>-.30</w:t>
            </w:r>
          </w:p>
        </w:tc>
        <w:tc>
          <w:tcPr>
            <w:tcW w:w="0" w:type="auto"/>
            <w:noWrap/>
            <w:hideMark/>
          </w:tcPr>
          <w:p w14:paraId="3C941F49" w14:textId="4DA1D996" w:rsidR="00821806" w:rsidRPr="00FC225E" w:rsidRDefault="00821806" w:rsidP="00821806">
            <w:pPr>
              <w:jc w:val="center"/>
              <w:rPr>
                <w:rFonts w:eastAsiaTheme="minorEastAsia"/>
                <w:lang w:val="en"/>
              </w:rPr>
            </w:pPr>
            <w:r w:rsidRPr="00D52619">
              <w:t>14</w:t>
            </w:r>
          </w:p>
        </w:tc>
        <w:tc>
          <w:tcPr>
            <w:tcW w:w="0" w:type="auto"/>
            <w:hideMark/>
          </w:tcPr>
          <w:p w14:paraId="19811767" w14:textId="0EA0E8B1" w:rsidR="00821806" w:rsidRPr="00FC225E" w:rsidRDefault="00821806" w:rsidP="00821806">
            <w:pPr>
              <w:jc w:val="center"/>
              <w:rPr>
                <w:rFonts w:eastAsiaTheme="minorEastAsia"/>
                <w:lang w:val="en"/>
              </w:rPr>
            </w:pPr>
            <w:r w:rsidRPr="00D52619">
              <w:t>68.67</w:t>
            </w:r>
          </w:p>
        </w:tc>
        <w:tc>
          <w:tcPr>
            <w:tcW w:w="0" w:type="auto"/>
            <w:hideMark/>
          </w:tcPr>
          <w:p w14:paraId="086B82C5" w14:textId="2A4AC34B" w:rsidR="00821806" w:rsidRPr="00FC225E" w:rsidRDefault="00821806" w:rsidP="00821806">
            <w:pPr>
              <w:jc w:val="center"/>
              <w:rPr>
                <w:rFonts w:eastAsiaTheme="minorEastAsia"/>
                <w:lang w:val="en"/>
              </w:rPr>
            </w:pPr>
            <w:r w:rsidRPr="00D52619">
              <w:t>&lt;.001</w:t>
            </w:r>
          </w:p>
        </w:tc>
        <w:tc>
          <w:tcPr>
            <w:tcW w:w="0" w:type="auto"/>
            <w:hideMark/>
          </w:tcPr>
          <w:p w14:paraId="1F846376" w14:textId="697198D6" w:rsidR="00821806" w:rsidRPr="00FC225E" w:rsidRDefault="00821806" w:rsidP="00821806">
            <w:pPr>
              <w:jc w:val="center"/>
              <w:rPr>
                <w:rFonts w:eastAsiaTheme="minorEastAsia"/>
                <w:lang w:val="en"/>
              </w:rPr>
            </w:pPr>
            <w:r w:rsidRPr="00D52619">
              <w:t>84.94%</w:t>
            </w:r>
          </w:p>
        </w:tc>
      </w:tr>
      <w:tr w:rsidR="00821806" w:rsidRPr="00FC225E" w14:paraId="6C4ABBED" w14:textId="77777777" w:rsidTr="00821806">
        <w:trPr>
          <w:trHeight w:val="285"/>
          <w:jc w:val="center"/>
        </w:trPr>
        <w:tc>
          <w:tcPr>
            <w:tcW w:w="0" w:type="auto"/>
            <w:vAlign w:val="center"/>
            <w:hideMark/>
          </w:tcPr>
          <w:p w14:paraId="50C0F640" w14:textId="77777777" w:rsidR="00821806" w:rsidRPr="00FC225E" w:rsidRDefault="00821806" w:rsidP="00821806">
            <w:pPr>
              <w:jc w:val="center"/>
              <w:rPr>
                <w:rFonts w:eastAsiaTheme="minorEastAsia"/>
                <w:lang w:val="en"/>
              </w:rPr>
            </w:pPr>
          </w:p>
        </w:tc>
        <w:tc>
          <w:tcPr>
            <w:tcW w:w="0" w:type="auto"/>
            <w:noWrap/>
            <w:vAlign w:val="center"/>
            <w:hideMark/>
          </w:tcPr>
          <w:p w14:paraId="15B3E8A4" w14:textId="77777777" w:rsidR="00821806" w:rsidRPr="00FC225E" w:rsidRDefault="00821806" w:rsidP="00821806">
            <w:pPr>
              <w:jc w:val="center"/>
              <w:rPr>
                <w:rFonts w:eastAsiaTheme="minorEastAsia"/>
                <w:lang w:val="en"/>
              </w:rPr>
            </w:pPr>
            <w:r w:rsidRPr="00FC225E">
              <w:rPr>
                <w:rFonts w:eastAsiaTheme="minorEastAsia"/>
                <w:lang w:val="en"/>
              </w:rPr>
              <w:t>ACC</w:t>
            </w:r>
          </w:p>
        </w:tc>
        <w:tc>
          <w:tcPr>
            <w:tcW w:w="0" w:type="auto"/>
            <w:noWrap/>
            <w:hideMark/>
          </w:tcPr>
          <w:p w14:paraId="31F0AAEE" w14:textId="366289EC" w:rsidR="00821806" w:rsidRPr="00FC225E" w:rsidRDefault="00821806" w:rsidP="00821806">
            <w:pPr>
              <w:jc w:val="right"/>
              <w:rPr>
                <w:rFonts w:eastAsiaTheme="minorEastAsia"/>
                <w:lang w:val="en"/>
              </w:rPr>
            </w:pPr>
            <w:r w:rsidRPr="00D52619">
              <w:t>.73</w:t>
            </w:r>
          </w:p>
        </w:tc>
        <w:tc>
          <w:tcPr>
            <w:tcW w:w="0" w:type="auto"/>
            <w:noWrap/>
            <w:hideMark/>
          </w:tcPr>
          <w:p w14:paraId="78DA2DA5" w14:textId="4954131D" w:rsidR="00821806" w:rsidRPr="00FC225E" w:rsidRDefault="00821806" w:rsidP="00821806">
            <w:pPr>
              <w:jc w:val="right"/>
              <w:rPr>
                <w:rFonts w:eastAsiaTheme="minorEastAsia"/>
                <w:lang w:val="en"/>
              </w:rPr>
            </w:pPr>
            <w:r w:rsidRPr="00D52619">
              <w:t>.16</w:t>
            </w:r>
          </w:p>
        </w:tc>
        <w:tc>
          <w:tcPr>
            <w:tcW w:w="0" w:type="auto"/>
            <w:noWrap/>
            <w:hideMark/>
          </w:tcPr>
          <w:p w14:paraId="65161431" w14:textId="51293A07" w:rsidR="00821806" w:rsidRPr="00FC225E" w:rsidRDefault="00821806" w:rsidP="00821806">
            <w:pPr>
              <w:jc w:val="right"/>
              <w:rPr>
                <w:rFonts w:eastAsiaTheme="minorEastAsia"/>
                <w:lang w:val="en"/>
              </w:rPr>
            </w:pPr>
            <w:r w:rsidRPr="00D52619">
              <w:t>.42</w:t>
            </w:r>
          </w:p>
        </w:tc>
        <w:tc>
          <w:tcPr>
            <w:tcW w:w="0" w:type="auto"/>
            <w:noWrap/>
            <w:hideMark/>
          </w:tcPr>
          <w:p w14:paraId="1B118261" w14:textId="6F0C52CE" w:rsidR="00821806" w:rsidRPr="00FC225E" w:rsidRDefault="00821806" w:rsidP="00821806">
            <w:pPr>
              <w:jc w:val="right"/>
              <w:rPr>
                <w:rFonts w:eastAsiaTheme="minorEastAsia"/>
                <w:lang w:val="en"/>
              </w:rPr>
            </w:pPr>
            <w:r w:rsidRPr="00D52619">
              <w:t>1.03</w:t>
            </w:r>
          </w:p>
        </w:tc>
        <w:tc>
          <w:tcPr>
            <w:tcW w:w="0" w:type="auto"/>
            <w:noWrap/>
            <w:hideMark/>
          </w:tcPr>
          <w:p w14:paraId="09C39045" w14:textId="721B4FBA" w:rsidR="00821806" w:rsidRPr="00FC225E" w:rsidRDefault="00821806" w:rsidP="00821806">
            <w:pPr>
              <w:jc w:val="center"/>
              <w:rPr>
                <w:rFonts w:eastAsiaTheme="minorEastAsia"/>
                <w:lang w:val="en"/>
              </w:rPr>
            </w:pPr>
            <w:r w:rsidRPr="00D52619">
              <w:t>14</w:t>
            </w:r>
          </w:p>
        </w:tc>
        <w:tc>
          <w:tcPr>
            <w:tcW w:w="0" w:type="auto"/>
            <w:hideMark/>
          </w:tcPr>
          <w:p w14:paraId="2E82500E" w14:textId="376C5B18" w:rsidR="00821806" w:rsidRPr="00FC225E" w:rsidRDefault="00821806" w:rsidP="00821806">
            <w:pPr>
              <w:jc w:val="center"/>
              <w:rPr>
                <w:rFonts w:eastAsiaTheme="minorEastAsia"/>
                <w:lang w:val="en"/>
              </w:rPr>
            </w:pPr>
            <w:r w:rsidRPr="00D52619">
              <w:t>144.57</w:t>
            </w:r>
          </w:p>
        </w:tc>
        <w:tc>
          <w:tcPr>
            <w:tcW w:w="0" w:type="auto"/>
            <w:hideMark/>
          </w:tcPr>
          <w:p w14:paraId="5845EA46" w14:textId="49473CC0" w:rsidR="00821806" w:rsidRPr="00FC225E" w:rsidRDefault="00821806" w:rsidP="00821806">
            <w:pPr>
              <w:jc w:val="center"/>
              <w:rPr>
                <w:rFonts w:eastAsiaTheme="minorEastAsia"/>
                <w:lang w:val="en"/>
              </w:rPr>
            </w:pPr>
            <w:r w:rsidRPr="00D52619">
              <w:t>&lt;.001</w:t>
            </w:r>
          </w:p>
        </w:tc>
        <w:tc>
          <w:tcPr>
            <w:tcW w:w="0" w:type="auto"/>
            <w:hideMark/>
          </w:tcPr>
          <w:p w14:paraId="0D395A52" w14:textId="0BA32B32" w:rsidR="00821806" w:rsidRPr="00FC225E" w:rsidRDefault="00821806" w:rsidP="00821806">
            <w:pPr>
              <w:jc w:val="center"/>
              <w:rPr>
                <w:rFonts w:eastAsiaTheme="minorEastAsia"/>
                <w:lang w:val="en"/>
              </w:rPr>
            </w:pPr>
            <w:r w:rsidRPr="00D52619">
              <w:t>92.87%</w:t>
            </w:r>
          </w:p>
        </w:tc>
      </w:tr>
      <w:tr w:rsidR="00821806" w:rsidRPr="00FC225E" w14:paraId="74554FC0" w14:textId="77777777" w:rsidTr="00821806">
        <w:trPr>
          <w:trHeight w:val="285"/>
          <w:jc w:val="center"/>
        </w:trPr>
        <w:tc>
          <w:tcPr>
            <w:tcW w:w="0" w:type="auto"/>
            <w:vAlign w:val="center"/>
            <w:hideMark/>
          </w:tcPr>
          <w:p w14:paraId="0A185F86" w14:textId="77777777" w:rsidR="00821806" w:rsidRPr="00FC225E" w:rsidRDefault="00821806" w:rsidP="00821806">
            <w:pPr>
              <w:jc w:val="center"/>
              <w:rPr>
                <w:rFonts w:eastAsiaTheme="minorEastAsia"/>
                <w:lang w:val="en"/>
              </w:rPr>
            </w:pPr>
          </w:p>
        </w:tc>
        <w:tc>
          <w:tcPr>
            <w:tcW w:w="0" w:type="auto"/>
            <w:noWrap/>
            <w:vAlign w:val="center"/>
            <w:hideMark/>
          </w:tcPr>
          <w:p w14:paraId="641544DC" w14:textId="77777777" w:rsidR="00821806" w:rsidRPr="00FC225E" w:rsidRDefault="00821806" w:rsidP="00821806">
            <w:pPr>
              <w:jc w:val="center"/>
              <w:rPr>
                <w:rFonts w:eastAsiaTheme="minorEastAsia"/>
                <w:i/>
                <w:iCs/>
                <w:lang w:val="en"/>
              </w:rPr>
            </w:pPr>
            <w:r w:rsidRPr="00FC225E">
              <w:rPr>
                <w:rFonts w:eastAsiaTheme="minorEastAsia"/>
                <w:i/>
                <w:iCs/>
                <w:lang w:val="en"/>
              </w:rPr>
              <w:t>d</w:t>
            </w:r>
          </w:p>
        </w:tc>
        <w:tc>
          <w:tcPr>
            <w:tcW w:w="0" w:type="auto"/>
            <w:noWrap/>
            <w:hideMark/>
          </w:tcPr>
          <w:p w14:paraId="1EFF9A12" w14:textId="1E07A77D" w:rsidR="00821806" w:rsidRPr="00FC225E" w:rsidRDefault="00821806" w:rsidP="00821806">
            <w:pPr>
              <w:jc w:val="right"/>
              <w:rPr>
                <w:rFonts w:eastAsiaTheme="minorEastAsia"/>
                <w:lang w:val="en"/>
              </w:rPr>
            </w:pPr>
            <w:r w:rsidRPr="00D52619">
              <w:t>.44</w:t>
            </w:r>
          </w:p>
        </w:tc>
        <w:tc>
          <w:tcPr>
            <w:tcW w:w="0" w:type="auto"/>
            <w:noWrap/>
            <w:hideMark/>
          </w:tcPr>
          <w:p w14:paraId="4EC65877" w14:textId="74014236" w:rsidR="00821806" w:rsidRPr="00FC225E" w:rsidRDefault="00821806" w:rsidP="00821806">
            <w:pPr>
              <w:jc w:val="right"/>
              <w:rPr>
                <w:rFonts w:eastAsiaTheme="minorEastAsia"/>
                <w:lang w:val="en"/>
              </w:rPr>
            </w:pPr>
            <w:r w:rsidRPr="00D52619">
              <w:t>.08</w:t>
            </w:r>
          </w:p>
        </w:tc>
        <w:tc>
          <w:tcPr>
            <w:tcW w:w="0" w:type="auto"/>
            <w:noWrap/>
            <w:hideMark/>
          </w:tcPr>
          <w:p w14:paraId="2A3CA25A" w14:textId="5186B32C" w:rsidR="00821806" w:rsidRPr="00FC225E" w:rsidRDefault="00821806" w:rsidP="00821806">
            <w:pPr>
              <w:jc w:val="right"/>
              <w:rPr>
                <w:rFonts w:eastAsiaTheme="minorEastAsia"/>
                <w:lang w:val="en"/>
              </w:rPr>
            </w:pPr>
            <w:r w:rsidRPr="00D52619">
              <w:t>.28</w:t>
            </w:r>
          </w:p>
        </w:tc>
        <w:tc>
          <w:tcPr>
            <w:tcW w:w="0" w:type="auto"/>
            <w:noWrap/>
            <w:hideMark/>
          </w:tcPr>
          <w:p w14:paraId="732D175B" w14:textId="59BD5C5A" w:rsidR="00821806" w:rsidRPr="00FC225E" w:rsidRDefault="00821806" w:rsidP="00821806">
            <w:pPr>
              <w:jc w:val="right"/>
              <w:rPr>
                <w:rFonts w:eastAsiaTheme="minorEastAsia"/>
                <w:lang w:val="en"/>
              </w:rPr>
            </w:pPr>
            <w:r w:rsidRPr="00D52619">
              <w:t>.59</w:t>
            </w:r>
          </w:p>
        </w:tc>
        <w:tc>
          <w:tcPr>
            <w:tcW w:w="0" w:type="auto"/>
            <w:noWrap/>
            <w:hideMark/>
          </w:tcPr>
          <w:p w14:paraId="23E5F4E6" w14:textId="45BBF4A9" w:rsidR="00821806" w:rsidRPr="00FC225E" w:rsidRDefault="00821806" w:rsidP="00821806">
            <w:pPr>
              <w:jc w:val="center"/>
              <w:rPr>
                <w:rFonts w:eastAsiaTheme="minorEastAsia"/>
                <w:lang w:val="en"/>
              </w:rPr>
            </w:pPr>
            <w:r w:rsidRPr="00D52619">
              <w:t>14</w:t>
            </w:r>
          </w:p>
        </w:tc>
        <w:tc>
          <w:tcPr>
            <w:tcW w:w="0" w:type="auto"/>
            <w:hideMark/>
          </w:tcPr>
          <w:p w14:paraId="47F0D254" w14:textId="34C5A089" w:rsidR="00821806" w:rsidRPr="00FC225E" w:rsidRDefault="00821806" w:rsidP="00821806">
            <w:pPr>
              <w:jc w:val="center"/>
              <w:rPr>
                <w:rFonts w:eastAsiaTheme="minorEastAsia"/>
                <w:lang w:val="en"/>
              </w:rPr>
            </w:pPr>
            <w:r w:rsidRPr="00D52619">
              <w:t>81.96</w:t>
            </w:r>
          </w:p>
        </w:tc>
        <w:tc>
          <w:tcPr>
            <w:tcW w:w="0" w:type="auto"/>
            <w:hideMark/>
          </w:tcPr>
          <w:p w14:paraId="7CC1B1E2" w14:textId="1FB8DD92" w:rsidR="00821806" w:rsidRPr="00FC225E" w:rsidRDefault="00821806" w:rsidP="00821806">
            <w:pPr>
              <w:jc w:val="center"/>
              <w:rPr>
                <w:rFonts w:eastAsiaTheme="minorEastAsia"/>
                <w:lang w:val="en"/>
              </w:rPr>
            </w:pPr>
            <w:r w:rsidRPr="00D52619">
              <w:t>&lt;.001</w:t>
            </w:r>
          </w:p>
        </w:tc>
        <w:tc>
          <w:tcPr>
            <w:tcW w:w="0" w:type="auto"/>
            <w:hideMark/>
          </w:tcPr>
          <w:p w14:paraId="2DD23558" w14:textId="63972D57" w:rsidR="00821806" w:rsidRPr="00FC225E" w:rsidRDefault="00821806" w:rsidP="00821806">
            <w:pPr>
              <w:jc w:val="center"/>
              <w:rPr>
                <w:rFonts w:eastAsiaTheme="minorEastAsia"/>
                <w:lang w:val="en"/>
              </w:rPr>
            </w:pPr>
            <w:r w:rsidRPr="00D52619">
              <w:t>83.02%</w:t>
            </w:r>
          </w:p>
        </w:tc>
      </w:tr>
      <w:tr w:rsidR="00821806" w:rsidRPr="00FC225E" w14:paraId="4FF38114" w14:textId="77777777" w:rsidTr="00821806">
        <w:trPr>
          <w:trHeight w:val="285"/>
          <w:jc w:val="center"/>
        </w:trPr>
        <w:tc>
          <w:tcPr>
            <w:tcW w:w="0" w:type="auto"/>
            <w:vAlign w:val="center"/>
            <w:hideMark/>
          </w:tcPr>
          <w:p w14:paraId="07E17057" w14:textId="77777777" w:rsidR="00821806" w:rsidRPr="00FC225E" w:rsidRDefault="00821806" w:rsidP="00821806">
            <w:pPr>
              <w:jc w:val="center"/>
              <w:rPr>
                <w:rFonts w:eastAsiaTheme="minorEastAsia"/>
                <w:lang w:val="en"/>
              </w:rPr>
            </w:pPr>
          </w:p>
        </w:tc>
        <w:tc>
          <w:tcPr>
            <w:tcW w:w="0" w:type="auto"/>
            <w:noWrap/>
            <w:vAlign w:val="center"/>
            <w:hideMark/>
          </w:tcPr>
          <w:p w14:paraId="6E9F692F" w14:textId="77777777" w:rsidR="00821806" w:rsidRPr="00FC225E" w:rsidRDefault="00821806" w:rsidP="00821806">
            <w:pPr>
              <w:jc w:val="center"/>
              <w:rPr>
                <w:rFonts w:eastAsiaTheme="minorEastAsia"/>
                <w:i/>
                <w:iCs/>
                <w:lang w:val="en"/>
              </w:rPr>
            </w:pPr>
            <w:r w:rsidRPr="00FC225E">
              <w:rPr>
                <w:rFonts w:eastAsiaTheme="minorEastAsia"/>
                <w:i/>
                <w:iCs/>
                <w:lang w:val="en"/>
              </w:rPr>
              <w:t>η</w:t>
            </w:r>
          </w:p>
        </w:tc>
        <w:tc>
          <w:tcPr>
            <w:tcW w:w="0" w:type="auto"/>
            <w:noWrap/>
            <w:hideMark/>
          </w:tcPr>
          <w:p w14:paraId="74931706" w14:textId="3055C2B8" w:rsidR="00821806" w:rsidRPr="00FC225E" w:rsidRDefault="00821806" w:rsidP="00821806">
            <w:pPr>
              <w:jc w:val="right"/>
              <w:rPr>
                <w:rFonts w:eastAsiaTheme="minorEastAsia"/>
                <w:lang w:val="en"/>
              </w:rPr>
            </w:pPr>
            <w:r w:rsidRPr="00D52619">
              <w:t>-.88</w:t>
            </w:r>
          </w:p>
        </w:tc>
        <w:tc>
          <w:tcPr>
            <w:tcW w:w="0" w:type="auto"/>
            <w:noWrap/>
            <w:hideMark/>
          </w:tcPr>
          <w:p w14:paraId="49E73132" w14:textId="7959A5A8" w:rsidR="00821806" w:rsidRPr="00FC225E" w:rsidRDefault="00821806" w:rsidP="00821806">
            <w:pPr>
              <w:jc w:val="right"/>
              <w:rPr>
                <w:rFonts w:eastAsiaTheme="minorEastAsia"/>
                <w:lang w:val="en"/>
              </w:rPr>
            </w:pPr>
            <w:r w:rsidRPr="00D52619">
              <w:t>.19</w:t>
            </w:r>
          </w:p>
        </w:tc>
        <w:tc>
          <w:tcPr>
            <w:tcW w:w="0" w:type="auto"/>
            <w:noWrap/>
            <w:hideMark/>
          </w:tcPr>
          <w:p w14:paraId="45573A48" w14:textId="359061A1" w:rsidR="00821806" w:rsidRPr="00FC225E" w:rsidRDefault="00821806" w:rsidP="00821806">
            <w:pPr>
              <w:jc w:val="right"/>
              <w:rPr>
                <w:rFonts w:eastAsiaTheme="minorEastAsia"/>
                <w:lang w:val="en"/>
              </w:rPr>
            </w:pPr>
            <w:r w:rsidRPr="00D52619">
              <w:t>-1.26</w:t>
            </w:r>
          </w:p>
        </w:tc>
        <w:tc>
          <w:tcPr>
            <w:tcW w:w="0" w:type="auto"/>
            <w:noWrap/>
            <w:hideMark/>
          </w:tcPr>
          <w:p w14:paraId="3E63C44F" w14:textId="777B3BC2" w:rsidR="00821806" w:rsidRPr="00FC225E" w:rsidRDefault="00821806" w:rsidP="00821806">
            <w:pPr>
              <w:jc w:val="right"/>
              <w:rPr>
                <w:rFonts w:eastAsiaTheme="minorEastAsia"/>
                <w:lang w:val="en"/>
              </w:rPr>
            </w:pPr>
            <w:r w:rsidRPr="00D52619">
              <w:t>-.50</w:t>
            </w:r>
          </w:p>
        </w:tc>
        <w:tc>
          <w:tcPr>
            <w:tcW w:w="0" w:type="auto"/>
            <w:noWrap/>
            <w:hideMark/>
          </w:tcPr>
          <w:p w14:paraId="146ED09C" w14:textId="03F669CB" w:rsidR="00821806" w:rsidRPr="00FC225E" w:rsidRDefault="00821806" w:rsidP="00821806">
            <w:pPr>
              <w:jc w:val="center"/>
              <w:rPr>
                <w:rFonts w:eastAsiaTheme="minorEastAsia"/>
                <w:lang w:val="en"/>
              </w:rPr>
            </w:pPr>
            <w:r w:rsidRPr="00D52619">
              <w:t>14</w:t>
            </w:r>
          </w:p>
        </w:tc>
        <w:tc>
          <w:tcPr>
            <w:tcW w:w="0" w:type="auto"/>
            <w:hideMark/>
          </w:tcPr>
          <w:p w14:paraId="7A45B634" w14:textId="40CF9F70" w:rsidR="00821806" w:rsidRPr="00FC225E" w:rsidRDefault="00821806" w:rsidP="00821806">
            <w:pPr>
              <w:jc w:val="center"/>
              <w:rPr>
                <w:rFonts w:eastAsiaTheme="minorEastAsia"/>
                <w:lang w:val="en"/>
              </w:rPr>
            </w:pPr>
            <w:r w:rsidRPr="00D52619">
              <w:t>128.47</w:t>
            </w:r>
          </w:p>
        </w:tc>
        <w:tc>
          <w:tcPr>
            <w:tcW w:w="0" w:type="auto"/>
            <w:hideMark/>
          </w:tcPr>
          <w:p w14:paraId="5F6BD84F" w14:textId="26DC2347" w:rsidR="00821806" w:rsidRPr="00FC225E" w:rsidRDefault="00821806" w:rsidP="00821806">
            <w:pPr>
              <w:jc w:val="center"/>
              <w:rPr>
                <w:rFonts w:eastAsiaTheme="minorEastAsia"/>
                <w:lang w:val="en"/>
              </w:rPr>
            </w:pPr>
            <w:r w:rsidRPr="00D52619">
              <w:t>&lt;.001</w:t>
            </w:r>
          </w:p>
        </w:tc>
        <w:tc>
          <w:tcPr>
            <w:tcW w:w="0" w:type="auto"/>
            <w:hideMark/>
          </w:tcPr>
          <w:p w14:paraId="47562C6F" w14:textId="12AB1664" w:rsidR="00821806" w:rsidRPr="00FC225E" w:rsidRDefault="00821806" w:rsidP="00821806">
            <w:pPr>
              <w:jc w:val="center"/>
              <w:rPr>
                <w:rFonts w:eastAsiaTheme="minorEastAsia"/>
                <w:lang w:val="en"/>
              </w:rPr>
            </w:pPr>
            <w:r w:rsidRPr="00D52619">
              <w:t>94.67%</w:t>
            </w:r>
          </w:p>
        </w:tc>
      </w:tr>
      <w:tr w:rsidR="00821806" w:rsidRPr="00FC225E" w14:paraId="24AC7F16" w14:textId="77777777" w:rsidTr="00821806">
        <w:trPr>
          <w:trHeight w:val="285"/>
          <w:jc w:val="center"/>
        </w:trPr>
        <w:tc>
          <w:tcPr>
            <w:tcW w:w="0" w:type="auto"/>
            <w:vAlign w:val="center"/>
            <w:hideMark/>
          </w:tcPr>
          <w:p w14:paraId="4BABC58A" w14:textId="77777777" w:rsidR="00821806" w:rsidRPr="00FC225E" w:rsidRDefault="00821806" w:rsidP="00821806">
            <w:pPr>
              <w:jc w:val="center"/>
              <w:rPr>
                <w:rFonts w:eastAsiaTheme="minorEastAsia"/>
                <w:lang w:val="en"/>
              </w:rPr>
            </w:pPr>
          </w:p>
        </w:tc>
        <w:tc>
          <w:tcPr>
            <w:tcW w:w="0" w:type="auto"/>
            <w:noWrap/>
            <w:vAlign w:val="center"/>
            <w:hideMark/>
          </w:tcPr>
          <w:p w14:paraId="17C620D8" w14:textId="77777777" w:rsidR="00821806" w:rsidRPr="00FC225E" w:rsidRDefault="00821806" w:rsidP="00821806">
            <w:pPr>
              <w:jc w:val="center"/>
              <w:rPr>
                <w:rFonts w:eastAsiaTheme="minorEastAsia"/>
                <w:i/>
                <w:iCs/>
                <w:lang w:val="en"/>
              </w:rPr>
            </w:pPr>
            <w:r w:rsidRPr="00FC225E">
              <w:rPr>
                <w:rFonts w:eastAsiaTheme="minorEastAsia"/>
                <w:i/>
                <w:iCs/>
                <w:lang w:val="en"/>
              </w:rPr>
              <w:t>v</w:t>
            </w:r>
          </w:p>
        </w:tc>
        <w:tc>
          <w:tcPr>
            <w:tcW w:w="0" w:type="auto"/>
            <w:noWrap/>
            <w:hideMark/>
          </w:tcPr>
          <w:p w14:paraId="26E6AC8D" w14:textId="747E2A35" w:rsidR="00821806" w:rsidRPr="00FC225E" w:rsidRDefault="00821806" w:rsidP="00821806">
            <w:pPr>
              <w:jc w:val="right"/>
              <w:rPr>
                <w:rFonts w:eastAsiaTheme="minorEastAsia"/>
                <w:lang w:val="en"/>
              </w:rPr>
            </w:pPr>
            <w:r w:rsidRPr="00D52619">
              <w:t>.54</w:t>
            </w:r>
          </w:p>
        </w:tc>
        <w:tc>
          <w:tcPr>
            <w:tcW w:w="0" w:type="auto"/>
            <w:noWrap/>
            <w:hideMark/>
          </w:tcPr>
          <w:p w14:paraId="7A766BE5" w14:textId="7F8561C4" w:rsidR="00821806" w:rsidRPr="00FC225E" w:rsidRDefault="00821806" w:rsidP="00821806">
            <w:pPr>
              <w:jc w:val="right"/>
              <w:rPr>
                <w:rFonts w:eastAsiaTheme="minorEastAsia"/>
                <w:lang w:val="en"/>
              </w:rPr>
            </w:pPr>
            <w:r w:rsidRPr="00D52619">
              <w:t>.11</w:t>
            </w:r>
          </w:p>
        </w:tc>
        <w:tc>
          <w:tcPr>
            <w:tcW w:w="0" w:type="auto"/>
            <w:noWrap/>
            <w:hideMark/>
          </w:tcPr>
          <w:p w14:paraId="2C1625C1" w14:textId="38A3CE1E" w:rsidR="00821806" w:rsidRPr="00FC225E" w:rsidRDefault="00821806" w:rsidP="00821806">
            <w:pPr>
              <w:jc w:val="right"/>
              <w:rPr>
                <w:rFonts w:eastAsiaTheme="minorEastAsia"/>
                <w:lang w:val="en"/>
              </w:rPr>
            </w:pPr>
            <w:r w:rsidRPr="00D52619">
              <w:t>.32</w:t>
            </w:r>
          </w:p>
        </w:tc>
        <w:tc>
          <w:tcPr>
            <w:tcW w:w="0" w:type="auto"/>
            <w:noWrap/>
            <w:hideMark/>
          </w:tcPr>
          <w:p w14:paraId="68B336CD" w14:textId="199E23D9" w:rsidR="00821806" w:rsidRPr="00FC225E" w:rsidRDefault="00821806" w:rsidP="00821806">
            <w:pPr>
              <w:jc w:val="right"/>
              <w:rPr>
                <w:rFonts w:eastAsiaTheme="minorEastAsia"/>
                <w:lang w:val="en"/>
              </w:rPr>
            </w:pPr>
            <w:r w:rsidRPr="00D52619">
              <w:t>.76</w:t>
            </w:r>
          </w:p>
        </w:tc>
        <w:tc>
          <w:tcPr>
            <w:tcW w:w="0" w:type="auto"/>
            <w:noWrap/>
            <w:hideMark/>
          </w:tcPr>
          <w:p w14:paraId="3E4A4092" w14:textId="2D8E1C13" w:rsidR="00821806" w:rsidRPr="00FC225E" w:rsidRDefault="00821806" w:rsidP="00821806">
            <w:pPr>
              <w:jc w:val="center"/>
              <w:rPr>
                <w:rFonts w:eastAsiaTheme="minorEastAsia"/>
                <w:lang w:val="en"/>
              </w:rPr>
            </w:pPr>
            <w:r w:rsidRPr="00D52619">
              <w:t>14</w:t>
            </w:r>
          </w:p>
        </w:tc>
        <w:tc>
          <w:tcPr>
            <w:tcW w:w="0" w:type="auto"/>
            <w:hideMark/>
          </w:tcPr>
          <w:p w14:paraId="419C02AC" w14:textId="577D7136" w:rsidR="00821806" w:rsidRPr="00FC225E" w:rsidRDefault="00821806" w:rsidP="00821806">
            <w:pPr>
              <w:jc w:val="center"/>
              <w:rPr>
                <w:rFonts w:eastAsiaTheme="minorEastAsia"/>
                <w:lang w:val="en"/>
              </w:rPr>
            </w:pPr>
            <w:r w:rsidRPr="00D52619">
              <w:t>142.79</w:t>
            </w:r>
          </w:p>
        </w:tc>
        <w:tc>
          <w:tcPr>
            <w:tcW w:w="0" w:type="auto"/>
            <w:hideMark/>
          </w:tcPr>
          <w:p w14:paraId="191F4DF7" w14:textId="2CD1C480" w:rsidR="00821806" w:rsidRPr="00FC225E" w:rsidRDefault="00821806" w:rsidP="00821806">
            <w:pPr>
              <w:jc w:val="center"/>
              <w:rPr>
                <w:rFonts w:eastAsiaTheme="minorEastAsia"/>
                <w:lang w:val="en"/>
              </w:rPr>
            </w:pPr>
            <w:r w:rsidRPr="00D52619">
              <w:t>&lt;.001</w:t>
            </w:r>
          </w:p>
        </w:tc>
        <w:tc>
          <w:tcPr>
            <w:tcW w:w="0" w:type="auto"/>
            <w:hideMark/>
          </w:tcPr>
          <w:p w14:paraId="60FEA929" w14:textId="0153BE49" w:rsidR="00821806" w:rsidRPr="00FC225E" w:rsidRDefault="00821806" w:rsidP="00821806">
            <w:pPr>
              <w:jc w:val="center"/>
              <w:rPr>
                <w:rFonts w:eastAsiaTheme="minorEastAsia"/>
                <w:lang w:val="en"/>
              </w:rPr>
            </w:pPr>
            <w:r w:rsidRPr="00D52619">
              <w:t>91.16%</w:t>
            </w:r>
          </w:p>
        </w:tc>
      </w:tr>
      <w:tr w:rsidR="00821806" w:rsidRPr="00FC225E" w14:paraId="7D7CF286" w14:textId="77777777" w:rsidTr="00821806">
        <w:trPr>
          <w:trHeight w:val="285"/>
          <w:jc w:val="center"/>
        </w:trPr>
        <w:tc>
          <w:tcPr>
            <w:tcW w:w="0" w:type="auto"/>
            <w:vAlign w:val="center"/>
            <w:hideMark/>
          </w:tcPr>
          <w:p w14:paraId="089425C5" w14:textId="77777777" w:rsidR="00821806" w:rsidRPr="00FC225E" w:rsidRDefault="00821806" w:rsidP="00821806">
            <w:pPr>
              <w:jc w:val="center"/>
              <w:rPr>
                <w:rFonts w:eastAsiaTheme="minorEastAsia"/>
                <w:lang w:val="en"/>
              </w:rPr>
            </w:pPr>
          </w:p>
        </w:tc>
        <w:tc>
          <w:tcPr>
            <w:tcW w:w="0" w:type="auto"/>
            <w:noWrap/>
            <w:vAlign w:val="center"/>
            <w:hideMark/>
          </w:tcPr>
          <w:p w14:paraId="3679A193" w14:textId="77777777" w:rsidR="00821806" w:rsidRPr="00FC225E" w:rsidRDefault="00821806" w:rsidP="00821806">
            <w:pPr>
              <w:jc w:val="center"/>
              <w:rPr>
                <w:rFonts w:eastAsiaTheme="minorEastAsia"/>
                <w:i/>
                <w:iCs/>
                <w:lang w:val="en" w:eastAsia="zh-CN"/>
              </w:rPr>
            </w:pPr>
            <w:r w:rsidRPr="00FC225E">
              <w:rPr>
                <w:rFonts w:eastAsiaTheme="minorEastAsia"/>
                <w:i/>
                <w:iCs/>
                <w:lang w:val="en"/>
              </w:rPr>
              <w:t>z</w:t>
            </w:r>
          </w:p>
        </w:tc>
        <w:tc>
          <w:tcPr>
            <w:tcW w:w="0" w:type="auto"/>
            <w:noWrap/>
            <w:hideMark/>
          </w:tcPr>
          <w:p w14:paraId="73386847" w14:textId="13945DBD" w:rsidR="00821806" w:rsidRPr="00FC225E" w:rsidRDefault="00821806" w:rsidP="00821806">
            <w:pPr>
              <w:jc w:val="right"/>
              <w:rPr>
                <w:rFonts w:eastAsiaTheme="minorEastAsia"/>
                <w:lang w:val="en"/>
              </w:rPr>
            </w:pPr>
            <w:r w:rsidRPr="00D52619">
              <w:t>-.15</w:t>
            </w:r>
          </w:p>
        </w:tc>
        <w:tc>
          <w:tcPr>
            <w:tcW w:w="0" w:type="auto"/>
            <w:noWrap/>
            <w:hideMark/>
          </w:tcPr>
          <w:p w14:paraId="560570DD" w14:textId="5A9D09FD" w:rsidR="00821806" w:rsidRPr="00FC225E" w:rsidRDefault="00821806" w:rsidP="00821806">
            <w:pPr>
              <w:jc w:val="right"/>
              <w:rPr>
                <w:rFonts w:eastAsiaTheme="minorEastAsia"/>
                <w:lang w:val="en"/>
              </w:rPr>
            </w:pPr>
            <w:r w:rsidRPr="00D52619">
              <w:t>.09</w:t>
            </w:r>
          </w:p>
        </w:tc>
        <w:tc>
          <w:tcPr>
            <w:tcW w:w="0" w:type="auto"/>
            <w:noWrap/>
            <w:hideMark/>
          </w:tcPr>
          <w:p w14:paraId="29C7BEE7" w14:textId="54C4D9A8" w:rsidR="00821806" w:rsidRPr="00FC225E" w:rsidRDefault="00821806" w:rsidP="00821806">
            <w:pPr>
              <w:jc w:val="right"/>
              <w:rPr>
                <w:rFonts w:eastAsiaTheme="minorEastAsia"/>
                <w:lang w:val="en"/>
              </w:rPr>
            </w:pPr>
            <w:r w:rsidRPr="00D52619">
              <w:t>-.33</w:t>
            </w:r>
          </w:p>
        </w:tc>
        <w:tc>
          <w:tcPr>
            <w:tcW w:w="0" w:type="auto"/>
            <w:noWrap/>
            <w:hideMark/>
          </w:tcPr>
          <w:p w14:paraId="6EF37DFB" w14:textId="6A37E28E" w:rsidR="00821806" w:rsidRPr="00FC225E" w:rsidRDefault="00821806" w:rsidP="00821806">
            <w:pPr>
              <w:jc w:val="right"/>
              <w:rPr>
                <w:rFonts w:eastAsiaTheme="minorEastAsia"/>
                <w:lang w:val="en"/>
              </w:rPr>
            </w:pPr>
            <w:r w:rsidRPr="00D52619">
              <w:t>.03</w:t>
            </w:r>
          </w:p>
        </w:tc>
        <w:tc>
          <w:tcPr>
            <w:tcW w:w="0" w:type="auto"/>
            <w:noWrap/>
            <w:hideMark/>
          </w:tcPr>
          <w:p w14:paraId="0E34ECC4" w14:textId="51E65F6F" w:rsidR="00821806" w:rsidRPr="00FC225E" w:rsidRDefault="00821806" w:rsidP="00821806">
            <w:pPr>
              <w:jc w:val="center"/>
              <w:rPr>
                <w:rFonts w:eastAsiaTheme="minorEastAsia"/>
                <w:lang w:val="en"/>
              </w:rPr>
            </w:pPr>
            <w:r w:rsidRPr="00D52619">
              <w:t>14</w:t>
            </w:r>
          </w:p>
        </w:tc>
        <w:tc>
          <w:tcPr>
            <w:tcW w:w="0" w:type="auto"/>
            <w:hideMark/>
          </w:tcPr>
          <w:p w14:paraId="1F6BC1F2" w14:textId="1AC42272" w:rsidR="00821806" w:rsidRPr="00FC225E" w:rsidRDefault="00821806" w:rsidP="00821806">
            <w:pPr>
              <w:jc w:val="center"/>
              <w:rPr>
                <w:rFonts w:eastAsiaTheme="minorEastAsia"/>
                <w:lang w:val="en"/>
              </w:rPr>
            </w:pPr>
            <w:r w:rsidRPr="00D52619">
              <w:t>122.30</w:t>
            </w:r>
          </w:p>
        </w:tc>
        <w:tc>
          <w:tcPr>
            <w:tcW w:w="0" w:type="auto"/>
            <w:hideMark/>
          </w:tcPr>
          <w:p w14:paraId="03FC10DF" w14:textId="12A375A7" w:rsidR="00821806" w:rsidRPr="00FC225E" w:rsidRDefault="00821806" w:rsidP="00821806">
            <w:pPr>
              <w:jc w:val="center"/>
              <w:rPr>
                <w:rFonts w:eastAsiaTheme="minorEastAsia"/>
                <w:lang w:val="en"/>
              </w:rPr>
            </w:pPr>
            <w:r w:rsidRPr="00D52619">
              <w:t>.11</w:t>
            </w:r>
          </w:p>
        </w:tc>
        <w:tc>
          <w:tcPr>
            <w:tcW w:w="0" w:type="auto"/>
            <w:hideMark/>
          </w:tcPr>
          <w:p w14:paraId="781FF813" w14:textId="30259D8F" w:rsidR="00821806" w:rsidRPr="00FC225E" w:rsidRDefault="00821806" w:rsidP="00821806">
            <w:pPr>
              <w:jc w:val="center"/>
              <w:rPr>
                <w:rFonts w:eastAsiaTheme="minorEastAsia"/>
                <w:lang w:val="en"/>
              </w:rPr>
            </w:pPr>
            <w:r w:rsidRPr="00D52619">
              <w:t>88.95%</w:t>
            </w:r>
          </w:p>
        </w:tc>
      </w:tr>
      <w:tr w:rsidR="00D144DA" w:rsidRPr="00FC225E" w14:paraId="55385521" w14:textId="77777777" w:rsidTr="00821806">
        <w:trPr>
          <w:trHeight w:val="285"/>
          <w:jc w:val="center"/>
        </w:trPr>
        <w:tc>
          <w:tcPr>
            <w:tcW w:w="0" w:type="auto"/>
            <w:vAlign w:val="center"/>
            <w:hideMark/>
          </w:tcPr>
          <w:p w14:paraId="3D71082C" w14:textId="77777777" w:rsidR="00D144DA" w:rsidRPr="00FC225E" w:rsidRDefault="00D144DA" w:rsidP="00483FB0">
            <w:pPr>
              <w:jc w:val="center"/>
              <w:rPr>
                <w:rFonts w:eastAsiaTheme="minorEastAsia"/>
                <w:lang w:val="en"/>
              </w:rPr>
            </w:pPr>
            <w:r w:rsidRPr="00FC225E">
              <w:rPr>
                <w:rFonts w:eastAsiaTheme="minorEastAsia"/>
                <w:lang w:val="en"/>
              </w:rPr>
              <w:t>Stranger</w:t>
            </w:r>
          </w:p>
        </w:tc>
        <w:tc>
          <w:tcPr>
            <w:tcW w:w="0" w:type="auto"/>
            <w:noWrap/>
            <w:vAlign w:val="center"/>
            <w:hideMark/>
          </w:tcPr>
          <w:p w14:paraId="345365D0" w14:textId="77777777" w:rsidR="00D144DA" w:rsidRPr="00FC225E" w:rsidRDefault="00D144DA" w:rsidP="00483FB0">
            <w:pPr>
              <w:jc w:val="center"/>
              <w:rPr>
                <w:rFonts w:eastAsiaTheme="minorEastAsia"/>
                <w:lang w:val="en"/>
              </w:rPr>
            </w:pPr>
          </w:p>
        </w:tc>
        <w:tc>
          <w:tcPr>
            <w:tcW w:w="0" w:type="auto"/>
            <w:noWrap/>
            <w:vAlign w:val="center"/>
            <w:hideMark/>
          </w:tcPr>
          <w:p w14:paraId="7E75B0A1" w14:textId="77777777" w:rsidR="00D144DA" w:rsidRPr="00FC225E" w:rsidRDefault="00D144DA" w:rsidP="00483FB0">
            <w:pPr>
              <w:jc w:val="right"/>
              <w:rPr>
                <w:rFonts w:eastAsiaTheme="minorEastAsia"/>
                <w:lang w:val="en"/>
              </w:rPr>
            </w:pPr>
          </w:p>
        </w:tc>
        <w:tc>
          <w:tcPr>
            <w:tcW w:w="0" w:type="auto"/>
            <w:noWrap/>
            <w:vAlign w:val="center"/>
            <w:hideMark/>
          </w:tcPr>
          <w:p w14:paraId="0406090D" w14:textId="77777777" w:rsidR="00D144DA" w:rsidRPr="00FC225E" w:rsidRDefault="00D144DA" w:rsidP="00483FB0">
            <w:pPr>
              <w:jc w:val="right"/>
              <w:rPr>
                <w:rFonts w:eastAsiaTheme="minorEastAsia"/>
                <w:lang w:val="en"/>
              </w:rPr>
            </w:pPr>
          </w:p>
        </w:tc>
        <w:tc>
          <w:tcPr>
            <w:tcW w:w="0" w:type="auto"/>
            <w:noWrap/>
            <w:vAlign w:val="center"/>
            <w:hideMark/>
          </w:tcPr>
          <w:p w14:paraId="7695F53C" w14:textId="77777777" w:rsidR="00D144DA" w:rsidRPr="00FC225E" w:rsidRDefault="00D144DA" w:rsidP="00483FB0">
            <w:pPr>
              <w:jc w:val="right"/>
              <w:rPr>
                <w:rFonts w:eastAsiaTheme="minorEastAsia"/>
                <w:lang w:val="en"/>
              </w:rPr>
            </w:pPr>
          </w:p>
        </w:tc>
        <w:tc>
          <w:tcPr>
            <w:tcW w:w="0" w:type="auto"/>
            <w:noWrap/>
            <w:vAlign w:val="center"/>
            <w:hideMark/>
          </w:tcPr>
          <w:p w14:paraId="71EE03DE" w14:textId="77777777" w:rsidR="00D144DA" w:rsidRPr="00FC225E" w:rsidRDefault="00D144DA" w:rsidP="00483FB0">
            <w:pPr>
              <w:jc w:val="right"/>
              <w:rPr>
                <w:rFonts w:eastAsiaTheme="minorEastAsia"/>
                <w:lang w:val="en"/>
              </w:rPr>
            </w:pPr>
          </w:p>
        </w:tc>
        <w:tc>
          <w:tcPr>
            <w:tcW w:w="0" w:type="auto"/>
            <w:noWrap/>
            <w:vAlign w:val="center"/>
            <w:hideMark/>
          </w:tcPr>
          <w:p w14:paraId="53174C44" w14:textId="77777777" w:rsidR="00D144DA" w:rsidRPr="00FC225E" w:rsidRDefault="00D144DA" w:rsidP="00483FB0">
            <w:pPr>
              <w:jc w:val="center"/>
              <w:rPr>
                <w:rFonts w:eastAsiaTheme="minorEastAsia"/>
                <w:lang w:val="en"/>
              </w:rPr>
            </w:pPr>
          </w:p>
        </w:tc>
        <w:tc>
          <w:tcPr>
            <w:tcW w:w="0" w:type="auto"/>
            <w:vAlign w:val="center"/>
            <w:hideMark/>
          </w:tcPr>
          <w:p w14:paraId="3FD5A6D8" w14:textId="77777777" w:rsidR="00D144DA" w:rsidRPr="00FC225E" w:rsidRDefault="00D144DA" w:rsidP="00483FB0">
            <w:pPr>
              <w:jc w:val="center"/>
              <w:rPr>
                <w:rFonts w:eastAsiaTheme="minorEastAsia"/>
                <w:lang w:val="en"/>
              </w:rPr>
            </w:pPr>
          </w:p>
        </w:tc>
        <w:tc>
          <w:tcPr>
            <w:tcW w:w="0" w:type="auto"/>
            <w:vAlign w:val="center"/>
            <w:hideMark/>
          </w:tcPr>
          <w:p w14:paraId="026E73A8" w14:textId="77777777" w:rsidR="00D144DA" w:rsidRPr="00FC225E" w:rsidRDefault="00D144DA" w:rsidP="00483FB0">
            <w:pPr>
              <w:jc w:val="center"/>
              <w:rPr>
                <w:rFonts w:eastAsiaTheme="minorEastAsia"/>
                <w:lang w:val="en"/>
              </w:rPr>
            </w:pPr>
          </w:p>
        </w:tc>
        <w:tc>
          <w:tcPr>
            <w:tcW w:w="0" w:type="auto"/>
            <w:vAlign w:val="center"/>
            <w:hideMark/>
          </w:tcPr>
          <w:p w14:paraId="62579692" w14:textId="77777777" w:rsidR="00D144DA" w:rsidRPr="00FC225E" w:rsidRDefault="00D144DA" w:rsidP="00483FB0">
            <w:pPr>
              <w:jc w:val="center"/>
              <w:rPr>
                <w:rFonts w:eastAsiaTheme="minorEastAsia"/>
                <w:lang w:val="en"/>
              </w:rPr>
            </w:pPr>
          </w:p>
        </w:tc>
      </w:tr>
      <w:tr w:rsidR="00821806" w:rsidRPr="00FC225E" w14:paraId="4F17BF3E" w14:textId="77777777" w:rsidTr="008A7280">
        <w:trPr>
          <w:trHeight w:val="285"/>
          <w:jc w:val="center"/>
        </w:trPr>
        <w:tc>
          <w:tcPr>
            <w:tcW w:w="0" w:type="auto"/>
            <w:vAlign w:val="center"/>
            <w:hideMark/>
          </w:tcPr>
          <w:p w14:paraId="6D26A7A8" w14:textId="77777777" w:rsidR="00821806" w:rsidRPr="00FC225E" w:rsidRDefault="00821806" w:rsidP="00821806">
            <w:pPr>
              <w:jc w:val="center"/>
              <w:rPr>
                <w:rFonts w:eastAsiaTheme="minorEastAsia"/>
                <w:lang w:val="en"/>
              </w:rPr>
            </w:pPr>
          </w:p>
        </w:tc>
        <w:tc>
          <w:tcPr>
            <w:tcW w:w="0" w:type="auto"/>
            <w:noWrap/>
            <w:vAlign w:val="center"/>
            <w:hideMark/>
          </w:tcPr>
          <w:p w14:paraId="7EFABB9C" w14:textId="77777777" w:rsidR="00821806" w:rsidRPr="00FC225E" w:rsidRDefault="00821806" w:rsidP="00821806">
            <w:pPr>
              <w:jc w:val="center"/>
              <w:rPr>
                <w:rFonts w:eastAsiaTheme="minorEastAsia"/>
                <w:lang w:val="en"/>
              </w:rPr>
            </w:pPr>
            <w:r w:rsidRPr="00FC225E">
              <w:rPr>
                <w:rFonts w:eastAsiaTheme="minorEastAsia"/>
                <w:lang w:val="en"/>
              </w:rPr>
              <w:t>RT</w:t>
            </w:r>
          </w:p>
        </w:tc>
        <w:tc>
          <w:tcPr>
            <w:tcW w:w="0" w:type="auto"/>
            <w:noWrap/>
            <w:hideMark/>
          </w:tcPr>
          <w:p w14:paraId="73FC38F1" w14:textId="1BB50D9B" w:rsidR="00821806" w:rsidRPr="00FC225E" w:rsidRDefault="00821806" w:rsidP="00821806">
            <w:pPr>
              <w:jc w:val="right"/>
              <w:rPr>
                <w:rFonts w:eastAsiaTheme="minorEastAsia"/>
                <w:lang w:val="en"/>
              </w:rPr>
            </w:pPr>
            <w:r w:rsidRPr="00DA0C43">
              <w:t>-.59</w:t>
            </w:r>
          </w:p>
        </w:tc>
        <w:tc>
          <w:tcPr>
            <w:tcW w:w="0" w:type="auto"/>
            <w:noWrap/>
            <w:hideMark/>
          </w:tcPr>
          <w:p w14:paraId="2E217DB2" w14:textId="6B3D3DA8" w:rsidR="00821806" w:rsidRPr="00FC225E" w:rsidRDefault="00821806" w:rsidP="00821806">
            <w:pPr>
              <w:jc w:val="right"/>
              <w:rPr>
                <w:rFonts w:eastAsiaTheme="minorEastAsia"/>
                <w:lang w:val="en"/>
              </w:rPr>
            </w:pPr>
            <w:r w:rsidRPr="00DA0C43">
              <w:t>.10</w:t>
            </w:r>
          </w:p>
        </w:tc>
        <w:tc>
          <w:tcPr>
            <w:tcW w:w="0" w:type="auto"/>
            <w:noWrap/>
            <w:hideMark/>
          </w:tcPr>
          <w:p w14:paraId="55DFF127" w14:textId="09BE073A" w:rsidR="00821806" w:rsidRPr="00FC225E" w:rsidRDefault="00821806" w:rsidP="00821806">
            <w:pPr>
              <w:jc w:val="right"/>
              <w:rPr>
                <w:rFonts w:eastAsiaTheme="minorEastAsia"/>
                <w:lang w:val="en"/>
              </w:rPr>
            </w:pPr>
            <w:r w:rsidRPr="00DA0C43">
              <w:t>-.78</w:t>
            </w:r>
          </w:p>
        </w:tc>
        <w:tc>
          <w:tcPr>
            <w:tcW w:w="0" w:type="auto"/>
            <w:noWrap/>
            <w:hideMark/>
          </w:tcPr>
          <w:p w14:paraId="0B3336B2" w14:textId="49937A3B" w:rsidR="00821806" w:rsidRPr="00FC225E" w:rsidRDefault="00821806" w:rsidP="00821806">
            <w:pPr>
              <w:jc w:val="right"/>
              <w:rPr>
                <w:rFonts w:eastAsiaTheme="minorEastAsia"/>
                <w:lang w:val="en"/>
              </w:rPr>
            </w:pPr>
            <w:r w:rsidRPr="00DA0C43">
              <w:t>-.40</w:t>
            </w:r>
          </w:p>
        </w:tc>
        <w:tc>
          <w:tcPr>
            <w:tcW w:w="0" w:type="auto"/>
            <w:noWrap/>
            <w:hideMark/>
          </w:tcPr>
          <w:p w14:paraId="46C5EFC1" w14:textId="53B721A6" w:rsidR="00821806" w:rsidRPr="00FC225E" w:rsidRDefault="00821806" w:rsidP="00821806">
            <w:pPr>
              <w:jc w:val="center"/>
              <w:rPr>
                <w:rFonts w:eastAsiaTheme="minorEastAsia"/>
                <w:lang w:val="en"/>
              </w:rPr>
            </w:pPr>
            <w:r w:rsidRPr="00DA0C43">
              <w:t>13</w:t>
            </w:r>
          </w:p>
        </w:tc>
        <w:tc>
          <w:tcPr>
            <w:tcW w:w="0" w:type="auto"/>
            <w:hideMark/>
          </w:tcPr>
          <w:p w14:paraId="328B9595" w14:textId="1DC840C8" w:rsidR="00821806" w:rsidRPr="00FC225E" w:rsidRDefault="00821806" w:rsidP="00821806">
            <w:pPr>
              <w:jc w:val="center"/>
              <w:rPr>
                <w:rFonts w:eastAsiaTheme="minorEastAsia"/>
                <w:lang w:val="en"/>
              </w:rPr>
            </w:pPr>
            <w:r w:rsidRPr="00DA0C43">
              <w:t>55.30</w:t>
            </w:r>
          </w:p>
        </w:tc>
        <w:tc>
          <w:tcPr>
            <w:tcW w:w="0" w:type="auto"/>
            <w:hideMark/>
          </w:tcPr>
          <w:p w14:paraId="2FF64022" w14:textId="49A5B9BD" w:rsidR="00821806" w:rsidRPr="00FC225E" w:rsidRDefault="00821806" w:rsidP="00821806">
            <w:pPr>
              <w:jc w:val="center"/>
              <w:rPr>
                <w:rFonts w:eastAsiaTheme="minorEastAsia"/>
                <w:lang w:val="en"/>
              </w:rPr>
            </w:pPr>
            <w:r w:rsidRPr="00DA0C43">
              <w:t>&lt;.001</w:t>
            </w:r>
          </w:p>
        </w:tc>
        <w:tc>
          <w:tcPr>
            <w:tcW w:w="0" w:type="auto"/>
            <w:hideMark/>
          </w:tcPr>
          <w:p w14:paraId="15072B60" w14:textId="48112B87" w:rsidR="00821806" w:rsidRPr="00FC225E" w:rsidRDefault="00821806" w:rsidP="00821806">
            <w:pPr>
              <w:jc w:val="center"/>
              <w:rPr>
                <w:rFonts w:eastAsiaTheme="minorEastAsia"/>
                <w:lang w:val="en"/>
              </w:rPr>
            </w:pPr>
            <w:r w:rsidRPr="00DA0C43">
              <w:t>83.20%</w:t>
            </w:r>
          </w:p>
        </w:tc>
      </w:tr>
      <w:tr w:rsidR="00821806" w:rsidRPr="00FC225E" w14:paraId="7FD53633" w14:textId="77777777" w:rsidTr="008A7280">
        <w:trPr>
          <w:trHeight w:val="285"/>
          <w:jc w:val="center"/>
        </w:trPr>
        <w:tc>
          <w:tcPr>
            <w:tcW w:w="0" w:type="auto"/>
            <w:vAlign w:val="center"/>
            <w:hideMark/>
          </w:tcPr>
          <w:p w14:paraId="5D107E4B" w14:textId="77777777" w:rsidR="00821806" w:rsidRPr="00FC225E" w:rsidRDefault="00821806" w:rsidP="00821806">
            <w:pPr>
              <w:jc w:val="center"/>
              <w:rPr>
                <w:rFonts w:eastAsiaTheme="minorEastAsia"/>
                <w:lang w:val="en"/>
              </w:rPr>
            </w:pPr>
          </w:p>
        </w:tc>
        <w:tc>
          <w:tcPr>
            <w:tcW w:w="0" w:type="auto"/>
            <w:noWrap/>
            <w:vAlign w:val="center"/>
            <w:hideMark/>
          </w:tcPr>
          <w:p w14:paraId="5CC9FC1B" w14:textId="77777777" w:rsidR="00821806" w:rsidRPr="00FC225E" w:rsidRDefault="00821806" w:rsidP="00821806">
            <w:pPr>
              <w:jc w:val="center"/>
              <w:rPr>
                <w:rFonts w:eastAsiaTheme="minorEastAsia"/>
                <w:lang w:val="en"/>
              </w:rPr>
            </w:pPr>
            <w:r w:rsidRPr="00FC225E">
              <w:rPr>
                <w:rFonts w:eastAsiaTheme="minorEastAsia"/>
                <w:lang w:val="en"/>
              </w:rPr>
              <w:t>ACC</w:t>
            </w:r>
          </w:p>
        </w:tc>
        <w:tc>
          <w:tcPr>
            <w:tcW w:w="0" w:type="auto"/>
            <w:noWrap/>
            <w:hideMark/>
          </w:tcPr>
          <w:p w14:paraId="4BD9711F" w14:textId="35E63C77" w:rsidR="00821806" w:rsidRPr="00FC225E" w:rsidRDefault="00821806" w:rsidP="00821806">
            <w:pPr>
              <w:jc w:val="right"/>
              <w:rPr>
                <w:rFonts w:eastAsiaTheme="minorEastAsia"/>
                <w:lang w:val="en"/>
              </w:rPr>
            </w:pPr>
            <w:r w:rsidRPr="00DA0C43">
              <w:t>.78</w:t>
            </w:r>
          </w:p>
        </w:tc>
        <w:tc>
          <w:tcPr>
            <w:tcW w:w="0" w:type="auto"/>
            <w:noWrap/>
            <w:hideMark/>
          </w:tcPr>
          <w:p w14:paraId="6FD59FE1" w14:textId="119C8618" w:rsidR="00821806" w:rsidRPr="00FC225E" w:rsidRDefault="00821806" w:rsidP="00821806">
            <w:pPr>
              <w:jc w:val="right"/>
              <w:rPr>
                <w:rFonts w:eastAsiaTheme="minorEastAsia"/>
                <w:lang w:val="en"/>
              </w:rPr>
            </w:pPr>
            <w:r w:rsidRPr="00DA0C43">
              <w:t>.15</w:t>
            </w:r>
          </w:p>
        </w:tc>
        <w:tc>
          <w:tcPr>
            <w:tcW w:w="0" w:type="auto"/>
            <w:noWrap/>
            <w:hideMark/>
          </w:tcPr>
          <w:p w14:paraId="716370F9" w14:textId="3BF7F559" w:rsidR="00821806" w:rsidRPr="00FC225E" w:rsidRDefault="00821806" w:rsidP="00821806">
            <w:pPr>
              <w:jc w:val="right"/>
              <w:rPr>
                <w:rFonts w:eastAsiaTheme="minorEastAsia"/>
                <w:lang w:val="en"/>
              </w:rPr>
            </w:pPr>
            <w:r w:rsidRPr="00DA0C43">
              <w:t>.48</w:t>
            </w:r>
          </w:p>
        </w:tc>
        <w:tc>
          <w:tcPr>
            <w:tcW w:w="0" w:type="auto"/>
            <w:noWrap/>
            <w:hideMark/>
          </w:tcPr>
          <w:p w14:paraId="0EF1F293" w14:textId="477AF454" w:rsidR="00821806" w:rsidRPr="00FC225E" w:rsidRDefault="00821806" w:rsidP="00821806">
            <w:pPr>
              <w:jc w:val="right"/>
              <w:rPr>
                <w:rFonts w:eastAsiaTheme="minorEastAsia"/>
                <w:lang w:val="en"/>
              </w:rPr>
            </w:pPr>
            <w:r w:rsidRPr="00DA0C43">
              <w:t>1.08</w:t>
            </w:r>
          </w:p>
        </w:tc>
        <w:tc>
          <w:tcPr>
            <w:tcW w:w="0" w:type="auto"/>
            <w:noWrap/>
            <w:hideMark/>
          </w:tcPr>
          <w:p w14:paraId="72F3BD74" w14:textId="2BF6351C" w:rsidR="00821806" w:rsidRPr="00FC225E" w:rsidRDefault="00821806" w:rsidP="00821806">
            <w:pPr>
              <w:jc w:val="center"/>
              <w:rPr>
                <w:rFonts w:eastAsiaTheme="minorEastAsia"/>
                <w:lang w:val="en"/>
              </w:rPr>
            </w:pPr>
            <w:r w:rsidRPr="00DA0C43">
              <w:t>13</w:t>
            </w:r>
          </w:p>
        </w:tc>
        <w:tc>
          <w:tcPr>
            <w:tcW w:w="0" w:type="auto"/>
            <w:hideMark/>
          </w:tcPr>
          <w:p w14:paraId="0BB7F2FF" w14:textId="4C5A7F0E" w:rsidR="00821806" w:rsidRPr="00FC225E" w:rsidRDefault="00821806" w:rsidP="00821806">
            <w:pPr>
              <w:jc w:val="center"/>
              <w:rPr>
                <w:rFonts w:eastAsiaTheme="minorEastAsia"/>
                <w:lang w:val="en"/>
              </w:rPr>
            </w:pPr>
            <w:r w:rsidRPr="00DA0C43">
              <w:t>77.78</w:t>
            </w:r>
          </w:p>
        </w:tc>
        <w:tc>
          <w:tcPr>
            <w:tcW w:w="0" w:type="auto"/>
            <w:hideMark/>
          </w:tcPr>
          <w:p w14:paraId="2AF1CAD3" w14:textId="2BB6F2A2" w:rsidR="00821806" w:rsidRPr="00FC225E" w:rsidRDefault="00821806" w:rsidP="00821806">
            <w:pPr>
              <w:jc w:val="center"/>
              <w:rPr>
                <w:rFonts w:eastAsiaTheme="minorEastAsia"/>
                <w:lang w:val="en"/>
              </w:rPr>
            </w:pPr>
            <w:r w:rsidRPr="00DA0C43">
              <w:t>&lt;.001</w:t>
            </w:r>
          </w:p>
        </w:tc>
        <w:tc>
          <w:tcPr>
            <w:tcW w:w="0" w:type="auto"/>
            <w:hideMark/>
          </w:tcPr>
          <w:p w14:paraId="18FEBE3F" w14:textId="691CD7B7" w:rsidR="00821806" w:rsidRPr="00FC225E" w:rsidRDefault="00821806" w:rsidP="00821806">
            <w:pPr>
              <w:jc w:val="center"/>
              <w:rPr>
                <w:rFonts w:eastAsiaTheme="minorEastAsia"/>
                <w:lang w:val="en"/>
              </w:rPr>
            </w:pPr>
            <w:r w:rsidRPr="00DA0C43">
              <w:t>88.60%</w:t>
            </w:r>
          </w:p>
        </w:tc>
      </w:tr>
      <w:tr w:rsidR="00821806" w:rsidRPr="00FC225E" w14:paraId="52CB5A53" w14:textId="77777777" w:rsidTr="008A7280">
        <w:trPr>
          <w:trHeight w:val="285"/>
          <w:jc w:val="center"/>
        </w:trPr>
        <w:tc>
          <w:tcPr>
            <w:tcW w:w="0" w:type="auto"/>
            <w:vAlign w:val="center"/>
            <w:hideMark/>
          </w:tcPr>
          <w:p w14:paraId="318D2F06" w14:textId="77777777" w:rsidR="00821806" w:rsidRPr="00FC225E" w:rsidRDefault="00821806" w:rsidP="00821806">
            <w:pPr>
              <w:jc w:val="center"/>
              <w:rPr>
                <w:rFonts w:eastAsiaTheme="minorEastAsia"/>
                <w:lang w:val="en"/>
              </w:rPr>
            </w:pPr>
          </w:p>
        </w:tc>
        <w:tc>
          <w:tcPr>
            <w:tcW w:w="0" w:type="auto"/>
            <w:noWrap/>
            <w:vAlign w:val="center"/>
            <w:hideMark/>
          </w:tcPr>
          <w:p w14:paraId="1051D39F" w14:textId="77777777" w:rsidR="00821806" w:rsidRPr="00FC225E" w:rsidRDefault="00821806" w:rsidP="00821806">
            <w:pPr>
              <w:jc w:val="center"/>
              <w:rPr>
                <w:rFonts w:eastAsiaTheme="minorEastAsia"/>
                <w:i/>
                <w:iCs/>
                <w:lang w:val="en"/>
              </w:rPr>
            </w:pPr>
            <w:r w:rsidRPr="00FC225E">
              <w:rPr>
                <w:rFonts w:eastAsiaTheme="minorEastAsia"/>
                <w:i/>
                <w:iCs/>
                <w:lang w:val="en"/>
              </w:rPr>
              <w:t>d</w:t>
            </w:r>
          </w:p>
        </w:tc>
        <w:tc>
          <w:tcPr>
            <w:tcW w:w="0" w:type="auto"/>
            <w:noWrap/>
            <w:hideMark/>
          </w:tcPr>
          <w:p w14:paraId="2E303774" w14:textId="327DAA6C" w:rsidR="00821806" w:rsidRPr="00FC225E" w:rsidRDefault="00821806" w:rsidP="00821806">
            <w:pPr>
              <w:jc w:val="right"/>
              <w:rPr>
                <w:rFonts w:eastAsiaTheme="minorEastAsia"/>
                <w:lang w:val="en"/>
              </w:rPr>
            </w:pPr>
            <w:r w:rsidRPr="00DA0C43">
              <w:t>.35</w:t>
            </w:r>
          </w:p>
        </w:tc>
        <w:tc>
          <w:tcPr>
            <w:tcW w:w="0" w:type="auto"/>
            <w:noWrap/>
            <w:hideMark/>
          </w:tcPr>
          <w:p w14:paraId="0ACC3BEE" w14:textId="03A8BA64" w:rsidR="00821806" w:rsidRPr="00FC225E" w:rsidRDefault="00821806" w:rsidP="00821806">
            <w:pPr>
              <w:jc w:val="right"/>
              <w:rPr>
                <w:rFonts w:eastAsiaTheme="minorEastAsia"/>
                <w:lang w:val="en"/>
              </w:rPr>
            </w:pPr>
            <w:r w:rsidRPr="00DA0C43">
              <w:t>.07</w:t>
            </w:r>
          </w:p>
        </w:tc>
        <w:tc>
          <w:tcPr>
            <w:tcW w:w="0" w:type="auto"/>
            <w:noWrap/>
            <w:hideMark/>
          </w:tcPr>
          <w:p w14:paraId="5823C452" w14:textId="46BB509D" w:rsidR="00821806" w:rsidRPr="00FC225E" w:rsidRDefault="00821806" w:rsidP="00821806">
            <w:pPr>
              <w:jc w:val="right"/>
              <w:rPr>
                <w:rFonts w:eastAsiaTheme="minorEastAsia"/>
                <w:lang w:val="en"/>
              </w:rPr>
            </w:pPr>
            <w:r w:rsidRPr="00DA0C43">
              <w:t>.21</w:t>
            </w:r>
          </w:p>
        </w:tc>
        <w:tc>
          <w:tcPr>
            <w:tcW w:w="0" w:type="auto"/>
            <w:noWrap/>
            <w:hideMark/>
          </w:tcPr>
          <w:p w14:paraId="6F2F53BB" w14:textId="5E4EAF7F" w:rsidR="00821806" w:rsidRPr="00FC225E" w:rsidRDefault="00821806" w:rsidP="00821806">
            <w:pPr>
              <w:jc w:val="right"/>
              <w:rPr>
                <w:rFonts w:eastAsiaTheme="minorEastAsia"/>
                <w:lang w:val="en"/>
              </w:rPr>
            </w:pPr>
            <w:r w:rsidRPr="00DA0C43">
              <w:t>.50</w:t>
            </w:r>
          </w:p>
        </w:tc>
        <w:tc>
          <w:tcPr>
            <w:tcW w:w="0" w:type="auto"/>
            <w:noWrap/>
            <w:hideMark/>
          </w:tcPr>
          <w:p w14:paraId="05AC13E4" w14:textId="68B9835D" w:rsidR="00821806" w:rsidRPr="00FC225E" w:rsidRDefault="00821806" w:rsidP="00821806">
            <w:pPr>
              <w:jc w:val="center"/>
              <w:rPr>
                <w:rFonts w:eastAsiaTheme="minorEastAsia"/>
                <w:lang w:val="en"/>
              </w:rPr>
            </w:pPr>
            <w:r w:rsidRPr="00DA0C43">
              <w:t>13</w:t>
            </w:r>
          </w:p>
        </w:tc>
        <w:tc>
          <w:tcPr>
            <w:tcW w:w="0" w:type="auto"/>
            <w:hideMark/>
          </w:tcPr>
          <w:p w14:paraId="3583B51F" w14:textId="5ED774F6" w:rsidR="00821806" w:rsidRPr="00FC225E" w:rsidRDefault="00821806" w:rsidP="00821806">
            <w:pPr>
              <w:jc w:val="center"/>
              <w:rPr>
                <w:rFonts w:eastAsiaTheme="minorEastAsia"/>
                <w:lang w:val="en"/>
              </w:rPr>
            </w:pPr>
            <w:r w:rsidRPr="00DA0C43">
              <w:t>47.81</w:t>
            </w:r>
          </w:p>
        </w:tc>
        <w:tc>
          <w:tcPr>
            <w:tcW w:w="0" w:type="auto"/>
            <w:hideMark/>
          </w:tcPr>
          <w:p w14:paraId="18C82EF2" w14:textId="73A5F4B2" w:rsidR="00821806" w:rsidRPr="00FC225E" w:rsidRDefault="00821806" w:rsidP="00821806">
            <w:pPr>
              <w:jc w:val="center"/>
              <w:rPr>
                <w:rFonts w:eastAsiaTheme="minorEastAsia"/>
                <w:lang w:val="en"/>
              </w:rPr>
            </w:pPr>
            <w:r w:rsidRPr="00DA0C43">
              <w:t>&lt;.001</w:t>
            </w:r>
          </w:p>
        </w:tc>
        <w:tc>
          <w:tcPr>
            <w:tcW w:w="0" w:type="auto"/>
            <w:hideMark/>
          </w:tcPr>
          <w:p w14:paraId="52BDB4BB" w14:textId="38E6B989" w:rsidR="00821806" w:rsidRPr="00FC225E" w:rsidRDefault="00821806" w:rsidP="00821806">
            <w:pPr>
              <w:jc w:val="center"/>
              <w:rPr>
                <w:rFonts w:eastAsiaTheme="minorEastAsia"/>
                <w:lang w:val="en"/>
              </w:rPr>
            </w:pPr>
            <w:r w:rsidRPr="00DA0C43">
              <w:t>75.38%</w:t>
            </w:r>
          </w:p>
        </w:tc>
      </w:tr>
      <w:tr w:rsidR="00821806" w:rsidRPr="00FC225E" w14:paraId="57E67A63" w14:textId="77777777" w:rsidTr="008A7280">
        <w:trPr>
          <w:trHeight w:val="285"/>
          <w:jc w:val="center"/>
        </w:trPr>
        <w:tc>
          <w:tcPr>
            <w:tcW w:w="0" w:type="auto"/>
            <w:vAlign w:val="center"/>
            <w:hideMark/>
          </w:tcPr>
          <w:p w14:paraId="5E550DAC" w14:textId="77777777" w:rsidR="00821806" w:rsidRPr="00FC225E" w:rsidRDefault="00821806" w:rsidP="00821806">
            <w:pPr>
              <w:jc w:val="center"/>
              <w:rPr>
                <w:rFonts w:eastAsiaTheme="minorEastAsia"/>
                <w:lang w:val="en"/>
              </w:rPr>
            </w:pPr>
          </w:p>
        </w:tc>
        <w:tc>
          <w:tcPr>
            <w:tcW w:w="0" w:type="auto"/>
            <w:noWrap/>
            <w:vAlign w:val="center"/>
            <w:hideMark/>
          </w:tcPr>
          <w:p w14:paraId="7FFA726C" w14:textId="77777777" w:rsidR="00821806" w:rsidRPr="00FC225E" w:rsidRDefault="00821806" w:rsidP="00821806">
            <w:pPr>
              <w:jc w:val="center"/>
              <w:rPr>
                <w:rFonts w:eastAsiaTheme="minorEastAsia"/>
                <w:i/>
                <w:iCs/>
                <w:lang w:val="en"/>
              </w:rPr>
            </w:pPr>
            <w:r w:rsidRPr="00FC225E">
              <w:rPr>
                <w:rFonts w:eastAsiaTheme="minorEastAsia"/>
                <w:i/>
                <w:iCs/>
                <w:lang w:val="en"/>
              </w:rPr>
              <w:t>η</w:t>
            </w:r>
          </w:p>
        </w:tc>
        <w:tc>
          <w:tcPr>
            <w:tcW w:w="0" w:type="auto"/>
            <w:noWrap/>
            <w:hideMark/>
          </w:tcPr>
          <w:p w14:paraId="46048B80" w14:textId="75CB4BD0" w:rsidR="00821806" w:rsidRPr="00FC225E" w:rsidRDefault="00821806" w:rsidP="00821806">
            <w:pPr>
              <w:jc w:val="right"/>
              <w:rPr>
                <w:rFonts w:eastAsiaTheme="minorEastAsia"/>
                <w:lang w:val="en"/>
              </w:rPr>
            </w:pPr>
            <w:r w:rsidRPr="00DA0C43">
              <w:t>-.92</w:t>
            </w:r>
          </w:p>
        </w:tc>
        <w:tc>
          <w:tcPr>
            <w:tcW w:w="0" w:type="auto"/>
            <w:noWrap/>
            <w:hideMark/>
          </w:tcPr>
          <w:p w14:paraId="3768877D" w14:textId="11E503BF" w:rsidR="00821806" w:rsidRPr="00FC225E" w:rsidRDefault="00821806" w:rsidP="00821806">
            <w:pPr>
              <w:jc w:val="right"/>
              <w:rPr>
                <w:rFonts w:eastAsiaTheme="minorEastAsia"/>
                <w:lang w:val="en"/>
              </w:rPr>
            </w:pPr>
            <w:r w:rsidRPr="00DA0C43">
              <w:t>.19</w:t>
            </w:r>
          </w:p>
        </w:tc>
        <w:tc>
          <w:tcPr>
            <w:tcW w:w="0" w:type="auto"/>
            <w:noWrap/>
            <w:hideMark/>
          </w:tcPr>
          <w:p w14:paraId="4022A605" w14:textId="7ACD1926" w:rsidR="00821806" w:rsidRPr="00FC225E" w:rsidRDefault="00821806" w:rsidP="00821806">
            <w:pPr>
              <w:jc w:val="right"/>
              <w:rPr>
                <w:rFonts w:eastAsiaTheme="minorEastAsia"/>
                <w:lang w:val="en"/>
              </w:rPr>
            </w:pPr>
            <w:r w:rsidRPr="00DA0C43">
              <w:t>-1.29</w:t>
            </w:r>
          </w:p>
        </w:tc>
        <w:tc>
          <w:tcPr>
            <w:tcW w:w="0" w:type="auto"/>
            <w:noWrap/>
            <w:hideMark/>
          </w:tcPr>
          <w:p w14:paraId="0C47DEF8" w14:textId="34235083" w:rsidR="00821806" w:rsidRPr="00FC225E" w:rsidRDefault="00821806" w:rsidP="00821806">
            <w:pPr>
              <w:jc w:val="right"/>
              <w:rPr>
                <w:rFonts w:eastAsiaTheme="minorEastAsia"/>
                <w:lang w:val="en"/>
              </w:rPr>
            </w:pPr>
            <w:r w:rsidRPr="00DA0C43">
              <w:t>-.56</w:t>
            </w:r>
          </w:p>
        </w:tc>
        <w:tc>
          <w:tcPr>
            <w:tcW w:w="0" w:type="auto"/>
            <w:noWrap/>
            <w:hideMark/>
          </w:tcPr>
          <w:p w14:paraId="3C4178B5" w14:textId="795D737C" w:rsidR="00821806" w:rsidRPr="00FC225E" w:rsidRDefault="00821806" w:rsidP="00821806">
            <w:pPr>
              <w:jc w:val="center"/>
              <w:rPr>
                <w:rFonts w:eastAsiaTheme="minorEastAsia"/>
                <w:lang w:val="en"/>
              </w:rPr>
            </w:pPr>
            <w:r w:rsidRPr="00DA0C43">
              <w:t>13</w:t>
            </w:r>
          </w:p>
        </w:tc>
        <w:tc>
          <w:tcPr>
            <w:tcW w:w="0" w:type="auto"/>
            <w:hideMark/>
          </w:tcPr>
          <w:p w14:paraId="36C07C77" w14:textId="391F4A01" w:rsidR="00821806" w:rsidRPr="00FC225E" w:rsidRDefault="00821806" w:rsidP="00821806">
            <w:pPr>
              <w:jc w:val="center"/>
              <w:rPr>
                <w:rFonts w:eastAsiaTheme="minorEastAsia"/>
                <w:lang w:val="en"/>
              </w:rPr>
            </w:pPr>
            <w:r w:rsidRPr="00DA0C43">
              <w:t>98.79</w:t>
            </w:r>
          </w:p>
        </w:tc>
        <w:tc>
          <w:tcPr>
            <w:tcW w:w="0" w:type="auto"/>
            <w:hideMark/>
          </w:tcPr>
          <w:p w14:paraId="1173AA5D" w14:textId="031DF7CE" w:rsidR="00821806" w:rsidRPr="00FC225E" w:rsidRDefault="00821806" w:rsidP="00821806">
            <w:pPr>
              <w:jc w:val="center"/>
              <w:rPr>
                <w:rFonts w:eastAsiaTheme="minorEastAsia"/>
                <w:lang w:val="en"/>
              </w:rPr>
            </w:pPr>
            <w:r w:rsidRPr="00DA0C43">
              <w:t>&lt;.001</w:t>
            </w:r>
          </w:p>
        </w:tc>
        <w:tc>
          <w:tcPr>
            <w:tcW w:w="0" w:type="auto"/>
            <w:hideMark/>
          </w:tcPr>
          <w:p w14:paraId="1D5B700E" w14:textId="4A27D0E1" w:rsidR="00821806" w:rsidRPr="00FC225E" w:rsidRDefault="00821806" w:rsidP="00821806">
            <w:pPr>
              <w:jc w:val="center"/>
              <w:rPr>
                <w:rFonts w:eastAsiaTheme="minorEastAsia"/>
                <w:lang w:val="en"/>
              </w:rPr>
            </w:pPr>
            <w:r w:rsidRPr="00DA0C43">
              <w:t>93.30%</w:t>
            </w:r>
          </w:p>
        </w:tc>
      </w:tr>
      <w:tr w:rsidR="00821806" w:rsidRPr="00FC225E" w14:paraId="5E470DF6" w14:textId="77777777" w:rsidTr="008A7280">
        <w:trPr>
          <w:trHeight w:val="285"/>
          <w:jc w:val="center"/>
        </w:trPr>
        <w:tc>
          <w:tcPr>
            <w:tcW w:w="0" w:type="auto"/>
            <w:vAlign w:val="center"/>
            <w:hideMark/>
          </w:tcPr>
          <w:p w14:paraId="3FF215BC" w14:textId="77777777" w:rsidR="00821806" w:rsidRPr="00FC225E" w:rsidRDefault="00821806" w:rsidP="00821806">
            <w:pPr>
              <w:jc w:val="center"/>
              <w:rPr>
                <w:rFonts w:eastAsiaTheme="minorEastAsia"/>
                <w:lang w:val="en"/>
              </w:rPr>
            </w:pPr>
          </w:p>
        </w:tc>
        <w:tc>
          <w:tcPr>
            <w:tcW w:w="0" w:type="auto"/>
            <w:noWrap/>
            <w:vAlign w:val="center"/>
            <w:hideMark/>
          </w:tcPr>
          <w:p w14:paraId="4538AB1B" w14:textId="77777777" w:rsidR="00821806" w:rsidRPr="00FC225E" w:rsidRDefault="00821806" w:rsidP="00821806">
            <w:pPr>
              <w:jc w:val="center"/>
              <w:rPr>
                <w:rFonts w:eastAsiaTheme="minorEastAsia"/>
                <w:i/>
                <w:iCs/>
                <w:lang w:val="en"/>
              </w:rPr>
            </w:pPr>
            <w:r w:rsidRPr="00FC225E">
              <w:rPr>
                <w:rFonts w:eastAsiaTheme="minorEastAsia"/>
                <w:i/>
                <w:iCs/>
                <w:lang w:val="en"/>
              </w:rPr>
              <w:t>v</w:t>
            </w:r>
          </w:p>
        </w:tc>
        <w:tc>
          <w:tcPr>
            <w:tcW w:w="0" w:type="auto"/>
            <w:noWrap/>
            <w:hideMark/>
          </w:tcPr>
          <w:p w14:paraId="2A091489" w14:textId="32FCE59D" w:rsidR="00821806" w:rsidRPr="00FC225E" w:rsidRDefault="00821806" w:rsidP="00821806">
            <w:pPr>
              <w:jc w:val="right"/>
              <w:rPr>
                <w:rFonts w:eastAsiaTheme="minorEastAsia"/>
                <w:lang w:val="en"/>
              </w:rPr>
            </w:pPr>
            <w:r w:rsidRPr="00DA0C43">
              <w:t>.44</w:t>
            </w:r>
          </w:p>
        </w:tc>
        <w:tc>
          <w:tcPr>
            <w:tcW w:w="0" w:type="auto"/>
            <w:noWrap/>
            <w:hideMark/>
          </w:tcPr>
          <w:p w14:paraId="39658A8F" w14:textId="7201C130" w:rsidR="00821806" w:rsidRPr="00FC225E" w:rsidRDefault="00821806" w:rsidP="00821806">
            <w:pPr>
              <w:jc w:val="right"/>
              <w:rPr>
                <w:rFonts w:eastAsiaTheme="minorEastAsia"/>
                <w:lang w:val="en"/>
              </w:rPr>
            </w:pPr>
            <w:r w:rsidRPr="00DA0C43">
              <w:t>.08</w:t>
            </w:r>
          </w:p>
        </w:tc>
        <w:tc>
          <w:tcPr>
            <w:tcW w:w="0" w:type="auto"/>
            <w:noWrap/>
            <w:hideMark/>
          </w:tcPr>
          <w:p w14:paraId="07817209" w14:textId="3D850800" w:rsidR="00821806" w:rsidRPr="00FC225E" w:rsidRDefault="00821806" w:rsidP="00821806">
            <w:pPr>
              <w:jc w:val="right"/>
              <w:rPr>
                <w:rFonts w:eastAsiaTheme="minorEastAsia"/>
                <w:lang w:val="en"/>
              </w:rPr>
            </w:pPr>
            <w:r w:rsidRPr="00DA0C43">
              <w:t>.28</w:t>
            </w:r>
          </w:p>
        </w:tc>
        <w:tc>
          <w:tcPr>
            <w:tcW w:w="0" w:type="auto"/>
            <w:noWrap/>
            <w:hideMark/>
          </w:tcPr>
          <w:p w14:paraId="0C006DD5" w14:textId="51AB9AD2" w:rsidR="00821806" w:rsidRPr="00FC225E" w:rsidRDefault="00821806" w:rsidP="00821806">
            <w:pPr>
              <w:jc w:val="right"/>
              <w:rPr>
                <w:rFonts w:eastAsiaTheme="minorEastAsia"/>
                <w:lang w:val="en"/>
              </w:rPr>
            </w:pPr>
            <w:r w:rsidRPr="00DA0C43">
              <w:t>.59</w:t>
            </w:r>
          </w:p>
        </w:tc>
        <w:tc>
          <w:tcPr>
            <w:tcW w:w="0" w:type="auto"/>
            <w:noWrap/>
            <w:hideMark/>
          </w:tcPr>
          <w:p w14:paraId="07823E74" w14:textId="48716D5F" w:rsidR="00821806" w:rsidRPr="00FC225E" w:rsidRDefault="00821806" w:rsidP="00821806">
            <w:pPr>
              <w:jc w:val="center"/>
              <w:rPr>
                <w:rFonts w:eastAsiaTheme="minorEastAsia"/>
                <w:lang w:val="en"/>
              </w:rPr>
            </w:pPr>
            <w:r w:rsidRPr="00DA0C43">
              <w:t>13</w:t>
            </w:r>
          </w:p>
        </w:tc>
        <w:tc>
          <w:tcPr>
            <w:tcW w:w="0" w:type="auto"/>
            <w:hideMark/>
          </w:tcPr>
          <w:p w14:paraId="2AA292DA" w14:textId="69F0CA8C" w:rsidR="00821806" w:rsidRPr="00FC225E" w:rsidRDefault="00821806" w:rsidP="00821806">
            <w:pPr>
              <w:jc w:val="center"/>
              <w:rPr>
                <w:rFonts w:eastAsiaTheme="minorEastAsia"/>
                <w:lang w:val="en"/>
              </w:rPr>
            </w:pPr>
            <w:r w:rsidRPr="00DA0C43">
              <w:t>50.98</w:t>
            </w:r>
          </w:p>
        </w:tc>
        <w:tc>
          <w:tcPr>
            <w:tcW w:w="0" w:type="auto"/>
            <w:hideMark/>
          </w:tcPr>
          <w:p w14:paraId="39E87D34" w14:textId="28A3B9F7" w:rsidR="00821806" w:rsidRPr="00FC225E" w:rsidRDefault="00821806" w:rsidP="00821806">
            <w:pPr>
              <w:jc w:val="center"/>
              <w:rPr>
                <w:rFonts w:eastAsiaTheme="minorEastAsia"/>
                <w:lang w:val="en"/>
              </w:rPr>
            </w:pPr>
            <w:r w:rsidRPr="00DA0C43">
              <w:t>&lt;.001</w:t>
            </w:r>
          </w:p>
        </w:tc>
        <w:tc>
          <w:tcPr>
            <w:tcW w:w="0" w:type="auto"/>
            <w:hideMark/>
          </w:tcPr>
          <w:p w14:paraId="2717FCB9" w14:textId="2D4CD4F8" w:rsidR="00821806" w:rsidRPr="00FC225E" w:rsidRDefault="00821806" w:rsidP="00821806">
            <w:pPr>
              <w:jc w:val="center"/>
              <w:rPr>
                <w:rFonts w:eastAsiaTheme="minorEastAsia"/>
                <w:lang w:val="en"/>
              </w:rPr>
            </w:pPr>
            <w:r w:rsidRPr="00DA0C43">
              <w:t>79.33%</w:t>
            </w:r>
          </w:p>
        </w:tc>
      </w:tr>
      <w:tr w:rsidR="00821806" w:rsidRPr="00FC225E" w14:paraId="1936C7E8" w14:textId="77777777" w:rsidTr="008A7280">
        <w:trPr>
          <w:trHeight w:val="300"/>
          <w:jc w:val="center"/>
        </w:trPr>
        <w:tc>
          <w:tcPr>
            <w:tcW w:w="0" w:type="auto"/>
            <w:vAlign w:val="center"/>
            <w:hideMark/>
          </w:tcPr>
          <w:p w14:paraId="66EF7E84" w14:textId="77777777" w:rsidR="00821806" w:rsidRPr="00FC225E" w:rsidRDefault="00821806" w:rsidP="00821806">
            <w:pPr>
              <w:jc w:val="center"/>
              <w:rPr>
                <w:rFonts w:eastAsiaTheme="minorEastAsia"/>
                <w:lang w:val="en"/>
              </w:rPr>
            </w:pPr>
          </w:p>
        </w:tc>
        <w:tc>
          <w:tcPr>
            <w:tcW w:w="0" w:type="auto"/>
            <w:noWrap/>
            <w:vAlign w:val="center"/>
            <w:hideMark/>
          </w:tcPr>
          <w:p w14:paraId="0CD57A3A" w14:textId="77777777" w:rsidR="00821806" w:rsidRPr="00FC225E" w:rsidRDefault="00821806" w:rsidP="00821806">
            <w:pPr>
              <w:jc w:val="center"/>
              <w:rPr>
                <w:rFonts w:eastAsiaTheme="minorEastAsia"/>
                <w:i/>
                <w:iCs/>
                <w:lang w:val="en"/>
              </w:rPr>
            </w:pPr>
            <w:r w:rsidRPr="00FC225E">
              <w:rPr>
                <w:rFonts w:eastAsiaTheme="minorEastAsia"/>
                <w:i/>
                <w:iCs/>
                <w:lang w:val="en"/>
              </w:rPr>
              <w:t>z</w:t>
            </w:r>
          </w:p>
        </w:tc>
        <w:tc>
          <w:tcPr>
            <w:tcW w:w="0" w:type="auto"/>
            <w:noWrap/>
            <w:hideMark/>
          </w:tcPr>
          <w:p w14:paraId="74BEC89A" w14:textId="5D03603F" w:rsidR="00821806" w:rsidRPr="00FC225E" w:rsidRDefault="00821806" w:rsidP="00821806">
            <w:pPr>
              <w:jc w:val="right"/>
              <w:rPr>
                <w:rFonts w:eastAsiaTheme="minorEastAsia"/>
                <w:lang w:val="en"/>
              </w:rPr>
            </w:pPr>
            <w:r w:rsidRPr="00DA0C43">
              <w:t>.08</w:t>
            </w:r>
          </w:p>
        </w:tc>
        <w:tc>
          <w:tcPr>
            <w:tcW w:w="0" w:type="auto"/>
            <w:noWrap/>
            <w:hideMark/>
          </w:tcPr>
          <w:p w14:paraId="5622AB5D" w14:textId="6A058DBC" w:rsidR="00821806" w:rsidRPr="00FC225E" w:rsidRDefault="00821806" w:rsidP="00821806">
            <w:pPr>
              <w:jc w:val="right"/>
              <w:rPr>
                <w:rFonts w:eastAsiaTheme="minorEastAsia"/>
                <w:lang w:val="en"/>
              </w:rPr>
            </w:pPr>
            <w:r w:rsidRPr="00DA0C43">
              <w:t>.08</w:t>
            </w:r>
          </w:p>
        </w:tc>
        <w:tc>
          <w:tcPr>
            <w:tcW w:w="0" w:type="auto"/>
            <w:noWrap/>
            <w:hideMark/>
          </w:tcPr>
          <w:p w14:paraId="0B14EC86" w14:textId="1F203C0A" w:rsidR="00821806" w:rsidRPr="00FC225E" w:rsidRDefault="00821806" w:rsidP="00821806">
            <w:pPr>
              <w:jc w:val="right"/>
              <w:rPr>
                <w:rFonts w:eastAsiaTheme="minorEastAsia"/>
                <w:lang w:val="en"/>
              </w:rPr>
            </w:pPr>
            <w:r w:rsidRPr="00DA0C43">
              <w:t>-.09</w:t>
            </w:r>
          </w:p>
        </w:tc>
        <w:tc>
          <w:tcPr>
            <w:tcW w:w="0" w:type="auto"/>
            <w:noWrap/>
            <w:hideMark/>
          </w:tcPr>
          <w:p w14:paraId="3CC28D13" w14:textId="0B7DA5D0" w:rsidR="00821806" w:rsidRPr="00FC225E" w:rsidRDefault="00821806" w:rsidP="00821806">
            <w:pPr>
              <w:jc w:val="right"/>
              <w:rPr>
                <w:rFonts w:eastAsiaTheme="minorEastAsia"/>
                <w:lang w:val="en"/>
              </w:rPr>
            </w:pPr>
            <w:r w:rsidRPr="00DA0C43">
              <w:t>.24</w:t>
            </w:r>
          </w:p>
        </w:tc>
        <w:tc>
          <w:tcPr>
            <w:tcW w:w="0" w:type="auto"/>
            <w:noWrap/>
            <w:hideMark/>
          </w:tcPr>
          <w:p w14:paraId="0EAAD4D1" w14:textId="614D98C4" w:rsidR="00821806" w:rsidRPr="00FC225E" w:rsidRDefault="00821806" w:rsidP="00821806">
            <w:pPr>
              <w:jc w:val="center"/>
              <w:rPr>
                <w:rFonts w:eastAsiaTheme="minorEastAsia"/>
                <w:lang w:val="en"/>
              </w:rPr>
            </w:pPr>
            <w:r w:rsidRPr="00DA0C43">
              <w:t>13</w:t>
            </w:r>
          </w:p>
        </w:tc>
        <w:tc>
          <w:tcPr>
            <w:tcW w:w="0" w:type="auto"/>
            <w:hideMark/>
          </w:tcPr>
          <w:p w14:paraId="4AB31145" w14:textId="5A29C92D" w:rsidR="00821806" w:rsidRPr="00FC225E" w:rsidRDefault="00821806" w:rsidP="00821806">
            <w:pPr>
              <w:jc w:val="center"/>
              <w:rPr>
                <w:rFonts w:eastAsiaTheme="minorEastAsia"/>
                <w:lang w:val="en"/>
              </w:rPr>
            </w:pPr>
            <w:r w:rsidRPr="00DA0C43">
              <w:t>70.48</w:t>
            </w:r>
          </w:p>
        </w:tc>
        <w:tc>
          <w:tcPr>
            <w:tcW w:w="0" w:type="auto"/>
            <w:hideMark/>
          </w:tcPr>
          <w:p w14:paraId="52AA5883" w14:textId="7848E5D3" w:rsidR="00821806" w:rsidRPr="00FC225E" w:rsidRDefault="00821806" w:rsidP="00821806">
            <w:pPr>
              <w:jc w:val="center"/>
              <w:rPr>
                <w:rFonts w:eastAsiaTheme="minorEastAsia"/>
                <w:lang w:val="en"/>
              </w:rPr>
            </w:pPr>
            <w:r w:rsidRPr="00DA0C43">
              <w:t>.37</w:t>
            </w:r>
          </w:p>
        </w:tc>
        <w:tc>
          <w:tcPr>
            <w:tcW w:w="0" w:type="auto"/>
            <w:hideMark/>
          </w:tcPr>
          <w:p w14:paraId="6C126843" w14:textId="383D89A2" w:rsidR="00821806" w:rsidRPr="00FC225E" w:rsidRDefault="00821806" w:rsidP="00821806">
            <w:pPr>
              <w:jc w:val="center"/>
              <w:rPr>
                <w:rFonts w:eastAsiaTheme="minorEastAsia"/>
                <w:lang w:val="en"/>
              </w:rPr>
            </w:pPr>
            <w:r w:rsidRPr="00DA0C43">
              <w:t>84.44%</w:t>
            </w:r>
          </w:p>
        </w:tc>
      </w:tr>
    </w:tbl>
    <w:p w14:paraId="17703D4D" w14:textId="77777777" w:rsidR="00E474E6" w:rsidRPr="00E474E6" w:rsidRDefault="00E474E6" w:rsidP="001C2F36">
      <w:bookmarkStart w:id="125" w:name="_Toc139718163"/>
    </w:p>
    <w:p w14:paraId="32EB2324" w14:textId="3BD7FBEB" w:rsidR="00F41AAC" w:rsidRPr="006A5A80" w:rsidRDefault="00DA1946" w:rsidP="00F41AAC">
      <w:pPr>
        <w:pStyle w:val="Heading2"/>
        <w:spacing w:after="120"/>
        <w:rPr>
          <w:rFonts w:ascii="Times New Roman" w:hAnsi="Times New Roman"/>
          <w:lang w:val="en-US"/>
        </w:rPr>
      </w:pPr>
      <w:r>
        <w:rPr>
          <w:rFonts w:ascii="Times New Roman" w:hAnsi="Times New Roman"/>
          <w:lang w:val="en-US"/>
        </w:rPr>
        <w:t>4.</w:t>
      </w:r>
      <w:r w:rsidR="003E79B4">
        <w:rPr>
          <w:rFonts w:ascii="Times New Roman" w:hAnsi="Times New Roman"/>
          <w:lang w:val="en-US"/>
        </w:rPr>
        <w:t>2</w:t>
      </w:r>
      <w:r>
        <w:rPr>
          <w:rFonts w:ascii="Times New Roman" w:hAnsi="Times New Roman"/>
          <w:lang w:val="en-US"/>
        </w:rPr>
        <w:t xml:space="preserve"> </w:t>
      </w:r>
      <w:r w:rsidR="00F41AAC" w:rsidRPr="006A5A80">
        <w:rPr>
          <w:rFonts w:ascii="Times New Roman" w:hAnsi="Times New Roman"/>
          <w:lang w:val="en-US"/>
        </w:rPr>
        <w:t>Split-Half Reliability</w:t>
      </w:r>
      <w:bookmarkEnd w:id="125"/>
      <w:r w:rsidR="00AF6D94" w:rsidRPr="006A5A80">
        <w:rPr>
          <w:rFonts w:ascii="Times New Roman" w:hAnsi="Times New Roman"/>
          <w:lang w:val="en-US"/>
        </w:rPr>
        <w:t xml:space="preserve"> </w:t>
      </w:r>
      <w:bookmarkEnd w:id="119"/>
      <w:bookmarkEnd w:id="120"/>
    </w:p>
    <w:p w14:paraId="13998703" w14:textId="50597935"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w:t>
      </w:r>
      <w:r w:rsidR="00A160B8" w:rsidRPr="008A54B2">
        <w:rPr>
          <w:lang w:val="en-US"/>
        </w:rPr>
        <w:lastRenderedPageBreak/>
        <w:t>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063C34">
        <w:rPr>
          <w:lang w:val="en-US"/>
        </w:rPr>
        <w:instrText xml:space="preserve"> ADDIN EN.CITE &lt;EndNote&gt;&lt;Cite AuthorYear="1"&gt;&lt;Author&gt;Pronk&lt;/Author&gt;&lt;Year&gt;2022&lt;/Year&gt;&lt;RecNum&gt;18&lt;/RecNum&gt;&lt;DisplayText&gt;Pronk et al. (2022)&lt;/DisplayText&gt;&lt;record&gt;&lt;rec-number&gt;18&lt;/rec-number&gt;&lt;foreign-keys&gt;&lt;key app="EN" db-id="92stxze02rwdwteeedrpas0htfx29za50wsw" timestamp="1693806035"&gt;18&lt;/key&gt;&lt;/foreign-keys&gt;&lt;ref-type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0F35D3AF"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sidRPr="00D963B2">
        <w:rPr>
          <w:lang w:val="en-US"/>
        </w:rPr>
        <w:t xml:space="preserve">: </w:t>
      </w:r>
      <w:r w:rsidR="00D963B2" w:rsidRPr="00D963B2">
        <w:rPr>
          <w:lang w:val="en-US"/>
        </w:rPr>
        <w:t>Reaction Time (RT) with the "Stranger" contrast (</w:t>
      </w:r>
      <w:r w:rsidR="00D963B2" w:rsidRPr="00D963B2">
        <w:rPr>
          <w:i/>
          <w:iCs/>
          <w:sz w:val="28"/>
          <w:szCs w:val="28"/>
          <w:lang w:val="en-US"/>
        </w:rPr>
        <w:t>r</w:t>
      </w:r>
      <w:r w:rsidR="00D963B2" w:rsidRPr="00D963B2">
        <w:rPr>
          <w:lang w:val="en-US"/>
        </w:rPr>
        <w:t xml:space="preserve"> = .65, SE = .02, </w:t>
      </w:r>
      <w:r w:rsidR="00D963B2" w:rsidRPr="00D963B2">
        <w:rPr>
          <w:i/>
          <w:iCs/>
          <w:lang w:val="en-US"/>
        </w:rPr>
        <w:t>p</w:t>
      </w:r>
      <w:r w:rsidR="00D963B2" w:rsidRPr="00D963B2">
        <w:rPr>
          <w:lang w:val="en-US"/>
        </w:rPr>
        <w:t xml:space="preserve"> &lt;.001, 95% CI [.61, .70]); Efficiency (</w:t>
      </w:r>
      <w:r w:rsidR="00D963B2" w:rsidRPr="00D963B2">
        <w:rPr>
          <w:i/>
          <w:iCs/>
          <w:lang w:val="en-US"/>
        </w:rPr>
        <w:t>η</w:t>
      </w:r>
      <w:r w:rsidR="00D963B2" w:rsidRPr="00D963B2">
        <w:rPr>
          <w:lang w:val="en-US"/>
        </w:rPr>
        <w:t>) with the "Stranger" contrast (</w:t>
      </w:r>
      <w:r w:rsidR="00D963B2" w:rsidRPr="00D963B2">
        <w:rPr>
          <w:i/>
          <w:iCs/>
          <w:sz w:val="28"/>
          <w:szCs w:val="28"/>
          <w:lang w:val="en-US"/>
        </w:rPr>
        <w:t>r</w:t>
      </w:r>
      <w:r w:rsidR="00D963B2" w:rsidRPr="00D963B2">
        <w:rPr>
          <w:lang w:val="en-US"/>
        </w:rPr>
        <w:t xml:space="preserve"> = .64, SE = .03, </w:t>
      </w:r>
      <w:r w:rsidR="00D963B2" w:rsidRPr="00D963B2">
        <w:rPr>
          <w:i/>
          <w:iCs/>
          <w:lang w:val="en-US"/>
        </w:rPr>
        <w:t>p</w:t>
      </w:r>
      <w:r w:rsidR="00D963B2" w:rsidRPr="00D963B2">
        <w:rPr>
          <w:lang w:val="en-US"/>
        </w:rPr>
        <w:t xml:space="preserve"> &lt;.001, 95% CI [.59, .69]); RT with the "Close other" contrast (</w:t>
      </w:r>
      <w:r w:rsidR="00D963B2" w:rsidRPr="00D963B2">
        <w:rPr>
          <w:i/>
          <w:iCs/>
          <w:sz w:val="28"/>
          <w:szCs w:val="28"/>
          <w:lang w:val="en-US"/>
        </w:rPr>
        <w:t>r</w:t>
      </w:r>
      <w:r w:rsidR="00D963B2" w:rsidRPr="00D963B2">
        <w:rPr>
          <w:lang w:val="en-US"/>
        </w:rPr>
        <w:t xml:space="preserve"> = .58, SE = .02, </w:t>
      </w:r>
      <w:r w:rsidR="00D963B2" w:rsidRPr="00D963B2">
        <w:rPr>
          <w:i/>
          <w:iCs/>
          <w:lang w:val="en-US"/>
        </w:rPr>
        <w:t>p</w:t>
      </w:r>
      <w:r w:rsidR="00D963B2" w:rsidRPr="00D963B2">
        <w:rPr>
          <w:lang w:val="en-US"/>
        </w:rPr>
        <w:t xml:space="preserve"> &lt;.001, 95% CI [.54, .63]); </w:t>
      </w:r>
      <w:r w:rsidR="00D963B2" w:rsidRPr="00D963B2">
        <w:rPr>
          <w:i/>
          <w:iCs/>
          <w:lang w:val="en-US"/>
        </w:rPr>
        <w:t>η</w:t>
      </w:r>
      <w:r w:rsidR="00D963B2" w:rsidRPr="00D963B2">
        <w:rPr>
          <w:lang w:val="en-US"/>
        </w:rPr>
        <w:t xml:space="preserve"> with the "Self vs Close" contrast (</w:t>
      </w:r>
      <w:r w:rsidR="00D963B2" w:rsidRPr="00D963B2">
        <w:rPr>
          <w:i/>
          <w:iCs/>
          <w:sz w:val="28"/>
          <w:szCs w:val="28"/>
          <w:lang w:val="en-US"/>
        </w:rPr>
        <w:t>r</w:t>
      </w:r>
      <w:r w:rsidR="00D963B2" w:rsidRPr="00D963B2">
        <w:rPr>
          <w:lang w:val="en-US"/>
        </w:rPr>
        <w:t xml:space="preserve"> = .57, SE = .02, </w:t>
      </w:r>
      <w:r w:rsidR="00D963B2" w:rsidRPr="00D963B2">
        <w:rPr>
          <w:i/>
          <w:iCs/>
          <w:lang w:val="en-US"/>
        </w:rPr>
        <w:t>p</w:t>
      </w:r>
      <w:r w:rsidR="00D963B2" w:rsidRPr="00D963B2">
        <w:rPr>
          <w:lang w:val="en-US"/>
        </w:rPr>
        <w:t xml:space="preserve"> &lt;.001, 95% CI [.52, . 62]).</w:t>
      </w:r>
      <w:r w:rsidR="00D963B2"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8DCC30F" w14:textId="7A4B3E84" w:rsidR="00703ABB" w:rsidRPr="007652FC" w:rsidRDefault="00332EE4" w:rsidP="00D963B2">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687AC7D7" w14:textId="36346B03" w:rsidR="00B02959" w:rsidRPr="00A37F7F" w:rsidRDefault="00D963B2" w:rsidP="0018631E">
      <w:pPr>
        <w:jc w:val="center"/>
        <w:rPr>
          <w:rFonts w:eastAsia="SimSun"/>
          <w:bCs/>
          <w:noProof/>
          <w:lang w:val="en-US" w:eastAsia="zh-TW"/>
        </w:rPr>
      </w:pPr>
      <w:r>
        <w:rPr>
          <w:noProof/>
        </w:rPr>
        <w:drawing>
          <wp:inline distT="0" distB="0" distL="0" distR="0" wp14:anchorId="13FA317A" wp14:editId="0048D191">
            <wp:extent cx="5943598" cy="4754879"/>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20235487" w14:textId="77777777" w:rsidR="00E86A2E" w:rsidRDefault="00B02959" w:rsidP="002541AD">
      <w:pPr>
        <w:ind w:firstLineChars="100" w:firstLine="245"/>
        <w:jc w:val="center"/>
        <w:rPr>
          <w:rFonts w:eastAsiaTheme="minorEastAsia"/>
          <w:bCs/>
          <w:noProof/>
          <w:sz w:val="21"/>
          <w:szCs w:val="21"/>
          <w:lang w:val="en-US"/>
        </w:rPr>
      </w:pPr>
      <w:r w:rsidRPr="0004083D">
        <w:rPr>
          <w:rFonts w:eastAsia="SimSun"/>
          <w:b/>
          <w:noProof/>
          <w:lang w:val="en-US" w:eastAsia="zh-TW"/>
        </w:rPr>
        <w:t xml:space="preserve">Fig. </w:t>
      </w:r>
      <w:r w:rsidR="00BD6971" w:rsidRPr="0004083D">
        <w:rPr>
          <w:rFonts w:eastAsia="SimSun"/>
          <w:b/>
          <w:noProof/>
          <w:lang w:val="en-US" w:eastAsia="zh-TW"/>
        </w:rPr>
        <w:t>3</w:t>
      </w:r>
      <w:r w:rsidRPr="0004083D">
        <w:rPr>
          <w:rFonts w:eastAsia="SimSun"/>
          <w:b/>
          <w:noProof/>
          <w:lang w:val="en-US" w:eastAsia="zh-TW"/>
        </w:rPr>
        <w:t xml:space="preserve">. </w:t>
      </w:r>
      <w:r w:rsidR="007731AE" w:rsidRPr="0004083D">
        <w:rPr>
          <w:rFonts w:eastAsia="SimSun"/>
          <w:bCs/>
          <w:noProof/>
          <w:lang w:val="en-US" w:eastAsia="zh-TW"/>
        </w:rPr>
        <w:t xml:space="preserve">The </w:t>
      </w:r>
      <w:r w:rsidR="00E908FC" w:rsidRPr="0004083D">
        <w:rPr>
          <w:rFonts w:eastAsia="SimSun"/>
          <w:bCs/>
          <w:noProof/>
          <w:lang w:val="en-US" w:eastAsia="zh-TW"/>
        </w:rPr>
        <w:t xml:space="preserve">weighted average </w:t>
      </w:r>
      <w:r w:rsidR="007731AE" w:rsidRPr="0004083D">
        <w:rPr>
          <w:rFonts w:eastAsia="SimSun"/>
          <w:bCs/>
          <w:noProof/>
          <w:lang w:val="en-US" w:eastAsia="zh-TW"/>
        </w:rPr>
        <w:t>of s</w:t>
      </w:r>
      <w:r w:rsidRPr="0004083D">
        <w:rPr>
          <w:rFonts w:eastAsia="SimSun"/>
          <w:bCs/>
          <w:noProof/>
          <w:lang w:val="en-US" w:eastAsia="zh-TW"/>
        </w:rPr>
        <w:t>plit-</w:t>
      </w:r>
      <w:r w:rsidR="007731AE" w:rsidRPr="0004083D">
        <w:rPr>
          <w:rFonts w:eastAsia="SimSun"/>
          <w:bCs/>
          <w:noProof/>
          <w:lang w:val="en-US" w:eastAsia="zh-TW"/>
        </w:rPr>
        <w:t>h</w:t>
      </w:r>
      <w:r w:rsidRPr="0004083D">
        <w:rPr>
          <w:rFonts w:eastAsia="SimSun"/>
          <w:bCs/>
          <w:noProof/>
          <w:lang w:val="en-US" w:eastAsia="zh-TW"/>
        </w:rPr>
        <w:t xml:space="preserve">alf </w:t>
      </w:r>
      <w:r w:rsidR="007731AE" w:rsidRPr="0004083D">
        <w:rPr>
          <w:rFonts w:eastAsia="SimSun"/>
          <w:bCs/>
          <w:noProof/>
          <w:lang w:val="en-US" w:eastAsia="zh-TW"/>
        </w:rPr>
        <w:t>r</w:t>
      </w:r>
      <w:r w:rsidRPr="0004083D">
        <w:rPr>
          <w:rFonts w:eastAsia="SimSun"/>
          <w:bCs/>
          <w:noProof/>
          <w:lang w:val="en-US" w:eastAsia="zh-TW"/>
        </w:rPr>
        <w:t>eliabilit</w:t>
      </w:r>
      <w:r w:rsidR="007731AE" w:rsidRPr="0004083D">
        <w:rPr>
          <w:rFonts w:eastAsia="SimSun"/>
          <w:bCs/>
          <w:noProof/>
          <w:lang w:val="en-US" w:eastAsia="zh-TW"/>
        </w:rPr>
        <w:t>ies</w:t>
      </w:r>
      <w:r w:rsidR="00B41646" w:rsidRPr="0004083D">
        <w:rPr>
          <w:rFonts w:eastAsia="SimSun"/>
          <w:bCs/>
          <w:noProof/>
          <w:lang w:val="en-US" w:eastAsia="zh-TW"/>
        </w:rPr>
        <w:t xml:space="preserve"> </w:t>
      </w:r>
      <w:r w:rsidR="008A13B2" w:rsidRPr="0004083D">
        <w:rPr>
          <w:rFonts w:eastAsia="SimSun"/>
          <w:bCs/>
          <w:noProof/>
          <w:lang w:val="en-US" w:eastAsia="zh-TW"/>
        </w:rPr>
        <w:t xml:space="preserve">(Monte-Carlo) </w:t>
      </w:r>
      <w:r w:rsidR="00B41646" w:rsidRPr="0004083D">
        <w:rPr>
          <w:rFonts w:eastAsia="SimSun"/>
          <w:bCs/>
          <w:noProof/>
          <w:lang w:val="en-US" w:eastAsia="zh-TW"/>
        </w:rPr>
        <w:t xml:space="preserve">for different SPE </w:t>
      </w:r>
      <w:r w:rsidR="00E908FC" w:rsidRPr="0004083D">
        <w:rPr>
          <w:rFonts w:eastAsia="SimSun"/>
          <w:bCs/>
          <w:noProof/>
          <w:lang w:val="en-US" w:eastAsia="zh-TW"/>
        </w:rPr>
        <w:t>measures</w:t>
      </w:r>
      <w:r w:rsidR="0012437C" w:rsidRPr="00E86A2E">
        <w:rPr>
          <w:rFonts w:eastAsia="SimSun"/>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SimSun"/>
          <w:bCs/>
          <w:noProof/>
          <w:sz w:val="21"/>
          <w:szCs w:val="21"/>
          <w:lang w:val="en-US" w:eastAsia="zh-TW"/>
        </w:rPr>
      </w:pPr>
      <w:r w:rsidRPr="00E86A2E">
        <w:rPr>
          <w:rFonts w:eastAsia="SimSun"/>
          <w:bCs/>
          <w:i/>
          <w:iCs/>
          <w:noProof/>
          <w:sz w:val="21"/>
          <w:szCs w:val="21"/>
          <w:lang w:val="en-US" w:eastAsia="zh-TW"/>
        </w:rPr>
        <w:lastRenderedPageBreak/>
        <w:t>N</w:t>
      </w:r>
      <w:r w:rsidR="00E86A2E">
        <w:rPr>
          <w:rFonts w:eastAsia="SimSun" w:hint="eastAsia"/>
          <w:bCs/>
          <w:i/>
          <w:iCs/>
          <w:noProof/>
          <w:sz w:val="21"/>
          <w:szCs w:val="21"/>
          <w:lang w:val="en-US"/>
        </w:rPr>
        <w:t>ote</w:t>
      </w:r>
      <w:r w:rsidRPr="00E86A2E">
        <w:rPr>
          <w:rFonts w:eastAsia="SimSun"/>
          <w:bCs/>
          <w:i/>
          <w:iCs/>
          <w:noProof/>
          <w:sz w:val="21"/>
          <w:szCs w:val="21"/>
          <w:lang w:val="en-US" w:eastAsia="zh-TW"/>
        </w:rPr>
        <w:t>:</w:t>
      </w:r>
      <w:r w:rsidRPr="00E86A2E">
        <w:rPr>
          <w:rFonts w:eastAsia="SimSun"/>
          <w:bCs/>
          <w:noProof/>
          <w:sz w:val="21"/>
          <w:szCs w:val="21"/>
          <w:lang w:val="en-US" w:eastAsia="zh-TW"/>
        </w:rPr>
        <w:t xml:space="preserve"> </w:t>
      </w:r>
      <w:r w:rsidR="007731AE" w:rsidRPr="00E86A2E">
        <w:rPr>
          <w:rFonts w:eastAsia="SimSun"/>
          <w:bCs/>
          <w:noProof/>
          <w:sz w:val="21"/>
          <w:szCs w:val="21"/>
          <w:lang w:val="en-US" w:eastAsia="zh-TW"/>
        </w:rPr>
        <w:t xml:space="preserve">The vertical axis represents </w:t>
      </w:r>
      <w:r w:rsidR="0012437C" w:rsidRPr="00E86A2E">
        <w:rPr>
          <w:rFonts w:eastAsia="SimSun"/>
          <w:bCs/>
          <w:noProof/>
          <w:sz w:val="21"/>
          <w:szCs w:val="21"/>
          <w:lang w:val="en-US" w:eastAsia="zh-TW"/>
        </w:rPr>
        <w:t>24</w:t>
      </w:r>
      <w:r w:rsidR="007731AE" w:rsidRPr="00E86A2E">
        <w:rPr>
          <w:rFonts w:eastAsia="SimSun"/>
          <w:bCs/>
          <w:noProof/>
          <w:sz w:val="21"/>
          <w:szCs w:val="21"/>
          <w:lang w:val="en-US" w:eastAsia="zh-TW"/>
        </w:rPr>
        <w:t xml:space="preserve"> different </w:t>
      </w:r>
      <w:r w:rsidR="0012437C" w:rsidRPr="00E86A2E">
        <w:rPr>
          <w:rFonts w:eastAsia="SimSun"/>
          <w:bCs/>
          <w:noProof/>
          <w:sz w:val="21"/>
          <w:szCs w:val="21"/>
          <w:lang w:val="en-US" w:eastAsia="zh-TW"/>
        </w:rPr>
        <w:t>SPE measures</w:t>
      </w:r>
      <w:r w:rsidR="007731AE" w:rsidRPr="00E86A2E">
        <w:rPr>
          <w:rFonts w:eastAsia="SimSun"/>
          <w:bCs/>
          <w:noProof/>
          <w:sz w:val="21"/>
          <w:szCs w:val="21"/>
          <w:lang w:val="en-US" w:eastAsia="zh-TW"/>
        </w:rPr>
        <w:t xml:space="preserve">, </w:t>
      </w:r>
      <w:r w:rsidR="0012437C" w:rsidRPr="00E86A2E">
        <w:rPr>
          <w:rFonts w:eastAsia="SimSun"/>
          <w:bCs/>
          <w:noProof/>
          <w:sz w:val="21"/>
          <w:szCs w:val="21"/>
          <w:lang w:val="en-US" w:eastAsia="zh-TW"/>
        </w:rPr>
        <w:t xml:space="preserve">combining </w:t>
      </w:r>
      <w:r w:rsidR="008A13B2" w:rsidRPr="00E86A2E">
        <w:rPr>
          <w:rFonts w:eastAsia="SimSun"/>
          <w:bCs/>
          <w:noProof/>
          <w:sz w:val="21"/>
          <w:szCs w:val="21"/>
          <w:lang w:val="en-US" w:eastAsia="zh-TW"/>
        </w:rPr>
        <w:t>six</w:t>
      </w:r>
      <w:r w:rsidR="0012437C" w:rsidRPr="00E86A2E">
        <w:rPr>
          <w:rFonts w:eastAsia="SimSun"/>
          <w:bCs/>
          <w:noProof/>
          <w:sz w:val="21"/>
          <w:szCs w:val="21"/>
          <w:lang w:val="en-US" w:eastAsia="zh-TW"/>
        </w:rPr>
        <w:t xml:space="preserve"> outcomes variables (</w:t>
      </w:r>
      <w:r w:rsidR="00E908FC" w:rsidRPr="00E86A2E">
        <w:rPr>
          <w:rFonts w:eastAsia="SimSun"/>
          <w:bCs/>
          <w:noProof/>
          <w:sz w:val="21"/>
          <w:szCs w:val="21"/>
          <w:lang w:val="en-US" w:eastAsia="zh-TW"/>
        </w:rPr>
        <w:t xml:space="preserve">RT, ACC, </w:t>
      </w:r>
      <w:r w:rsidR="00E908FC" w:rsidRPr="00E86A2E">
        <w:rPr>
          <w:rFonts w:eastAsia="SimSun"/>
          <w:bCs/>
          <w:i/>
          <w:iCs/>
          <w:noProof/>
          <w:sz w:val="21"/>
          <w:szCs w:val="21"/>
          <w:lang w:val="en-US" w:eastAsia="zh-TW"/>
        </w:rPr>
        <w:t>d’</w:t>
      </w:r>
      <w:r w:rsidR="00E908FC" w:rsidRPr="00E86A2E">
        <w:rPr>
          <w:rFonts w:eastAsia="SimSun"/>
          <w:bCs/>
          <w:noProof/>
          <w:sz w:val="21"/>
          <w:szCs w:val="21"/>
          <w:lang w:val="en-US" w:eastAsia="zh-TW"/>
        </w:rPr>
        <w:t xml:space="preserve">, </w:t>
      </w:r>
      <w:r w:rsidR="00E908FC" w:rsidRPr="00E86A2E">
        <w:rPr>
          <w:rFonts w:eastAsia="SimSun"/>
          <w:bCs/>
          <w:i/>
          <w:iCs/>
          <w:noProof/>
          <w:sz w:val="21"/>
          <w:szCs w:val="21"/>
          <w:lang w:val="en-US" w:eastAsia="zh-TW"/>
        </w:rPr>
        <w:t>η</w:t>
      </w:r>
      <w:r w:rsidR="00E908FC" w:rsidRPr="00E86A2E">
        <w:rPr>
          <w:rFonts w:eastAsia="SimSun"/>
          <w:bCs/>
          <w:noProof/>
          <w:sz w:val="21"/>
          <w:szCs w:val="21"/>
          <w:lang w:val="en-US" w:eastAsia="zh-TW"/>
        </w:rPr>
        <w:t xml:space="preserve">, </w:t>
      </w:r>
      <w:r w:rsidR="00E908FC" w:rsidRPr="00E86A2E">
        <w:rPr>
          <w:rFonts w:eastAsia="SimSun"/>
          <w:bCs/>
          <w:i/>
          <w:iCs/>
          <w:noProof/>
          <w:sz w:val="21"/>
          <w:szCs w:val="21"/>
          <w:lang w:val="en-US" w:eastAsia="zh-TW"/>
        </w:rPr>
        <w:t>v</w:t>
      </w:r>
      <w:r w:rsidR="00E908FC" w:rsidRPr="00E86A2E">
        <w:rPr>
          <w:rFonts w:eastAsia="SimSun"/>
          <w:bCs/>
          <w:noProof/>
          <w:sz w:val="21"/>
          <w:szCs w:val="21"/>
          <w:lang w:val="en-US" w:eastAsia="zh-TW"/>
        </w:rPr>
        <w:t xml:space="preserve">, </w:t>
      </w:r>
      <w:r w:rsidR="00E908FC" w:rsidRPr="00E86A2E">
        <w:rPr>
          <w:rFonts w:eastAsia="SimSun"/>
          <w:bCs/>
          <w:i/>
          <w:iCs/>
          <w:noProof/>
          <w:sz w:val="21"/>
          <w:szCs w:val="21"/>
          <w:lang w:val="en-US" w:eastAsia="zh-TW"/>
        </w:rPr>
        <w:t>z</w:t>
      </w:r>
      <w:r w:rsidR="0012437C" w:rsidRPr="00E86A2E">
        <w:rPr>
          <w:rFonts w:eastAsia="SimSun"/>
          <w:bCs/>
          <w:noProof/>
          <w:sz w:val="21"/>
          <w:szCs w:val="21"/>
          <w:lang w:val="en-US" w:eastAsia="zh-TW"/>
        </w:rPr>
        <w:t xml:space="preserve">) and </w:t>
      </w:r>
      <w:r w:rsidR="008A13B2" w:rsidRPr="00E86A2E">
        <w:rPr>
          <w:rFonts w:eastAsia="SimSun"/>
          <w:bCs/>
          <w:noProof/>
          <w:sz w:val="21"/>
          <w:szCs w:val="21"/>
          <w:lang w:val="en-US" w:eastAsia="zh-TW"/>
        </w:rPr>
        <w:t>four baseline conditions</w:t>
      </w:r>
      <w:r w:rsidR="0012437C" w:rsidRPr="00E86A2E">
        <w:rPr>
          <w:rFonts w:eastAsia="SimSun"/>
          <w:bCs/>
          <w:noProof/>
          <w:sz w:val="21"/>
          <w:szCs w:val="21"/>
          <w:lang w:val="en-US" w:eastAsia="zh-TW"/>
        </w:rPr>
        <w:t xml:space="preserve"> (close other, stranger, celebrity, and non-person).</w:t>
      </w:r>
      <w:r w:rsidR="004113C4" w:rsidRPr="00E86A2E">
        <w:rPr>
          <w:rFonts w:eastAsia="SimSun"/>
          <w:bCs/>
          <w:noProof/>
          <w:sz w:val="21"/>
          <w:szCs w:val="21"/>
          <w:lang w:val="en-US" w:eastAsia="zh-TW"/>
        </w:rPr>
        <w:t xml:space="preserve"> The weighted average split-half reliability and 95% confidence intervals are shown by points and lines</w:t>
      </w:r>
      <w:r w:rsidR="00DA1946" w:rsidRPr="00E86A2E">
        <w:rPr>
          <w:rFonts w:eastAsia="SimSun"/>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5"/>
        <w:jc w:val="center"/>
        <w:rPr>
          <w:rFonts w:eastAsia="SimSun"/>
          <w:b/>
          <w:noProof/>
          <w:lang w:val="en-US" w:eastAsia="zh-TW"/>
        </w:rPr>
      </w:pPr>
    </w:p>
    <w:p w14:paraId="1BAC6F70" w14:textId="5C55D814" w:rsidR="0014261E" w:rsidRPr="006A5A80" w:rsidRDefault="00DA1946" w:rsidP="0014261E">
      <w:pPr>
        <w:pStyle w:val="Heading2"/>
        <w:spacing w:after="120"/>
        <w:rPr>
          <w:rFonts w:ascii="Times New Roman" w:hAnsi="Times New Roman"/>
          <w:lang w:val="en-US"/>
        </w:rPr>
      </w:pPr>
      <w:bookmarkStart w:id="126" w:name="_Toc129530170"/>
      <w:bookmarkStart w:id="127" w:name="_Toc129530200"/>
      <w:bookmarkStart w:id="128" w:name="_Toc139718164"/>
      <w:r>
        <w:rPr>
          <w:rFonts w:ascii="Times New Roman" w:hAnsi="Times New Roman"/>
          <w:lang w:val="en-US"/>
        </w:rPr>
        <w:t>4</w:t>
      </w:r>
      <w:r w:rsidR="00B02959">
        <w:rPr>
          <w:rFonts w:ascii="Times New Roman" w:hAnsi="Times New Roman"/>
          <w:lang w:val="en-US"/>
        </w:rPr>
        <w:t>.</w:t>
      </w:r>
      <w:r w:rsidR="000D6A1E">
        <w:rPr>
          <w:rFonts w:ascii="Times New Roman" w:hAnsi="Times New Roman"/>
          <w:lang w:val="en-US"/>
        </w:rPr>
        <w:t>3</w:t>
      </w:r>
      <w:r w:rsidR="00B02959">
        <w:rPr>
          <w:rFonts w:ascii="Times New Roman" w:hAnsi="Times New Roman"/>
          <w:lang w:val="en-US"/>
        </w:rPr>
        <w:t xml:space="preserve"> </w:t>
      </w:r>
      <w:r w:rsidR="00464832" w:rsidRPr="006A5A80">
        <w:rPr>
          <w:rFonts w:ascii="Times New Roman" w:hAnsi="Times New Roman"/>
          <w:lang w:val="en-US"/>
        </w:rPr>
        <w:t xml:space="preserve">Intraclass </w:t>
      </w:r>
      <w:r w:rsidR="00D963B2">
        <w:rPr>
          <w:rFonts w:ascii="Times New Roman" w:hAnsi="Times New Roman" w:hint="eastAsia"/>
          <w:lang w:val="en-US"/>
        </w:rPr>
        <w:t>C</w:t>
      </w:r>
      <w:r w:rsidR="00464832" w:rsidRPr="006A5A80">
        <w:rPr>
          <w:rFonts w:ascii="Times New Roman" w:hAnsi="Times New Roman"/>
          <w:lang w:val="en-US"/>
        </w:rPr>
        <w:t xml:space="preserve">orrelation </w:t>
      </w:r>
      <w:r w:rsidR="00D963B2">
        <w:rPr>
          <w:rFonts w:ascii="Times New Roman" w:hAnsi="Times New Roman" w:hint="eastAsia"/>
          <w:lang w:val="en-US"/>
        </w:rPr>
        <w:t>C</w:t>
      </w:r>
      <w:r w:rsidR="00464832" w:rsidRPr="006A5A80">
        <w:rPr>
          <w:rFonts w:ascii="Times New Roman" w:hAnsi="Times New Roman"/>
          <w:lang w:val="en-US"/>
        </w:rPr>
        <w:t>oefficient</w:t>
      </w:r>
      <w:r w:rsidR="00AF6D94" w:rsidRPr="006A5A80">
        <w:rPr>
          <w:rFonts w:ascii="Times New Roman" w:hAnsi="Times New Roman"/>
          <w:lang w:val="en-US"/>
        </w:rPr>
        <w:t xml:space="preserve"> (ICC)</w:t>
      </w:r>
      <w:bookmarkEnd w:id="126"/>
      <w:bookmarkEnd w:id="127"/>
      <w:bookmarkEnd w:id="128"/>
    </w:p>
    <w:p w14:paraId="3BED99F1" w14:textId="366E61DE"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063C34">
        <w:rPr>
          <w:rFonts w:eastAsia="PMingLiU"/>
          <w:bCs/>
          <w:noProof/>
          <w:lang w:val="en-US" w:eastAsia="zh-TW"/>
        </w:rPr>
        <w:instrText xml:space="preserve"> ADDIN EN.CITE &lt;EndNote&gt;&lt;Cite&gt;&lt;Author&gt;Hu&lt;/Author&gt;&lt;Year&gt;2023&lt;/Year&gt;&lt;RecNum&gt;41&lt;/RecNum&gt;&lt;DisplayText&gt;(Hu et al., 2023)&lt;/DisplayText&gt;&lt;record&gt;&lt;rec-number&gt;41&lt;/rec-number&gt;&lt;foreign-keys&gt;&lt;key app="EN" db-id="92stxze02rwdwteeedrpas0htfx29za50wsw" timestamp="1693806035"&gt;41&lt;/key&gt;&lt;/foreign-keys&gt;&lt;ref-type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sidR="003B4116">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356014BA" w14:textId="4023ED12" w:rsidR="00D963B2" w:rsidRPr="007652FC" w:rsidRDefault="008A13B2" w:rsidP="00D963B2">
      <w:pPr>
        <w:ind w:firstLineChars="100" w:firstLine="240"/>
        <w:rPr>
          <w:rFonts w:eastAsia="PMingLiU"/>
          <w:bCs/>
          <w:noProof/>
          <w:lang w:val="en-US" w:eastAsia="zh-TW"/>
        </w:rPr>
      </w:pPr>
      <w:r w:rsidRPr="00D963B2">
        <w:rPr>
          <w:rFonts w:eastAsia="PMingLiU"/>
          <w:bCs/>
          <w:noProof/>
          <w:lang w:val="en-US" w:eastAsia="zh-TW"/>
        </w:rPr>
        <w:t xml:space="preserve">The ICC2, </w:t>
      </w:r>
      <w:r w:rsidR="00D963B2" w:rsidRPr="00D963B2">
        <w:rPr>
          <w:rFonts w:eastAsia="PMingLiU"/>
          <w:bCs/>
          <w:noProof/>
          <w:lang w:val="en-US" w:eastAsia="zh-TW"/>
        </w:rPr>
        <w:t xml:space="preserve">which measure the reliability for individual differences, aligns with the findings observed in split-half reliability analysis. Specifically, only Reaction Time (RT) and Efficiency demonstrate relatively better reliability, falling within the range </w:t>
      </w:r>
      <w:r w:rsidR="00D963B2">
        <w:rPr>
          <w:rFonts w:eastAsia="PMingLiU"/>
          <w:bCs/>
          <w:noProof/>
          <w:lang w:val="en-US" w:eastAsia="zh-TW"/>
        </w:rPr>
        <w:t>of</w:t>
      </w:r>
      <w:r w:rsidR="00D963B2" w:rsidRPr="00D963B2">
        <w:rPr>
          <w:rFonts w:eastAsia="PMingLiU"/>
          <w:bCs/>
          <w:noProof/>
          <w:lang w:val="en-US" w:eastAsia="zh-TW"/>
        </w:rPr>
        <w:t xml:space="preserve"> </w:t>
      </w:r>
      <w:r w:rsidR="00D963B2">
        <w:rPr>
          <w:rFonts w:eastAsia="PMingLiU"/>
          <w:bCs/>
          <w:noProof/>
          <w:lang w:val="en-US" w:eastAsia="zh-TW"/>
        </w:rPr>
        <w:t xml:space="preserve">moderate. </w:t>
      </w:r>
      <w:r w:rsidR="00D963B2" w:rsidRPr="00D963B2">
        <w:rPr>
          <w:rFonts w:eastAsia="PMingLiU"/>
          <w:bCs/>
          <w:noProof/>
          <w:lang w:val="en-US" w:eastAsia="zh-TW"/>
        </w:rPr>
        <w:t>Specifically, under the "Self vs Close" contrast, the ICC2 for RT is 0.53 (95% CI = [.39, .69]), and for Efficiency, it is 0.52 (95% CI = [.38, .68]). Meanwhile, for the "Self vs Stranger" contrast, the ICC2 for RT is 0.58 (95% CI = [.45, .73]), and for Efficiency, it is 0.35 (95% CI = [.21, .52]).</w:t>
      </w:r>
      <w:r w:rsidR="00D963B2">
        <w:rPr>
          <w:rFonts w:eastAsia="PMingLiU"/>
          <w:bCs/>
          <w:noProof/>
          <w:lang w:val="en-US" w:eastAsia="zh-TW"/>
        </w:rPr>
        <w:t xml:space="preserve"> </w:t>
      </w:r>
      <w:r w:rsidR="00D963B2" w:rsidRPr="00D963B2">
        <w:rPr>
          <w:rFonts w:eastAsia="PMingLiU"/>
          <w:bCs/>
          <w:noProof/>
          <w:lang w:val="en-US" w:eastAsia="zh-TW"/>
        </w:rPr>
        <w:t>Conversely, all other outcome variables exhibit reliability that is deemed unacceptable or poor.</w:t>
      </w:r>
    </w:p>
    <w:p w14:paraId="34E13D95" w14:textId="55DD7F70" w:rsidR="00596248" w:rsidRPr="006A5A80" w:rsidRDefault="00D963B2" w:rsidP="00421ABC">
      <w:pPr>
        <w:jc w:val="center"/>
        <w:rPr>
          <w:rFonts w:eastAsia="SimSun"/>
          <w:b/>
          <w:noProof/>
          <w:lang w:val="en-US"/>
        </w:rPr>
      </w:pPr>
      <w:r>
        <w:rPr>
          <w:noProof/>
        </w:rPr>
        <w:drawing>
          <wp:inline distT="0" distB="0" distL="0" distR="0" wp14:anchorId="2D6ECB73" wp14:editId="328D7E65">
            <wp:extent cx="5696470" cy="4557176"/>
            <wp:effectExtent l="0" t="0" r="6350" b="2540"/>
            <wp:docPr id="22" name="图片 22" descr="A graph with black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 graph with black lines and do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02956" cy="4562364"/>
                    </a:xfrm>
                    <a:prstGeom prst="rect">
                      <a:avLst/>
                    </a:prstGeom>
                    <a:noFill/>
                    <a:ln>
                      <a:noFill/>
                    </a:ln>
                  </pic:spPr>
                </pic:pic>
              </a:graphicData>
            </a:graphic>
          </wp:inline>
        </w:drawing>
      </w:r>
    </w:p>
    <w:p w14:paraId="17982C12" w14:textId="77777777" w:rsidR="00C36B03" w:rsidRPr="00ED438D" w:rsidRDefault="00596248" w:rsidP="00C36B03">
      <w:pPr>
        <w:ind w:firstLineChars="100" w:firstLine="245"/>
        <w:rPr>
          <w:rFonts w:eastAsia="SimSun"/>
          <w:b/>
          <w:noProof/>
          <w:sz w:val="20"/>
          <w:szCs w:val="20"/>
          <w:lang w:val="en-US" w:eastAsia="zh-TW"/>
        </w:rPr>
      </w:pPr>
      <w:commentRangeStart w:id="129"/>
      <w:r w:rsidRPr="00F6143A">
        <w:rPr>
          <w:rFonts w:eastAsia="SimSun"/>
          <w:b/>
          <w:noProof/>
          <w:lang w:val="en-US" w:eastAsia="zh-TW"/>
        </w:rPr>
        <w:t>Fig</w:t>
      </w:r>
      <w:r w:rsidR="00C91FD8" w:rsidRPr="00F6143A">
        <w:rPr>
          <w:rFonts w:eastAsia="SimSun"/>
          <w:b/>
          <w:noProof/>
          <w:lang w:val="en-US" w:eastAsia="zh-TW"/>
        </w:rPr>
        <w:t>.</w:t>
      </w:r>
      <w:r w:rsidRPr="00F6143A">
        <w:rPr>
          <w:rFonts w:eastAsia="SimSun"/>
          <w:b/>
          <w:noProof/>
          <w:lang w:val="en-US" w:eastAsia="zh-TW"/>
        </w:rPr>
        <w:t xml:space="preserve"> </w:t>
      </w:r>
      <w:r w:rsidR="00BD6971" w:rsidRPr="00F6143A">
        <w:rPr>
          <w:rFonts w:eastAsia="SimSun"/>
          <w:b/>
          <w:noProof/>
          <w:lang w:val="en-US" w:eastAsia="zh-TW"/>
        </w:rPr>
        <w:t>4</w:t>
      </w:r>
      <w:r w:rsidR="00C91FD8" w:rsidRPr="00F6143A">
        <w:rPr>
          <w:rFonts w:eastAsia="SimSun"/>
          <w:bCs/>
          <w:noProof/>
          <w:lang w:val="en-US" w:eastAsia="zh-TW"/>
        </w:rPr>
        <w:t xml:space="preserve"> </w:t>
      </w:r>
      <w:commentRangeEnd w:id="129"/>
      <w:r w:rsidR="005C7A57">
        <w:rPr>
          <w:rStyle w:val="CommentReference"/>
        </w:rPr>
        <w:commentReference w:id="129"/>
      </w:r>
      <w:r w:rsidRPr="00F6143A">
        <w:rPr>
          <w:rFonts w:eastAsia="SimSun"/>
          <w:bCs/>
          <w:noProof/>
          <w:lang w:val="en-US" w:eastAsia="zh-TW"/>
        </w:rPr>
        <w:t xml:space="preserve">Intraclass </w:t>
      </w:r>
      <w:r w:rsidR="005413E6">
        <w:rPr>
          <w:rFonts w:eastAsia="SimSun"/>
          <w:bCs/>
          <w:noProof/>
          <w:lang w:val="en-US" w:eastAsia="zh-TW"/>
        </w:rPr>
        <w:t>C</w:t>
      </w:r>
      <w:r w:rsidRPr="00F6143A">
        <w:rPr>
          <w:rFonts w:eastAsia="SimSun"/>
          <w:bCs/>
          <w:noProof/>
          <w:lang w:val="en-US" w:eastAsia="zh-TW"/>
        </w:rPr>
        <w:t xml:space="preserve">orrelation </w:t>
      </w:r>
      <w:r w:rsidR="005413E6">
        <w:rPr>
          <w:rFonts w:eastAsia="SimSun"/>
          <w:bCs/>
          <w:noProof/>
          <w:lang w:val="en-US" w:eastAsia="zh-TW"/>
        </w:rPr>
        <w:t>C</w:t>
      </w:r>
      <w:r w:rsidRPr="00F6143A">
        <w:rPr>
          <w:rFonts w:eastAsia="SimSun"/>
          <w:bCs/>
          <w:noProof/>
          <w:lang w:val="en-US" w:eastAsia="zh-TW"/>
        </w:rPr>
        <w:t>oefficient</w:t>
      </w:r>
      <w:bookmarkStart w:id="130" w:name="_Toc129530171"/>
      <w:bookmarkStart w:id="131" w:name="_Toc129530201"/>
      <w:r w:rsidR="005413E6">
        <w:rPr>
          <w:rFonts w:eastAsia="SimSun"/>
          <w:bCs/>
          <w:noProof/>
          <w:lang w:val="en-US" w:eastAsia="zh-TW"/>
        </w:rPr>
        <w:t xml:space="preserve"> </w:t>
      </w:r>
      <w:r w:rsidR="005413E6">
        <w:rPr>
          <w:rFonts w:eastAsia="SimSun" w:hint="eastAsia"/>
          <w:bCs/>
          <w:noProof/>
          <w:lang w:val="en-US"/>
        </w:rPr>
        <w:t>for</w:t>
      </w:r>
      <w:r w:rsidR="005413E6">
        <w:rPr>
          <w:rFonts w:eastAsia="SimSun"/>
          <w:bCs/>
          <w:noProof/>
          <w:lang w:val="en-US"/>
        </w:rPr>
        <w:t xml:space="preserve"> SPE Measures</w:t>
      </w:r>
      <w:r w:rsidR="003E04EC" w:rsidRPr="00F6143A">
        <w:rPr>
          <w:rFonts w:eastAsia="SimSun"/>
          <w:bCs/>
          <w:noProof/>
          <w:lang w:val="en-US" w:eastAsia="zh-TW"/>
        </w:rPr>
        <w:t>.</w:t>
      </w:r>
      <w:r w:rsidR="002541AD">
        <w:rPr>
          <w:rFonts w:eastAsiaTheme="minorEastAsia" w:hint="eastAsia"/>
          <w:bCs/>
          <w:noProof/>
          <w:lang w:val="en-US"/>
        </w:rPr>
        <w:t xml:space="preserve"> </w:t>
      </w:r>
      <w:r w:rsidR="00F6143A" w:rsidRPr="002541AD">
        <w:rPr>
          <w:rFonts w:eastAsia="SimSun"/>
          <w:b/>
          <w:i/>
          <w:iCs/>
          <w:noProof/>
          <w:sz w:val="20"/>
          <w:szCs w:val="20"/>
          <w:lang w:val="en-US" w:eastAsia="zh-TW"/>
        </w:rPr>
        <w:t>NOTE</w:t>
      </w:r>
      <w:r w:rsidR="00F6143A" w:rsidRPr="002541AD">
        <w:rPr>
          <w:rFonts w:eastAsia="SimSun" w:hint="eastAsia"/>
          <w:b/>
          <w:i/>
          <w:iCs/>
          <w:noProof/>
          <w:sz w:val="20"/>
          <w:szCs w:val="20"/>
          <w:lang w:val="en-US"/>
        </w:rPr>
        <w:t>:</w:t>
      </w:r>
      <w:r w:rsidR="00F6143A" w:rsidRPr="002541AD">
        <w:rPr>
          <w:rFonts w:eastAsia="SimSun"/>
          <w:bCs/>
          <w:i/>
          <w:iCs/>
          <w:noProof/>
          <w:sz w:val="20"/>
          <w:szCs w:val="20"/>
          <w:lang w:val="en-US"/>
        </w:rPr>
        <w:t xml:space="preserve"> </w:t>
      </w:r>
      <w:r w:rsidR="007D50DA" w:rsidRPr="002541AD">
        <w:rPr>
          <w:rFonts w:eastAsia="SimSun"/>
          <w:bCs/>
          <w:noProof/>
          <w:sz w:val="20"/>
          <w:szCs w:val="20"/>
          <w:lang w:val="en-US" w:eastAsia="zh-TW"/>
        </w:rPr>
        <w:t>The vertical axis represents 12 different SPE measures, combining 6 outcomes variables (RT, ACC, d’, η, v, z) and 2 contrasts (close other, stranger). The ICC values and their corresponding 95% confidence intervals are illustrated using points and lines.</w:t>
      </w:r>
      <w:r w:rsidR="00C36B03">
        <w:rPr>
          <w:rFonts w:eastAsia="SimSun"/>
          <w:bCs/>
          <w:noProof/>
          <w:sz w:val="20"/>
          <w:szCs w:val="20"/>
          <w:lang w:val="en-US" w:eastAsia="zh-TW"/>
        </w:rPr>
        <w:t xml:space="preserve"> </w:t>
      </w:r>
      <w:r w:rsidR="00C36B03" w:rsidRPr="00602C0D">
        <w:rPr>
          <w:rFonts w:eastAsia="SimSun"/>
          <w:bCs/>
          <w:noProof/>
          <w:color w:val="000000" w:themeColor="text1"/>
          <w:sz w:val="20"/>
          <w:szCs w:val="20"/>
          <w:lang w:val="en-US" w:eastAsia="zh-TW"/>
        </w:rPr>
        <w:lastRenderedPageBreak/>
        <w:t>The dashed line indicates that the confidence interval for that point estimate extends beyond the range of our coordinate axes (0, 1</w:t>
      </w:r>
      <w:r w:rsidR="00C36B03">
        <w:rPr>
          <w:rFonts w:eastAsia="SimSun"/>
          <w:bCs/>
          <w:noProof/>
          <w:color w:val="000000" w:themeColor="text1"/>
          <w:sz w:val="20"/>
          <w:szCs w:val="20"/>
          <w:lang w:val="en-US" w:eastAsia="zh-TW"/>
        </w:rPr>
        <w:t>).</w:t>
      </w:r>
    </w:p>
    <w:p w14:paraId="2D1C1257" w14:textId="77777777" w:rsidR="00A13F54" w:rsidRDefault="00A13F54" w:rsidP="00FD4FB9">
      <w:pPr>
        <w:rPr>
          <w:lang w:val="en-US"/>
        </w:rPr>
      </w:pPr>
    </w:p>
    <w:p w14:paraId="28FA4788" w14:textId="0F3CD356" w:rsidR="004B58E5" w:rsidRPr="00633D69" w:rsidRDefault="00DA1946" w:rsidP="00633D69">
      <w:pPr>
        <w:pStyle w:val="Heading1"/>
        <w:keepNext w:val="0"/>
        <w:keepLines w:val="0"/>
        <w:spacing w:after="240"/>
        <w:rPr>
          <w:rFonts w:eastAsia="Calibri"/>
          <w:b/>
          <w:sz w:val="42"/>
          <w:szCs w:val="42"/>
        </w:rPr>
      </w:pPr>
      <w:bookmarkStart w:id="132"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130"/>
      <w:bookmarkEnd w:id="131"/>
      <w:bookmarkEnd w:id="132"/>
    </w:p>
    <w:p w14:paraId="0795484C" w14:textId="3920F983" w:rsidR="000D6A1E" w:rsidRDefault="003366A8" w:rsidP="000D6A1E">
      <w:pPr>
        <w:ind w:firstLineChars="100" w:firstLine="240"/>
        <w:rPr>
          <w:rFonts w:eastAsia="Calibri"/>
        </w:rPr>
      </w:pPr>
      <w:del w:id="133" w:author="Hu Chuan-Peng" w:date="2023-09-07T02:07:00Z">
        <w:r w:rsidDel="00AA3118">
          <w:rPr>
            <w:rFonts w:eastAsia="Calibri"/>
          </w:rPr>
          <w:delText xml:space="preserve">Despite the significance of assessing the reliability of a behavioral paradigm before its implementation, this practice is not yet extensively embraced by researchers </w:delText>
        </w:r>
        <w:r w:rsidDel="00AA3118">
          <w:rPr>
            <w:rFonts w:eastAsia="Calibri"/>
          </w:rPr>
          <w:fldChar w:fldCharType="begin">
            <w:fldData xml:space="preserve">PEVuZE5vdGU+PENpdGU+PEF1dGhvcj5HcmVlbjwvQXV0aG9yPjxZZWFyPjIwMTY8L1llYXI+PFJl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</w:fldData>
          </w:fldChar>
        </w:r>
        <w:r w:rsidR="00063C34" w:rsidDel="00AA3118">
          <w:rPr>
            <w:rFonts w:eastAsia="Calibri"/>
          </w:rPr>
          <w:delInstrText xml:space="preserve"> ADDIN EN.CITE </w:delInstrText>
        </w:r>
        <w:r w:rsidR="00063C34" w:rsidDel="00AA3118">
          <w:rPr>
            <w:rFonts w:eastAsia="Calibri"/>
          </w:rPr>
          <w:fldChar w:fldCharType="begin">
            <w:fldData xml:space="preserve">PEVuZE5vdGU+PENpdGU+PEF1dGhvcj5HcmVlbjwvQXV0aG9yPjxZZWFyPjIwMTY8L1llYXI+PFJl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</w:fldData>
          </w:fldChar>
        </w:r>
        <w:r w:rsidR="00063C34" w:rsidDel="00AA3118">
          <w:rPr>
            <w:rFonts w:eastAsia="Calibri"/>
          </w:rPr>
          <w:delInstrText xml:space="preserve"> ADDIN EN.CITE.DATA </w:delInstrText>
        </w:r>
        <w:r w:rsidR="00063C34" w:rsidDel="00AA3118">
          <w:rPr>
            <w:rFonts w:eastAsia="Calibri"/>
          </w:rPr>
        </w:r>
        <w:r w:rsidR="00063C34" w:rsidDel="00AA3118">
          <w:rPr>
            <w:rFonts w:eastAsia="Calibri"/>
          </w:rPr>
          <w:fldChar w:fldCharType="end"/>
        </w:r>
        <w:r w:rsidDel="00AA3118">
          <w:rPr>
            <w:rFonts w:eastAsia="Calibri"/>
          </w:rPr>
        </w:r>
        <w:r w:rsidDel="00AA3118">
          <w:rPr>
            <w:rFonts w:eastAsia="Calibri"/>
          </w:rPr>
          <w:fldChar w:fldCharType="separate"/>
        </w:r>
        <w:r w:rsidR="005230AF" w:rsidDel="00AA3118">
          <w:rPr>
            <w:rFonts w:eastAsia="Calibri"/>
            <w:noProof/>
          </w:rPr>
          <w:delText>(Green et al., 2016; Hedge, Powell, &amp; Sumner, 2018; Parsons et al., 2019)</w:delText>
        </w:r>
        <w:r w:rsidDel="00AA3118">
          <w:rPr>
            <w:rFonts w:eastAsia="Calibri"/>
          </w:rPr>
          <w:fldChar w:fldCharType="end"/>
        </w:r>
        <w:r w:rsidDel="00AA3118">
          <w:rPr>
            <w:rFonts w:eastAsia="Calibri"/>
          </w:rPr>
          <w:delText xml:space="preserve">. </w:delText>
        </w:r>
      </w:del>
      <w:r>
        <w:rPr>
          <w:rFonts w:eastAsia="Calibri"/>
        </w:rPr>
        <w:t>In this pre-registered study, our objective is to investigate the reliability of the</w:t>
      </w:r>
      <w:del w:id="134" w:author="Hu Chuan-Peng" w:date="2023-09-07T02:07:00Z">
        <w:r w:rsidDel="00AA3118">
          <w:rPr>
            <w:rFonts w:eastAsia="Calibri"/>
          </w:rPr>
          <w:delText xml:space="preserve"> outcome variables related to the </w:delText>
        </w:r>
      </w:del>
      <w:ins w:id="135" w:author="Hu Chuan-Peng" w:date="2023-09-07T02:07:00Z">
        <w:r w:rsidR="00AA3118">
          <w:rPr>
            <w:rFonts w:eastAsia="Calibri"/>
          </w:rPr>
          <w:t xml:space="preserve"> </w:t>
        </w:r>
        <w:r w:rsidR="00AA3118">
          <w:rPr>
            <w:rFonts w:eastAsia="Calibri"/>
            <w:lang w:val="en-US"/>
          </w:rPr>
          <w:t xml:space="preserve">different </w:t>
        </w:r>
      </w:ins>
      <w:r>
        <w:rPr>
          <w:rFonts w:eastAsia="Calibri"/>
        </w:rPr>
        <w:t xml:space="preserve">SPE measures in the SPMT. </w:t>
      </w:r>
      <w:del w:id="136" w:author="Hu Chuan-Peng" w:date="2023-09-07T02:07:00Z">
        <w:r w:rsidDel="00AA3118">
          <w:rPr>
            <w:rFonts w:eastAsia="Calibri"/>
          </w:rPr>
          <w:delText>To achieve this, we r</w:delText>
        </w:r>
        <w:r w:rsidRPr="00EA25BD" w:rsidDel="00AA3118">
          <w:rPr>
            <w:rFonts w:eastAsia="Calibri"/>
          </w:rPr>
          <w:delText>e-analyzed seventeen datasets (N = 8</w:delText>
        </w:r>
        <w:r w:rsidR="00D963B2" w:rsidDel="00AA3118">
          <w:rPr>
            <w:rFonts w:eastAsia="Calibri"/>
          </w:rPr>
          <w:delText>05</w:delText>
        </w:r>
        <w:r w:rsidRPr="00EA25BD" w:rsidDel="00AA3118">
          <w:rPr>
            <w:rFonts w:eastAsia="Calibri"/>
          </w:rPr>
          <w:delText xml:space="preserve">) from nine papers and two </w:delText>
        </w:r>
        <w:r w:rsidDel="00AA3118">
          <w:rPr>
            <w:rFonts w:eastAsia="Calibri"/>
          </w:rPr>
          <w:delText xml:space="preserve">unpublished </w:delText>
        </w:r>
        <w:r w:rsidRPr="00EA25BD" w:rsidDel="00AA3118">
          <w:rPr>
            <w:rFonts w:eastAsia="Calibri"/>
          </w:rPr>
          <w:delText>projects</w:delText>
        </w:r>
        <w:r w:rsidDel="00AA3118">
          <w:rPr>
            <w:rFonts w:eastAsia="Calibri"/>
          </w:rPr>
          <w:delText xml:space="preserve"> utilizing split-half reliability (</w:delText>
        </w:r>
        <w:r w:rsidRPr="00EA25BD" w:rsidDel="00AA3118">
          <w:rPr>
            <w:rFonts w:eastAsia="Calibri"/>
            <w:i/>
            <w:iCs/>
          </w:rPr>
          <w:delText>r</w:delText>
        </w:r>
        <w:r w:rsidDel="00AA3118">
          <w:rPr>
            <w:rFonts w:eastAsia="Calibri"/>
          </w:rPr>
          <w:delText>) and intraclass correlation coefficient (</w:delText>
        </w:r>
        <w:r w:rsidRPr="009A3616" w:rsidDel="00AA3118">
          <w:rPr>
            <w:rFonts w:eastAsia="Calibri"/>
            <w:lang w:val="en-US"/>
          </w:rPr>
          <w:delText xml:space="preserve">ICC2). </w:delText>
        </w:r>
      </w:del>
      <w:r w:rsidR="009A3616">
        <w:rPr>
          <w:rFonts w:eastAsia="Calibri" w:hint="eastAsia"/>
          <w:lang w:val="en-US"/>
        </w:rPr>
        <w:t>O</w:t>
      </w:r>
      <w:r w:rsidR="009A3616">
        <w:rPr>
          <w:rFonts w:eastAsia="Calibri"/>
          <w:lang w:val="en-US"/>
        </w:rPr>
        <w:t xml:space="preserve">ur analysis </w:t>
      </w:r>
      <w:r w:rsidRPr="00E7308B">
        <w:rPr>
          <w:rFonts w:eastAsia="Calibri"/>
          <w:lang w:val="en-US"/>
        </w:rPr>
        <w:t>reveal</w:t>
      </w:r>
      <w:r w:rsidR="009A3616">
        <w:rPr>
          <w:rFonts w:eastAsia="Calibri"/>
          <w:lang w:val="en-US"/>
        </w:rPr>
        <w:t>s</w:t>
      </w:r>
      <w:r w:rsidRPr="00E7308B">
        <w:rPr>
          <w:rFonts w:eastAsia="Calibri"/>
          <w:lang w:val="en-US"/>
        </w:rPr>
        <w:t xml:space="preserve"> </w:t>
      </w:r>
      <w:r w:rsidRPr="00D963B2">
        <w:rPr>
          <w:rFonts w:eastAsia="Calibri"/>
        </w:rPr>
        <w:t>that</w:t>
      </w:r>
      <w:ins w:id="137" w:author="Hu Chuan-Peng" w:date="2023-09-07T02:08:00Z">
        <w:r w:rsidR="00AA3118">
          <w:rPr>
            <w:rFonts w:eastAsia="Calibri"/>
          </w:rPr>
          <w:t>,</w:t>
        </w:r>
      </w:ins>
      <w:r w:rsidRPr="00D963B2">
        <w:rPr>
          <w:rFonts w:eastAsia="Calibri"/>
        </w:rPr>
        <w:t xml:space="preserve"> </w:t>
      </w:r>
      <w:r w:rsidR="00C36B03">
        <w:rPr>
          <w:rFonts w:eastAsia="Calibri"/>
        </w:rPr>
        <w:t xml:space="preserve">except </w:t>
      </w:r>
      <w:r w:rsidR="00C36B03" w:rsidRPr="00232224">
        <w:rPr>
          <w:rFonts w:eastAsiaTheme="minorEastAsia"/>
          <w:color w:val="000000" w:themeColor="text1"/>
          <w:lang w:val="en-US" w:eastAsia="zh-TW"/>
        </w:rPr>
        <w:t xml:space="preserve">parameters </w:t>
      </w:r>
      <w:r w:rsidR="00C36B03" w:rsidRPr="00232224">
        <w:rPr>
          <w:rFonts w:eastAsiaTheme="minorEastAsia"/>
          <w:i/>
          <w:iCs/>
          <w:color w:val="000000" w:themeColor="text1"/>
          <w:lang w:val="en-US" w:eastAsia="zh-TW"/>
        </w:rPr>
        <w:t>z</w:t>
      </w:r>
      <w:r w:rsidR="00C36B03" w:rsidRPr="00C36B03">
        <w:rPr>
          <w:rFonts w:eastAsiaTheme="minorEastAsia"/>
          <w:color w:val="000000" w:themeColor="text1"/>
          <w:lang w:val="en-US" w:eastAsia="zh-TW"/>
        </w:rPr>
        <w:t xml:space="preserve">, </w:t>
      </w:r>
      <w:r w:rsidR="00C36B03">
        <w:rPr>
          <w:rFonts w:eastAsiaTheme="minorEastAsia"/>
          <w:color w:val="000000" w:themeColor="text1"/>
          <w:lang w:val="en-US" w:eastAsia="zh-TW"/>
        </w:rPr>
        <w:t xml:space="preserve">all the other </w:t>
      </w:r>
      <w:r w:rsidR="00C36B03" w:rsidRPr="00A13540">
        <w:rPr>
          <w:color w:val="000000" w:themeColor="text1"/>
        </w:rPr>
        <w:t xml:space="preserve">parameters exhibit </w:t>
      </w:r>
      <w:del w:id="138" w:author="Hu Chuan-Peng" w:date="2023-09-07T02:08:00Z">
        <w:r w:rsidR="00C36B03" w:rsidRPr="00A13540" w:rsidDel="00AA3118">
          <w:rPr>
            <w:color w:val="000000" w:themeColor="text1"/>
          </w:rPr>
          <w:delText>moderate to large</w:delText>
        </w:r>
        <w:r w:rsidR="00C36B03" w:rsidDel="00AA3118">
          <w:rPr>
            <w:color w:val="000000" w:themeColor="text1"/>
          </w:rPr>
          <w:delText xml:space="preserve"> </w:delText>
        </w:r>
        <w:r w:rsidR="00C36B03" w:rsidRPr="00A13540" w:rsidDel="00AA3118">
          <w:rPr>
            <w:color w:val="000000" w:themeColor="text1"/>
          </w:rPr>
          <w:delText xml:space="preserve">group-level </w:delText>
        </w:r>
        <w:r w:rsidR="00C36B03" w:rsidDel="00AA3118">
          <w:rPr>
            <w:color w:val="000000" w:themeColor="text1"/>
          </w:rPr>
          <w:delText xml:space="preserve">effect of </w:delText>
        </w:r>
      </w:del>
      <w:ins w:id="139" w:author="Hu Chuan-Peng" w:date="2023-09-07T02:08:00Z">
        <w:r w:rsidR="00AA3118">
          <w:rPr>
            <w:color w:val="000000" w:themeColor="text1"/>
          </w:rPr>
          <w:t xml:space="preserve">robust </w:t>
        </w:r>
      </w:ins>
      <w:r w:rsidR="00C36B03">
        <w:rPr>
          <w:color w:val="000000" w:themeColor="text1"/>
        </w:rPr>
        <w:t>SPE.</w:t>
      </w:r>
      <w:r w:rsidR="000D6A1E">
        <w:rPr>
          <w:color w:val="000000" w:themeColor="text1"/>
        </w:rPr>
        <w:t xml:space="preserve"> </w:t>
      </w:r>
      <w:r w:rsidR="000D6A1E" w:rsidRPr="000D6A1E">
        <w:rPr>
          <w:rFonts w:eastAsia="Calibri"/>
        </w:rPr>
        <w:t xml:space="preserve">When assessing reliability </w:t>
      </w:r>
      <w:ins w:id="140" w:author="Hu Chuan-Peng" w:date="2023-09-07T02:08:00Z">
        <w:r w:rsidR="00AA3118">
          <w:rPr>
            <w:rFonts w:eastAsia="Calibri"/>
          </w:rPr>
          <w:t>of SPE</w:t>
        </w:r>
      </w:ins>
      <w:del w:id="141" w:author="Hu Chuan-Peng" w:date="2023-09-07T02:08:00Z">
        <w:r w:rsidR="000D6A1E" w:rsidRPr="000D6A1E" w:rsidDel="00AA3118">
          <w:rPr>
            <w:rFonts w:eastAsia="Calibri"/>
          </w:rPr>
          <w:delText>at the individual level</w:delText>
        </w:r>
      </w:del>
      <w:r w:rsidR="000D6A1E" w:rsidRPr="000D6A1E">
        <w:rPr>
          <w:rFonts w:eastAsia="Calibri"/>
        </w:rPr>
        <w:t>,</w:t>
      </w:r>
      <w:r w:rsidR="000D6A1E">
        <w:rPr>
          <w:color w:val="000000" w:themeColor="text1"/>
        </w:rPr>
        <w:t xml:space="preserve"> </w:t>
      </w:r>
      <w:r w:rsidRPr="00D963B2">
        <w:rPr>
          <w:rFonts w:eastAsia="Calibri"/>
        </w:rPr>
        <w:t>Reaction</w:t>
      </w:r>
      <w:r>
        <w:rPr>
          <w:rFonts w:eastAsia="Calibri"/>
        </w:rPr>
        <w:t xml:space="preserve"> Time and Efficiency demonstrated better results</w:t>
      </w:r>
      <w:r w:rsidR="00C36B03">
        <w:rPr>
          <w:rFonts w:eastAsia="Calibri"/>
        </w:rPr>
        <w:t xml:space="preserve"> in reliability assessment</w:t>
      </w:r>
      <w:r>
        <w:rPr>
          <w:rFonts w:eastAsia="Calibri"/>
        </w:rPr>
        <w:t xml:space="preserve">, with split-half reliability around </w:t>
      </w:r>
      <w:r w:rsidR="00EA0F74" w:rsidRPr="00D963B2">
        <w:rPr>
          <w:rFonts w:eastAsia="Calibri"/>
        </w:rPr>
        <w:t xml:space="preserve">acceptable </w:t>
      </w:r>
      <w:r w:rsidR="00EA0F74" w:rsidRPr="00D963B2">
        <w:rPr>
          <w:rFonts w:eastAsia="Calibri" w:hint="eastAsia"/>
        </w:rPr>
        <w:t>level</w:t>
      </w:r>
      <w:r w:rsidR="00C36B03">
        <w:rPr>
          <w:rFonts w:eastAsia="Calibri"/>
        </w:rPr>
        <w:t>, ICC2 around moderate</w:t>
      </w:r>
      <w:r w:rsidR="00C36B03" w:rsidRPr="00D963B2">
        <w:rPr>
          <w:rFonts w:eastAsia="Calibri"/>
        </w:rPr>
        <w:t xml:space="preserve"> </w:t>
      </w:r>
      <w:r w:rsidR="00C36B03" w:rsidRPr="00D963B2">
        <w:rPr>
          <w:rFonts w:eastAsia="Calibri" w:hint="eastAsia"/>
        </w:rPr>
        <w:t>leve</w:t>
      </w:r>
      <w:r w:rsidR="00C36B03">
        <w:rPr>
          <w:rFonts w:eastAsia="Calibri"/>
        </w:rPr>
        <w:t>l</w:t>
      </w:r>
      <w:r w:rsidR="00D963B2" w:rsidRPr="00D963B2">
        <w:rPr>
          <w:rFonts w:eastAsia="Calibri"/>
        </w:rPr>
        <w:t>.</w:t>
      </w:r>
      <w:r w:rsidR="000D6A1E">
        <w:rPr>
          <w:rFonts w:eastAsia="Calibri"/>
        </w:rPr>
        <w:t xml:space="preserve"> </w:t>
      </w:r>
      <w:r w:rsidR="000D6A1E" w:rsidRPr="000D6A1E">
        <w:rPr>
          <w:rFonts w:eastAsia="Calibri"/>
        </w:rPr>
        <w:t xml:space="preserve">In contrast, the remaining </w:t>
      </w:r>
      <w:ins w:id="142" w:author="Hu Chuan-Peng" w:date="2023-09-07T02:08:00Z">
        <w:r w:rsidR="00AA3118">
          <w:rPr>
            <w:rFonts w:eastAsia="Calibri"/>
          </w:rPr>
          <w:t xml:space="preserve">SPE </w:t>
        </w:r>
      </w:ins>
      <w:del w:id="143" w:author="Hu Chuan-Peng" w:date="2023-09-07T02:08:00Z">
        <w:r w:rsidR="000D6A1E" w:rsidRPr="000D6A1E" w:rsidDel="00AA3118">
          <w:rPr>
            <w:rFonts w:eastAsia="Calibri"/>
          </w:rPr>
          <w:delText>outcome variables</w:delText>
        </w:r>
      </w:del>
      <w:ins w:id="144" w:author="Hu Chuan-Peng" w:date="2023-09-07T02:08:00Z">
        <w:r w:rsidR="00AA3118">
          <w:rPr>
            <w:rFonts w:eastAsia="Calibri"/>
          </w:rPr>
          <w:t>measures</w:t>
        </w:r>
      </w:ins>
      <w:r w:rsidR="000D6A1E" w:rsidRPr="000D6A1E">
        <w:rPr>
          <w:rFonts w:eastAsia="Calibri"/>
        </w:rPr>
        <w:t xml:space="preserve"> exhibited subpar performance, with their weighted average split-half reliability ranging from unacceptable to poor and their ICC2 </w:t>
      </w:r>
      <w:r w:rsidR="009A3A75">
        <w:rPr>
          <w:rFonts w:eastAsia="Calibri" w:hint="eastAsia"/>
        </w:rPr>
        <w:t>value</w:t>
      </w:r>
      <w:r w:rsidR="009A3A75">
        <w:rPr>
          <w:rFonts w:eastAsia="Calibri"/>
        </w:rPr>
        <w:t xml:space="preserve"> </w:t>
      </w:r>
      <w:r w:rsidR="000D6A1E" w:rsidRPr="000D6A1E">
        <w:rPr>
          <w:rFonts w:eastAsia="Calibri"/>
        </w:rPr>
        <w:t xml:space="preserve">falling into the poor </w:t>
      </w:r>
      <w:r w:rsidR="009A3A75">
        <w:rPr>
          <w:rFonts w:eastAsia="Calibri" w:hint="eastAsia"/>
        </w:rPr>
        <w:t>level</w:t>
      </w:r>
      <w:r w:rsidR="000D6A1E" w:rsidRPr="000D6A1E">
        <w:rPr>
          <w:rFonts w:eastAsia="Calibri"/>
        </w:rPr>
        <w:t>.</w:t>
      </w:r>
      <w:r w:rsidR="000D6A1E">
        <w:rPr>
          <w:rFonts w:eastAsia="Calibri"/>
        </w:rPr>
        <w:t xml:space="preserve"> </w:t>
      </w:r>
      <w:r w:rsidR="000D6A1E" w:rsidRPr="000D6A1E">
        <w:rPr>
          <w:rFonts w:eastAsia="Calibri"/>
        </w:rPr>
        <w:t xml:space="preserve">Hence, </w:t>
      </w:r>
      <w:del w:id="145" w:author="Hu Chuan-Peng" w:date="2023-09-07T02:09:00Z">
        <w:r w:rsidR="000D6A1E" w:rsidRPr="000D6A1E" w:rsidDel="00AA3118">
          <w:rPr>
            <w:rFonts w:eastAsia="Calibri"/>
          </w:rPr>
          <w:delText xml:space="preserve">in response to the initial question, </w:delText>
        </w:r>
      </w:del>
      <w:r w:rsidR="000D6A1E" w:rsidRPr="000D6A1E">
        <w:rPr>
          <w:rFonts w:eastAsia="Calibri"/>
        </w:rPr>
        <w:t xml:space="preserve">our analyses suggest that among all the measures within the SPMT, Reaction Time and Efficiency stand out as the </w:t>
      </w:r>
      <w:r w:rsidR="000D6A1E">
        <w:rPr>
          <w:rFonts w:eastAsia="Calibri"/>
        </w:rPr>
        <w:t xml:space="preserve">most </w:t>
      </w:r>
      <w:r w:rsidR="00231B47">
        <w:rPr>
          <w:rFonts w:eastAsia="Calibri"/>
        </w:rPr>
        <w:t xml:space="preserve">reliable measure of SPE, among all </w:t>
      </w:r>
      <w:r w:rsidR="000D6A1E">
        <w:t>outcome varaibales</w:t>
      </w:r>
      <w:r w:rsidR="00231B47" w:rsidRPr="007764DA">
        <w:t xml:space="preserve"> available in the SPMT</w:t>
      </w:r>
      <w:r w:rsidR="00231B47" w:rsidRPr="00231B47">
        <w:rPr>
          <w:rFonts w:eastAsia="Calibri"/>
        </w:rPr>
        <w:t>.</w:t>
      </w:r>
      <w:r w:rsidR="000D6A1E">
        <w:rPr>
          <w:rFonts w:eastAsia="Calibri"/>
        </w:rPr>
        <w:t xml:space="preserve"> </w:t>
      </w:r>
      <w:del w:id="146" w:author="Hu Chuan-Peng" w:date="2023-09-07T02:09:00Z">
        <w:r w:rsidR="000D6A1E" w:rsidRPr="000D6A1E" w:rsidDel="00AA3118">
          <w:rPr>
            <w:rFonts w:eastAsia="Calibri"/>
          </w:rPr>
          <w:delText xml:space="preserve">Aligning these results with our observations from the ICC2 </w:delText>
        </w:r>
        <w:r w:rsidR="009A3A75" w:rsidDel="00AA3118">
          <w:rPr>
            <w:rFonts w:eastAsia="Calibri" w:hint="eastAsia"/>
          </w:rPr>
          <w:delText>result</w:delText>
        </w:r>
        <w:r w:rsidR="000D6A1E" w:rsidRPr="000D6A1E" w:rsidDel="00AA3118">
          <w:rPr>
            <w:rFonts w:eastAsia="Calibri"/>
          </w:rPr>
          <w:delText xml:space="preserve">, </w:delText>
        </w:r>
      </w:del>
      <w:ins w:id="147" w:author="Hu Chuan-Peng" w:date="2023-09-07T02:09:00Z">
        <w:r w:rsidR="00AA3118">
          <w:rPr>
            <w:rFonts w:eastAsia="Calibri"/>
          </w:rPr>
          <w:t xml:space="preserve">Our results also suggest that </w:t>
        </w:r>
      </w:ins>
      <w:r w:rsidR="000D6A1E" w:rsidRPr="000D6A1E">
        <w:rPr>
          <w:rFonts w:eastAsia="Calibri"/>
        </w:rPr>
        <w:t>the</w:t>
      </w:r>
      <w:ins w:id="148" w:author="Hu Chuan-Peng" w:date="2023-09-07T02:09:00Z">
        <w:r w:rsidR="00AA3118">
          <w:rPr>
            <w:rFonts w:eastAsia="Calibri"/>
          </w:rPr>
          <w:t xml:space="preserve"> current implementation of</w:t>
        </w:r>
      </w:ins>
      <w:r w:rsidR="000D6A1E" w:rsidRPr="000D6A1E">
        <w:rPr>
          <w:rFonts w:eastAsia="Calibri"/>
        </w:rPr>
        <w:t xml:space="preserve"> SPMT is not well-suited for assessing individual differences</w:t>
      </w:r>
      <w:del w:id="149" w:author="Hu Chuan-Peng" w:date="2023-09-07T02:10:00Z">
        <w:r w:rsidR="000D6A1E" w:rsidRPr="000D6A1E" w:rsidDel="00AA3118">
          <w:rPr>
            <w:rFonts w:eastAsia="Calibri"/>
          </w:rPr>
          <w:delText xml:space="preserve"> or for repeated administrations</w:delText>
        </w:r>
      </w:del>
      <w:r w:rsidR="000D6A1E">
        <w:rPr>
          <w:rFonts w:eastAsia="Calibri"/>
        </w:rPr>
        <w:t xml:space="preserve">. </w:t>
      </w:r>
      <w:del w:id="150" w:author="Hu Chuan-Peng" w:date="2023-09-07T02:10:00Z">
        <w:r w:rsidR="000D6A1E" w:rsidRPr="000D6A1E" w:rsidDel="00AA3118">
          <w:rPr>
            <w:rFonts w:eastAsia="Calibri"/>
          </w:rPr>
          <w:delText>In summary, when considering all of our findings collectively</w:delText>
        </w:r>
      </w:del>
      <w:ins w:id="151" w:author="Hu Chuan-Peng" w:date="2023-09-07T02:10:00Z">
        <w:r w:rsidR="00AA3118">
          <w:rPr>
            <w:rFonts w:eastAsia="Calibri"/>
          </w:rPr>
          <w:t>Together</w:t>
        </w:r>
      </w:ins>
      <w:r w:rsidR="000D6A1E" w:rsidRPr="000D6A1E">
        <w:rPr>
          <w:rFonts w:eastAsia="Calibri"/>
        </w:rPr>
        <w:t xml:space="preserve">, </w:t>
      </w:r>
      <w:del w:id="152" w:author="Hu Chuan-Peng" w:date="2023-09-07T02:10:00Z">
        <w:r w:rsidR="000D6A1E" w:rsidRPr="000D6A1E" w:rsidDel="00AA3118">
          <w:rPr>
            <w:rFonts w:eastAsia="Calibri"/>
          </w:rPr>
          <w:delText xml:space="preserve">they </w:delText>
        </w:r>
      </w:del>
      <w:ins w:id="153" w:author="Hu Chuan-Peng" w:date="2023-09-07T02:10:00Z">
        <w:r w:rsidR="00AA3118">
          <w:rPr>
            <w:rFonts w:eastAsia="Calibri"/>
          </w:rPr>
          <w:t xml:space="preserve">our results revealed </w:t>
        </w:r>
      </w:ins>
      <w:del w:id="154" w:author="Hu Chuan-Peng" w:date="2023-09-07T02:10:00Z">
        <w:r w:rsidR="000D6A1E" w:rsidRPr="000D6A1E" w:rsidDel="00AA3118">
          <w:rPr>
            <w:rFonts w:eastAsia="Calibri"/>
          </w:rPr>
          <w:delText xml:space="preserve">corroborate the notion of </w:delText>
        </w:r>
      </w:del>
      <w:r w:rsidR="000D6A1E" w:rsidRPr="000D6A1E">
        <w:rPr>
          <w:rFonts w:eastAsia="Calibri"/>
        </w:rPr>
        <w:t xml:space="preserve">a "reliability paradox" </w:t>
      </w:r>
      <w:del w:id="155" w:author="Hu Chuan-Peng" w:date="2023-09-07T02:10:00Z">
        <w:r w:rsidR="000D6A1E" w:rsidDel="00AA3118">
          <w:rPr>
            <w:rFonts w:eastAsia="Calibri"/>
            <w:lang w:val="en-US"/>
          </w:rPr>
          <w:delText>in cognitive tasks</w:delText>
        </w:r>
        <w:r w:rsidR="000D6A1E" w:rsidRPr="000D6A1E" w:rsidDel="00AA3118">
          <w:rPr>
            <w:rFonts w:eastAsia="Calibri"/>
          </w:rPr>
          <w:delText>. Specifically, while the</w:delText>
        </w:r>
      </w:del>
      <w:ins w:id="156" w:author="Hu Chuan-Peng" w:date="2023-09-07T02:10:00Z">
        <w:r w:rsidR="00AA3118">
          <w:rPr>
            <w:rFonts w:eastAsia="Calibri"/>
            <w:lang w:val="en-US"/>
          </w:rPr>
          <w:t>of SPE as measured by</w:t>
        </w:r>
      </w:ins>
      <w:r w:rsidR="000D6A1E" w:rsidRPr="000D6A1E">
        <w:rPr>
          <w:rFonts w:eastAsia="Calibri"/>
        </w:rPr>
        <w:t xml:space="preserve"> SPMT</w:t>
      </w:r>
      <w:del w:id="157" w:author="Hu Chuan-Peng" w:date="2023-09-07T02:11:00Z">
        <w:r w:rsidR="000D6A1E" w:rsidRPr="000D6A1E" w:rsidDel="00AA3118">
          <w:rPr>
            <w:rFonts w:eastAsia="Calibri"/>
          </w:rPr>
          <w:delText xml:space="preserve"> demonstrates robust experimental effects, its reliability </w:delText>
        </w:r>
        <w:r w:rsidR="000D6A1E" w:rsidDel="00AA3118">
          <w:rPr>
            <w:rFonts w:eastAsia="Calibri"/>
            <w:lang w:val="en-US"/>
          </w:rPr>
          <w:delText xml:space="preserve">is low </w:delText>
        </w:r>
        <w:r w:rsidR="000D6A1E" w:rsidRPr="000D6A1E" w:rsidDel="00AA3118">
          <w:rPr>
            <w:rFonts w:eastAsia="Calibri"/>
          </w:rPr>
          <w:delText>when evaluated at the individual level</w:delText>
        </w:r>
      </w:del>
      <w:r w:rsidR="000D6A1E" w:rsidRPr="000D6A1E">
        <w:rPr>
          <w:rFonts w:eastAsia="Calibri"/>
        </w:rPr>
        <w:t>.</w:t>
      </w:r>
      <w:ins w:id="158" w:author="Hu Chuan-Peng" w:date="2023-09-07T02:16:00Z">
        <w:r w:rsidR="007C4DE4">
          <w:rPr>
            <w:rFonts w:eastAsia="Calibri"/>
          </w:rPr>
          <w:t xml:space="preserve"> These findings may provide new insight to the study of SPE.</w:t>
        </w:r>
      </w:ins>
    </w:p>
    <w:p w14:paraId="57012158" w14:textId="77777777" w:rsidR="007C4DE4" w:rsidRDefault="007C4DE4" w:rsidP="007C4DE4">
      <w:pPr>
        <w:ind w:firstLineChars="100" w:firstLine="240"/>
        <w:rPr>
          <w:ins w:id="159" w:author="Hu Chuan-Peng" w:date="2023-09-07T02:21:00Z"/>
          <w:rFonts w:eastAsia="Calibri"/>
          <w:lang w:val="en-US"/>
        </w:rPr>
      </w:pPr>
      <w:ins w:id="160" w:author="Hu Chuan-Peng" w:date="2023-09-07T02:16:00Z">
        <w:r>
          <w:rPr>
            <w:rFonts w:eastAsia="Calibri"/>
            <w:lang w:val="en-US"/>
          </w:rPr>
          <w:t>First</w:t>
        </w:r>
      </w:ins>
      <w:ins w:id="161" w:author="Hu Chuan-Peng" w:date="2023-09-07T02:17:00Z">
        <w:r>
          <w:rPr>
            <w:rFonts w:eastAsia="Calibri"/>
            <w:lang w:val="en-US"/>
          </w:rPr>
          <w:t xml:space="preserve">, the reaction times data and efficiency appear to be the best </w:t>
        </w:r>
        <w:r>
          <w:rPr>
            <w:rFonts w:eastAsia="Calibri"/>
            <w:lang w:val="en-US"/>
          </w:rPr>
          <w:t>among all different ways to measure SPE</w:t>
        </w:r>
        <w:r>
          <w:rPr>
            <w:rFonts w:eastAsia="Calibri"/>
            <w:lang w:val="en-US"/>
          </w:rPr>
          <w:t>. For the robus</w:t>
        </w:r>
      </w:ins>
      <w:ins w:id="162" w:author="Hu Chuan-Peng" w:date="2023-09-07T02:18:00Z">
        <w:r>
          <w:rPr>
            <w:rFonts w:eastAsia="Calibri"/>
            <w:lang w:val="en-US"/>
          </w:rPr>
          <w:t>tness of the SPE, our results revealed that efficiency produced biggest effect size, followed by accuracy and reaction times</w:t>
        </w:r>
      </w:ins>
      <w:ins w:id="163" w:author="Hu Chuan-Peng" w:date="2023-09-07T02:19:00Z">
        <w:r>
          <w:rPr>
            <w:rFonts w:eastAsia="Calibri"/>
            <w:lang w:val="en-US"/>
          </w:rPr>
          <w:t>. For the reliability, reaction times and efficiency are also among the highest. These results</w:t>
        </w:r>
      </w:ins>
      <w:ins w:id="164" w:author="Hu Chuan-Peng" w:date="2023-09-07T02:20:00Z">
        <w:r>
          <w:rPr>
            <w:rFonts w:eastAsia="Calibri"/>
            <w:lang w:val="en-US"/>
          </w:rPr>
          <w:t xml:space="preserve"> suggested the reaction times and efficiency might be the option if researchers are interested in obtaining group-level SPE. </w:t>
        </w:r>
      </w:ins>
    </w:p>
    <w:p w14:paraId="6CAA9104" w14:textId="3AC58CB2" w:rsidR="007C4DE4" w:rsidDel="00E21A9A" w:rsidRDefault="007C4DE4" w:rsidP="000D6A1E">
      <w:pPr>
        <w:ind w:firstLineChars="100" w:firstLine="240"/>
        <w:rPr>
          <w:del w:id="165" w:author="Hu Chuan-Peng" w:date="2023-09-07T02:25:00Z"/>
          <w:rFonts w:eastAsia="Calibri"/>
          <w:lang w:val="en-US"/>
        </w:rPr>
      </w:pPr>
      <w:ins w:id="166" w:author="Hu Chuan-Peng" w:date="2023-09-07T02:21:00Z">
        <w:r>
          <w:rPr>
            <w:rFonts w:eastAsia="Calibri"/>
            <w:lang w:val="en-US"/>
          </w:rPr>
          <w:t>Second, the relatively low reliability of all SPE measur</w:t>
        </w:r>
      </w:ins>
      <w:ins w:id="167" w:author="Hu Chuan-Peng" w:date="2023-09-07T02:22:00Z">
        <w:r>
          <w:rPr>
            <w:rFonts w:eastAsia="Calibri"/>
            <w:lang w:val="en-US"/>
          </w:rPr>
          <w:t>es call for future work to make improvement. The reason for low relia</w:t>
        </w:r>
      </w:ins>
      <w:ins w:id="168" w:author="Hu Chuan-Peng" w:date="2023-09-07T02:23:00Z">
        <w:r>
          <w:rPr>
            <w:rFonts w:eastAsia="Calibri"/>
            <w:lang w:val="en-US"/>
          </w:rPr>
          <w:t xml:space="preserve">bility of cognitive tasks has been discussed in several papers (e.g., XXX). As a traditional cogntive task, SPMT share </w:t>
        </w:r>
      </w:ins>
      <w:ins w:id="169" w:author="Hu Chuan-Peng" w:date="2023-09-07T02:24:00Z">
        <w:r w:rsidR="00E21A9A">
          <w:rPr>
            <w:rFonts w:eastAsia="Calibri"/>
            <w:lang w:val="en-US"/>
          </w:rPr>
          <w:t xml:space="preserve">many of these reasons. </w:t>
        </w:r>
      </w:ins>
      <w:ins w:id="170" w:author="Hu Chuan-Peng" w:date="2023-09-07T02:35:00Z">
        <w:r w:rsidR="00B00E3E">
          <w:rPr>
            <w:rFonts w:eastAsiaTheme="minorEastAsia"/>
            <w:color w:val="000000" w:themeColor="text1"/>
            <w:lang w:val="en-US" w:eastAsia="zh-TW"/>
          </w:rPr>
          <w:t xml:space="preserve">For example, individual’s performance on </w:t>
        </w:r>
        <w:r w:rsidR="00B00E3E">
          <w:rPr>
            <w:rFonts w:eastAsiaTheme="minorEastAsia"/>
            <w:color w:val="000000" w:themeColor="text1"/>
            <w:lang w:val="en-US" w:eastAsia="zh-TW"/>
          </w:rPr>
          <w:t xml:space="preserve">SPMT is </w:t>
        </w:r>
        <w:r w:rsidR="00B00E3E" w:rsidRPr="00F83FD2">
          <w:rPr>
            <w:rFonts w:eastAsiaTheme="minorEastAsia"/>
            <w:color w:val="000000" w:themeColor="text1"/>
          </w:rPr>
          <w:t>susceptible to factors such as external conditions and contextual differences, which contribute to greater within-participant variability</w:t>
        </w:r>
        <w:r w:rsidR="00B00E3E">
          <w:rPr>
            <w:rFonts w:eastAsiaTheme="minorEastAsia"/>
            <w:color w:val="000000" w:themeColor="text1"/>
          </w:rPr>
          <w:t xml:space="preserve">, </w:t>
        </w:r>
        <w:r w:rsidR="00B00E3E" w:rsidRPr="00F83FD2">
          <w:rPr>
            <w:rFonts w:eastAsiaTheme="minorEastAsia"/>
            <w:color w:val="000000" w:themeColor="text1"/>
          </w:rPr>
          <w:t xml:space="preserve">lower </w:t>
        </w:r>
        <w:r w:rsidR="00B00E3E">
          <w:rPr>
            <w:rFonts w:eastAsiaTheme="minorEastAsia"/>
            <w:color w:val="000000" w:themeColor="text1"/>
            <w:lang w:val="en-US"/>
          </w:rPr>
          <w:t>spli-half reliability</w:t>
        </w:r>
        <w:r w:rsidR="00B00E3E" w:rsidRPr="00F83FD2">
          <w:rPr>
            <w:rFonts w:eastAsiaTheme="minorEastAsia"/>
            <w:color w:val="000000" w:themeColor="text1"/>
          </w:rPr>
          <w:t xml:space="preserve"> </w:t>
        </w:r>
        <w:r w:rsidR="00B00E3E">
          <w:rPr>
            <w:rFonts w:eastAsiaTheme="minorEastAsia"/>
            <w:color w:val="000000" w:themeColor="text1"/>
          </w:rPr>
          <w:t xml:space="preserve">and </w:t>
        </w:r>
        <w:r w:rsidR="00B00E3E" w:rsidRPr="00F83FD2">
          <w:rPr>
            <w:rFonts w:eastAsiaTheme="minorEastAsia"/>
            <w:color w:val="000000" w:themeColor="text1"/>
          </w:rPr>
          <w:t xml:space="preserve">lower </w:t>
        </w:r>
        <w:r w:rsidR="00B00E3E">
          <w:rPr>
            <w:rFonts w:eastAsiaTheme="minorEastAsia"/>
            <w:color w:val="000000" w:themeColor="text1"/>
            <w:lang w:val="en-US"/>
          </w:rPr>
          <w:t>test-retest reliability</w:t>
        </w:r>
        <w:r w:rsidR="00B00E3E" w:rsidRPr="00F83FD2">
          <w:rPr>
            <w:rFonts w:eastAsiaTheme="minorEastAsia"/>
            <w:color w:val="000000" w:themeColor="text1"/>
          </w:rPr>
          <w:t xml:space="preserve"> </w:t>
        </w:r>
        <w:r w:rsidR="00B00E3E" w:rsidRPr="00F83FD2">
          <w:rPr>
            <w:rFonts w:eastAsiaTheme="minorEastAsia"/>
            <w:color w:val="000000" w:themeColor="text1"/>
          </w:rPr>
          <w:fldChar w:fldCharType="begin"/>
        </w:r>
        <w:r w:rsidR="00B00E3E">
          <w:rPr>
            <w:rFonts w:eastAsiaTheme="minorEastAsia"/>
            <w:color w:val="000000" w:themeColor="text1"/>
          </w:rPr>
          <w:instrText xml:space="preserve"> ADDIN EN.CITE &lt;EndNote&gt;&lt;Cite&gt;&lt;Author&gt;Mollon&lt;/Author&gt;&lt;Year&gt;2017&lt;/Year&gt;&lt;RecNum&gt;74&lt;/RecNum&gt;&lt;DisplayText&gt;(Clark et al., 2022; Mollon et al., 2017)&lt;/DisplayText&gt;&lt;record&gt;&lt;rec-number&gt;74&lt;/rec-number&gt;&lt;foreign-keys&gt;&lt;key app="EN" db-id="92stxze02rwdwteeedrpas0htfx29za50wsw" timestamp="1693806035"&gt;74&lt;/key&gt;&lt;/foreign-keys&gt;&lt;ref-type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23&lt;/RecNum&gt;&lt;record&gt;&lt;rec-number&gt;23&lt;/rec-number&gt;&lt;foreign-keys&gt;&lt;key app="EN" db-id="92stxze02rwdwteeedrpas0htfx29za50wsw" timestamp="1693806035"&gt;23&lt;/key&gt;&lt;/foreign-keys&gt;&lt;ref-type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B00E3E" w:rsidRPr="00F83FD2">
          <w:rPr>
            <w:rFonts w:eastAsiaTheme="minorEastAsia"/>
            <w:color w:val="000000" w:themeColor="text1"/>
          </w:rPr>
          <w:fldChar w:fldCharType="separate"/>
        </w:r>
        <w:r w:rsidR="00B00E3E" w:rsidRPr="00F83FD2">
          <w:rPr>
            <w:rFonts w:eastAsiaTheme="minorEastAsia"/>
            <w:noProof/>
            <w:color w:val="000000" w:themeColor="text1"/>
          </w:rPr>
          <w:t>(Clark et al., 2022; Mollon et al., 2017)</w:t>
        </w:r>
        <w:r w:rsidR="00B00E3E" w:rsidRPr="00F83FD2">
          <w:rPr>
            <w:rFonts w:eastAsiaTheme="minorEastAsia"/>
            <w:color w:val="000000" w:themeColor="text1"/>
          </w:rPr>
          <w:fldChar w:fldCharType="end"/>
        </w:r>
        <w:r w:rsidR="00B00E3E" w:rsidRPr="00F83FD2">
          <w:rPr>
            <w:rFonts w:eastAsiaTheme="minorEastAsia"/>
            <w:color w:val="000000" w:themeColor="text1"/>
          </w:rPr>
          <w:t xml:space="preserve">.  </w:t>
        </w:r>
      </w:ins>
      <w:ins w:id="171" w:author="Hu Chuan-Peng" w:date="2023-09-07T02:36:00Z">
        <w:r w:rsidR="00B00E3E">
          <w:rPr>
            <w:rFonts w:eastAsia="Calibri"/>
            <w:lang w:val="en-US"/>
          </w:rPr>
          <w:t xml:space="preserve">As </w:t>
        </w:r>
      </w:ins>
      <w:ins w:id="172" w:author="Hu Chuan-Peng" w:date="2023-09-07T02:24:00Z">
        <w:r w:rsidR="00E21A9A">
          <w:rPr>
            <w:rFonts w:eastAsia="Calibri"/>
            <w:lang w:val="en-US"/>
          </w:rPr>
          <w:t>the task was invented to get robust SPE instead of measuring individual differences, which means that the design was not optimized for reliability.</w:t>
        </w:r>
      </w:ins>
      <w:ins w:id="173" w:author="Hu Chuan-Peng" w:date="2023-09-07T02:25:00Z">
        <w:r w:rsidR="00E21A9A">
          <w:rPr>
            <w:rFonts w:eastAsia="Calibri"/>
            <w:lang w:val="en-US"/>
          </w:rPr>
          <w:t xml:space="preserve"> However, future studies need to address this issue by re-design the </w:t>
        </w:r>
      </w:ins>
      <w:ins w:id="174" w:author="Hu Chuan-Peng" w:date="2023-09-07T02:26:00Z">
        <w:r w:rsidR="00E21A9A">
          <w:rPr>
            <w:rFonts w:eastAsia="Calibri"/>
            <w:lang w:val="en-US"/>
          </w:rPr>
          <w:t xml:space="preserve">SPMT and strike a balance between reliability and robustness, as suggested by </w:t>
        </w:r>
      </w:ins>
      <w:ins w:id="175" w:author="Hu Chuan-Peng" w:date="2023-09-07T02:27:00Z">
        <w:r w:rsidR="00E21A9A" w:rsidRPr="000D6A1E">
          <w:rPr>
            <w:rFonts w:eastAsiaTheme="minorEastAsia"/>
            <w:noProof/>
            <w:color w:val="000000" w:themeColor="text1"/>
          </w:rPr>
          <w:t>(</w:t>
        </w:r>
        <w:r w:rsidR="00E21A9A" w:rsidRPr="000D6A1E">
          <w:rPr>
            <w:rFonts w:eastAsiaTheme="minorEastAsia"/>
            <w:color w:val="000000" w:themeColor="text1"/>
          </w:rPr>
          <w:fldChar w:fldCharType="begin"/>
        </w:r>
        <w:r w:rsidR="00E21A9A" w:rsidRPr="000D6A1E">
          <w:rPr>
            <w:rFonts w:eastAsiaTheme="minorEastAsia"/>
            <w:color w:val="000000" w:themeColor="text1"/>
          </w:rPr>
          <w:instrText xml:space="preserve"> ADDIN EN.CITE &lt;EndNote&gt;&lt;Cite AuthorYear="1"&gt;&lt;Author&gt;Kucina&lt;/Author&gt;&lt;Year&gt;2023&lt;/Year&gt;&lt;RecNum&gt;63&lt;/RecNum&gt;&lt;DisplayText&gt;Kucina et al. (2023)&lt;/DisplayText&gt;&lt;record&gt;&lt;rec-number&gt;63&lt;/rec-number&gt;&lt;foreign-keys&gt;&lt;key app="EN" db-id="92stxze02rwdwteeedrpas0htfx29za50wsw" timestamp="1693806035"&gt;63&lt;/key&gt;&lt;/foreign-keys&gt;&lt;ref-type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E21A9A" w:rsidRPr="000D6A1E">
          <w:rPr>
            <w:rFonts w:eastAsiaTheme="minorEastAsia"/>
            <w:color w:val="000000" w:themeColor="text1"/>
          </w:rPr>
          <w:fldChar w:fldCharType="separate"/>
        </w:r>
        <w:r w:rsidR="00E21A9A" w:rsidRPr="000D6A1E">
          <w:rPr>
            <w:rFonts w:eastAsiaTheme="minorEastAsia"/>
            <w:noProof/>
            <w:color w:val="000000" w:themeColor="text1"/>
          </w:rPr>
          <w:t>Kucina et al. 2023)</w:t>
        </w:r>
        <w:r w:rsidR="00E21A9A" w:rsidRPr="000D6A1E">
          <w:rPr>
            <w:rFonts w:eastAsiaTheme="minorEastAsia"/>
            <w:color w:val="000000" w:themeColor="text1"/>
          </w:rPr>
          <w:fldChar w:fldCharType="end"/>
        </w:r>
      </w:ins>
      <w:ins w:id="176" w:author="Hu Chuan-Peng" w:date="2023-09-07T02:26:00Z">
        <w:r w:rsidR="00E21A9A">
          <w:rPr>
            <w:rFonts w:eastAsia="Calibri"/>
            <w:lang w:val="en-US"/>
          </w:rPr>
          <w:t xml:space="preserve">. for example, increase trials number might help to improve the </w:t>
        </w:r>
      </w:ins>
      <w:ins w:id="177" w:author="Hu Chuan-Peng" w:date="2023-09-07T02:27:00Z">
        <w:r w:rsidR="00E21A9A">
          <w:rPr>
            <w:rFonts w:eastAsia="Calibri"/>
            <w:lang w:val="en-US"/>
          </w:rPr>
          <w:t>reliability (see supplementary results for the exploratory analysis of the relationship between trial number and reliability)</w:t>
        </w:r>
      </w:ins>
      <w:moveToRangeStart w:id="178" w:author="Hu Chuan-Peng" w:date="2023-09-07T02:15:00Z" w:name="move144945357"/>
      <w:moveTo w:id="179" w:author="Hu Chuan-Peng" w:date="2023-09-07T02:15:00Z">
        <w:del w:id="180" w:author="Hu Chuan-Peng" w:date="2023-09-07T02:25:00Z">
          <w:r w:rsidRPr="000D6A1E" w:rsidDel="00E21A9A">
            <w:rPr>
              <w:rFonts w:eastAsia="Calibri"/>
              <w:lang w:val="en-US"/>
            </w:rPr>
            <w:delText>In terms of evaluating the robustness of the SPE</w:delText>
          </w:r>
          <w:r w:rsidDel="00E21A9A">
            <w:rPr>
              <w:rFonts w:eastAsia="Calibri"/>
              <w:lang w:val="en-US"/>
            </w:rPr>
            <w:delText xml:space="preserve"> </w:delText>
          </w:r>
          <w:r w:rsidRPr="000D6A1E" w:rsidDel="00E21A9A">
            <w:rPr>
              <w:rFonts w:eastAsia="Calibri"/>
              <w:lang w:val="en-US"/>
            </w:rPr>
            <w:delText>through repeated administration, we observed that all SPE measures displayed relatively low test-retest reliability, with Reaction Time (RT) and Efficiency measures exhibiting better reliability as indicated by the ICC2 values.</w:delText>
          </w:r>
          <w:r w:rsidDel="00E21A9A">
            <w:rPr>
              <w:rFonts w:eastAsia="Calibri"/>
              <w:lang w:val="en-US"/>
            </w:rPr>
            <w:delText xml:space="preserve"> </w:delText>
          </w:r>
          <w:r w:rsidRPr="00F83FD2" w:rsidDel="00E21A9A">
            <w:rPr>
              <w:rFonts w:eastAsiaTheme="minorEastAsia"/>
              <w:color w:val="000000" w:themeColor="text1"/>
            </w:rPr>
            <w:delText xml:space="preserve">It is important to note that ICC values should not be interpreted solely as a measure of the test's overall quality, but rather as an indication of the specific types of questions it can effectively address </w:delText>
          </w:r>
          <w:r w:rsidRPr="00F83FD2" w:rsidDel="00E21A9A">
            <w:rPr>
              <w:rFonts w:eastAsiaTheme="minorEastAsia"/>
              <w:color w:val="000000" w:themeColor="text1"/>
            </w:rPr>
            <w:fldChar w:fldCharType="begin"/>
          </w:r>
          <w:r w:rsidDel="00E21A9A">
            <w:rPr>
              <w:rFonts w:eastAsiaTheme="minorEastAsia"/>
              <w:color w:val="000000" w:themeColor="text1"/>
            </w:rPr>
            <w:delInstrText xml:space="preserve"> ADDIN EN.CITE &lt;EndNote&gt;&lt;Cite&gt;&lt;Author&gt;Koo&lt;/Author&gt;&lt;Year&gt;2016&lt;/Year&gt;&lt;RecNum&gt;60&lt;/RecNum&gt;&lt;DisplayText&gt;(Koo &amp;amp; Li, 2016)&lt;/DisplayText&gt;&lt;record&gt;&lt;rec-number&gt;60&lt;/rec-number&gt;&lt;foreign-keys&gt;&lt;key app="EN" db-id="92stxze02rwdwteeedrpas0htfx29za50wsw" timestamp="1693806035"&gt;60&lt;/key&gt;&lt;/foreign-keys&gt;&lt;ref-type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delInstrText>
          </w:r>
          <w:r w:rsidRPr="00F83FD2" w:rsidDel="00E21A9A">
            <w:rPr>
              <w:rFonts w:eastAsiaTheme="minorEastAsia"/>
              <w:color w:val="000000" w:themeColor="text1"/>
            </w:rPr>
            <w:fldChar w:fldCharType="separate"/>
          </w:r>
          <w:r w:rsidRPr="00F83FD2" w:rsidDel="00E21A9A">
            <w:rPr>
              <w:rFonts w:eastAsiaTheme="minorEastAsia"/>
              <w:noProof/>
              <w:color w:val="000000" w:themeColor="text1"/>
            </w:rPr>
            <w:delText>(Koo &amp; Li, 2016)</w:delText>
          </w:r>
          <w:r w:rsidRPr="00F83FD2" w:rsidDel="00E21A9A">
            <w:rPr>
              <w:rFonts w:eastAsiaTheme="minorEastAsia"/>
              <w:color w:val="000000" w:themeColor="text1"/>
            </w:rPr>
            <w:fldChar w:fldCharType="end"/>
          </w:r>
          <w:r w:rsidRPr="00F83FD2" w:rsidDel="00E21A9A">
            <w:rPr>
              <w:rFonts w:eastAsiaTheme="minorEastAsia"/>
              <w:color w:val="000000" w:themeColor="text1"/>
            </w:rPr>
            <w:delText>.</w:delText>
          </w:r>
          <w:r w:rsidDel="00E21A9A">
            <w:rPr>
              <w:rFonts w:eastAsia="PMingLiU"/>
              <w:b/>
              <w:noProof/>
              <w:lang w:val="en-US" w:eastAsia="zh-TW"/>
            </w:rPr>
            <w:delText xml:space="preserve"> </w:delText>
          </w:r>
          <w:r w:rsidRPr="000D6A1E" w:rsidDel="00E21A9A">
            <w:rPr>
              <w:rFonts w:eastAsia="Calibri" w:hint="eastAsia"/>
              <w:lang w:val="en-US"/>
            </w:rPr>
            <w:delText>Since</w:delText>
          </w:r>
          <w:r w:rsidRPr="000D6A1E" w:rsidDel="00E21A9A">
            <w:rPr>
              <w:rFonts w:eastAsia="Calibri"/>
              <w:lang w:val="en-US"/>
            </w:rPr>
            <w:delText xml:space="preserve"> </w:delText>
          </w:r>
          <w:r w:rsidRPr="000D6A1E" w:rsidDel="00E21A9A">
            <w:rPr>
              <w:rFonts w:eastAsia="Calibri" w:hint="eastAsia"/>
              <w:lang w:val="en-US"/>
            </w:rPr>
            <w:delText>ICC2</w:delText>
          </w:r>
          <w:r w:rsidRPr="000D6A1E" w:rsidDel="00E21A9A">
            <w:rPr>
              <w:rFonts w:eastAsia="Calibri"/>
              <w:lang w:val="en-US"/>
            </w:rPr>
            <w:delText xml:space="preserve"> </w:delText>
          </w:r>
          <w:r w:rsidDel="00E21A9A">
            <w:rPr>
              <w:rFonts w:eastAsia="Calibri"/>
              <w:lang w:val="en-US"/>
            </w:rPr>
            <w:delText xml:space="preserve">is </w:delText>
          </w:r>
          <w:r w:rsidRPr="000D6A1E" w:rsidDel="00E21A9A">
            <w:rPr>
              <w:rFonts w:eastAsia="Calibri"/>
              <w:lang w:val="en-US"/>
            </w:rPr>
            <w:delText>essentially a measure of how much of the total variance in measurements can be attributed to differences between individuals compared to variations within the same individuals over repeated measurements</w:delText>
          </w:r>
          <w:r w:rsidDel="00E21A9A">
            <w:rPr>
              <w:rFonts w:eastAsia="Calibri"/>
              <w:lang w:val="en-US"/>
            </w:rPr>
            <w:delText xml:space="preserve">, </w:delText>
          </w:r>
          <w:r w:rsidDel="00E21A9A">
            <w:rPr>
              <w:rFonts w:eastAsiaTheme="minorEastAsia"/>
              <w:color w:val="000000" w:themeColor="text1"/>
            </w:rPr>
            <w:delText>This result</w:delText>
          </w:r>
          <w:r w:rsidRPr="00F83FD2" w:rsidDel="00E21A9A">
            <w:rPr>
              <w:rFonts w:eastAsiaTheme="minorEastAsia"/>
              <w:color w:val="000000" w:themeColor="text1"/>
            </w:rPr>
            <w:delText xml:space="preserve"> indicate that the </w:delText>
          </w:r>
          <w:r w:rsidDel="00E21A9A">
            <w:rPr>
              <w:rFonts w:eastAsiaTheme="minorEastAsia" w:hint="eastAsia"/>
              <w:color w:val="000000" w:themeColor="text1"/>
            </w:rPr>
            <w:delText>SPE</w:delText>
          </w:r>
          <w:r w:rsidDel="00E21A9A">
            <w:rPr>
              <w:rFonts w:eastAsiaTheme="minorEastAsia"/>
              <w:color w:val="000000" w:themeColor="text1"/>
              <w:lang w:val="en-US"/>
            </w:rPr>
            <w:delText xml:space="preserve"> measures in SPMT </w:delText>
          </w:r>
          <w:r w:rsidRPr="000D6A1E" w:rsidDel="00E21A9A">
            <w:rPr>
              <w:rFonts w:eastAsia="Calibri"/>
              <w:lang w:val="en-US"/>
            </w:rPr>
            <w:delText xml:space="preserve">exhibit limited between-individual variance. Instead, a significant portion of the variability in SPE </w:delText>
          </w:r>
          <w:r w:rsidDel="00E21A9A">
            <w:rPr>
              <w:rFonts w:eastAsia="Calibri"/>
              <w:lang w:val="en-US"/>
            </w:rPr>
            <w:delText xml:space="preserve">score </w:delText>
          </w:r>
          <w:r w:rsidRPr="000D6A1E" w:rsidDel="00E21A9A">
            <w:rPr>
              <w:rFonts w:eastAsia="Calibri"/>
              <w:lang w:val="en-US"/>
            </w:rPr>
            <w:delText>appears to be due to fluctuations or inconsistencies within individuals when they undergo repeated assessments</w:delText>
          </w:r>
          <w:r w:rsidDel="00E21A9A">
            <w:rPr>
              <w:rFonts w:eastAsia="Calibri"/>
              <w:lang w:val="en-US"/>
            </w:rPr>
            <w:delText xml:space="preserve">. </w:delText>
          </w:r>
          <w:r w:rsidRPr="000D6A1E" w:rsidDel="00E21A9A">
            <w:rPr>
              <w:rFonts w:eastAsia="Calibri"/>
              <w:lang w:val="en-US"/>
            </w:rPr>
            <w:delText>Consequently, these results cast doubt on the SPMT's effectiveness in accurately ranking individuals based on their SPE performance. Additionally, they highlight the challenge of consistently capturing the SPE at the individual level through repeated administrations of the task.</w:delText>
          </w:r>
          <w:r w:rsidDel="00E21A9A">
            <w:rPr>
              <w:rFonts w:eastAsia="Calibri"/>
              <w:lang w:val="en-US"/>
            </w:rPr>
            <w:delText xml:space="preserve"> </w:delText>
          </w:r>
        </w:del>
      </w:moveTo>
    </w:p>
    <w:p w14:paraId="6A3219D6" w14:textId="77777777" w:rsidR="00E21A9A" w:rsidRDefault="00E21A9A" w:rsidP="007C4DE4">
      <w:pPr>
        <w:ind w:firstLineChars="100" w:firstLine="240"/>
        <w:rPr>
          <w:ins w:id="181" w:author="Hu Chuan-Peng" w:date="2023-09-07T02:25:00Z"/>
          <w:moveTo w:id="182" w:author="Hu Chuan-Peng" w:date="2023-09-07T02:15:00Z"/>
          <w:rFonts w:eastAsia="Calibri"/>
          <w:lang w:val="en-US"/>
        </w:rPr>
      </w:pPr>
    </w:p>
    <w:moveToRangeEnd w:id="178"/>
    <w:p w14:paraId="03191522" w14:textId="6A2B01FC" w:rsidR="00151A4E" w:rsidRPr="00E21A9A" w:rsidRDefault="000D6A1E" w:rsidP="000D6A1E">
      <w:pPr>
        <w:ind w:firstLineChars="100" w:firstLine="240"/>
        <w:rPr>
          <w:rFonts w:eastAsia="Calibri"/>
          <w:strike/>
          <w:rPrChange w:id="183" w:author="Hu Chuan-Peng" w:date="2023-09-07T02:28:00Z">
            <w:rPr>
              <w:rFonts w:eastAsia="Calibri"/>
            </w:rPr>
          </w:rPrChange>
        </w:rPr>
      </w:pPr>
      <w:r w:rsidRPr="00E21A9A">
        <w:rPr>
          <w:rFonts w:eastAsia="Calibri"/>
          <w:strike/>
          <w:rPrChange w:id="184" w:author="Hu Chuan-Peng" w:date="2023-09-07T02:28:00Z">
            <w:rPr>
              <w:rFonts w:eastAsia="Calibri"/>
            </w:rPr>
          </w:rPrChange>
        </w:rPr>
        <w:t xml:space="preserve">When assessing the split-half reliability of the SPE measures, it became evident that while Reaction Time and Efficiency performed better compared to other indices, they still did not reach the commonly accepted threshold for excellent split-half reliability </w:t>
      </w:r>
      <w:r w:rsidR="001E200E" w:rsidRPr="00E21A9A">
        <w:rPr>
          <w:strike/>
          <w:lang w:val="en-US"/>
          <w:rPrChange w:id="185" w:author="Hu Chuan-Peng" w:date="2023-09-07T02:28:00Z">
            <w:rPr>
              <w:lang w:val="en-US"/>
            </w:rPr>
          </w:rPrChange>
        </w:rPr>
        <w:fldChar w:fldCharType="begin"/>
      </w:r>
      <w:r w:rsidR="00063C34" w:rsidRPr="00E21A9A">
        <w:rPr>
          <w:strike/>
          <w:lang w:val="en-US"/>
          <w:rPrChange w:id="186" w:author="Hu Chuan-Peng" w:date="2023-09-07T02:28:00Z">
            <w:rPr>
              <w:lang w:val="en-US"/>
            </w:rPr>
          </w:rPrChange>
        </w:rPr>
        <w:instrText xml:space="preserve"> ADDIN EN.CITE &lt;EndNote&gt;&lt;Cite&gt;&lt;Author&gt;Cicchetti&lt;/Author&gt;&lt;Year&gt;1981&lt;/Year&gt;&lt;RecNum&gt;56&lt;/RecNum&gt;&lt;DisplayText&gt;(Cicchetti &amp;amp; Sparrow, 1981; Kupper &amp;amp; Hafner, 1989)&lt;/DisplayText&gt;&lt;record&gt;&lt;rec-number&gt;56&lt;/rec-number&gt;&lt;foreign-keys&gt;&lt;key app="EN" db-id="92stxze02rwdwteeedrpas0htfx29za50wsw" timestamp="1693806035"&gt;56&lt;/key&gt;&lt;/foreign-keys&gt;&lt;ref-type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57&lt;/RecNum&gt;&lt;record&gt;&lt;rec-number&gt;57&lt;/rec-number&gt;&lt;foreign-keys&gt;&lt;key app="EN" db-id="92stxze02rwdwteeedrpas0htfx29za50wsw" timestamp="1693806035"&gt;57&lt;/key&gt;&lt;/foreign-keys&gt;&lt;ref-type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1E200E" w:rsidRPr="00E21A9A">
        <w:rPr>
          <w:strike/>
          <w:lang w:val="en-US"/>
          <w:rPrChange w:id="187" w:author="Hu Chuan-Peng" w:date="2023-09-07T02:28:00Z">
            <w:rPr>
              <w:lang w:val="en-US"/>
            </w:rPr>
          </w:rPrChange>
        </w:rPr>
        <w:fldChar w:fldCharType="separate"/>
      </w:r>
      <w:r w:rsidR="001E200E" w:rsidRPr="00E21A9A">
        <w:rPr>
          <w:strike/>
          <w:noProof/>
          <w:lang w:val="en-US"/>
          <w:rPrChange w:id="188" w:author="Hu Chuan-Peng" w:date="2023-09-07T02:28:00Z">
            <w:rPr>
              <w:noProof/>
              <w:lang w:val="en-US"/>
            </w:rPr>
          </w:rPrChange>
        </w:rPr>
        <w:t>(Cicchetti &amp; Sparrow, 1981; Kupper &amp; Hafner, 1989)</w:t>
      </w:r>
      <w:r w:rsidR="001E200E" w:rsidRPr="00E21A9A">
        <w:rPr>
          <w:strike/>
          <w:lang w:val="en-US"/>
          <w:rPrChange w:id="189" w:author="Hu Chuan-Peng" w:date="2023-09-07T02:28:00Z">
            <w:rPr>
              <w:lang w:val="en-US"/>
            </w:rPr>
          </w:rPrChange>
        </w:rPr>
        <w:fldChar w:fldCharType="end"/>
      </w:r>
      <w:r w:rsidR="001E200E" w:rsidRPr="00E21A9A">
        <w:rPr>
          <w:strike/>
          <w:lang w:val="en-US"/>
          <w:rPrChange w:id="190" w:author="Hu Chuan-Peng" w:date="2023-09-07T02:28:00Z">
            <w:rPr>
              <w:lang w:val="en-US"/>
            </w:rPr>
          </w:rPrChange>
        </w:rPr>
        <w:t xml:space="preserve">. </w:t>
      </w:r>
      <w:r w:rsidR="001E200E" w:rsidRPr="00E21A9A">
        <w:rPr>
          <w:rFonts w:eastAsiaTheme="minorEastAsia"/>
          <w:strike/>
          <w:color w:val="000000" w:themeColor="text1"/>
          <w:lang w:eastAsia="zh-TW"/>
          <w:rPrChange w:id="191" w:author="Hu Chuan-Peng" w:date="2023-09-07T02:28:00Z">
            <w:rPr>
              <w:rFonts w:eastAsiaTheme="minorEastAsia"/>
              <w:color w:val="000000" w:themeColor="text1"/>
              <w:lang w:eastAsia="zh-TW"/>
            </w:rPr>
          </w:rPrChange>
        </w:rPr>
        <w:t>Several plausible reasons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w:t>
      </w:r>
      <w:r w:rsidRPr="00E21A9A">
        <w:rPr>
          <w:rFonts w:eastAsiaTheme="minorEastAsia"/>
          <w:strike/>
          <w:color w:val="000000" w:themeColor="text1"/>
          <w:lang w:eastAsia="zh-TW"/>
          <w:rPrChange w:id="192" w:author="Hu Chuan-Peng" w:date="2023-09-07T02:28:00Z">
            <w:rPr>
              <w:rFonts w:eastAsiaTheme="minorEastAsia"/>
              <w:color w:val="000000" w:themeColor="text1"/>
              <w:lang w:eastAsia="zh-TW"/>
            </w:rPr>
          </w:rPrChange>
        </w:rPr>
        <w:t xml:space="preserve"> </w:t>
      </w:r>
      <w:r w:rsidR="001E200E" w:rsidRPr="00E21A9A">
        <w:rPr>
          <w:rFonts w:eastAsiaTheme="minorEastAsia"/>
          <w:strike/>
          <w:color w:val="000000" w:themeColor="text1"/>
          <w:lang w:eastAsia="zh-TW"/>
          <w:rPrChange w:id="193" w:author="Hu Chuan-Peng" w:date="2023-09-07T02:28:00Z">
            <w:rPr>
              <w:rFonts w:eastAsiaTheme="minorEastAsia"/>
              <w:color w:val="000000" w:themeColor="text1"/>
              <w:lang w:eastAsia="zh-TW"/>
            </w:rPr>
          </w:rPrChange>
        </w:rPr>
        <w:t xml:space="preserve">A recent study by </w:t>
      </w:r>
      <w:r w:rsidR="001E200E" w:rsidRPr="00E21A9A">
        <w:rPr>
          <w:rFonts w:eastAsiaTheme="minorEastAsia"/>
          <w:strike/>
          <w:color w:val="000000" w:themeColor="text1"/>
          <w:rPrChange w:id="194" w:author="Hu Chuan-Peng" w:date="2023-09-07T02:28:00Z">
            <w:rPr>
              <w:rFonts w:eastAsiaTheme="minorEastAsia"/>
              <w:color w:val="000000" w:themeColor="text1"/>
            </w:rPr>
          </w:rPrChange>
        </w:rPr>
        <w:fldChar w:fldCharType="begin"/>
      </w:r>
      <w:r w:rsidR="00063C34" w:rsidRPr="00E21A9A">
        <w:rPr>
          <w:rFonts w:eastAsiaTheme="minorEastAsia"/>
          <w:strike/>
          <w:color w:val="000000" w:themeColor="text1"/>
          <w:rPrChange w:id="195" w:author="Hu Chuan-Peng" w:date="2023-09-07T02:28:00Z">
            <w:rPr>
              <w:rFonts w:eastAsiaTheme="minorEastAsia"/>
              <w:color w:val="000000" w:themeColor="text1"/>
            </w:rPr>
          </w:rPrChange>
        </w:rPr>
        <w:instrText xml:space="preserve"> ADDIN EN.CITE &lt;EndNote&gt;&lt;Cite AuthorYear="1"&gt;&lt;Author&gt;Kucina&lt;/Author&gt;&lt;Year&gt;2023&lt;/Year&gt;&lt;RecNum&gt;63&lt;/RecNum&gt;&lt;DisplayText&gt;Kucina et al. (2023)&lt;/DisplayText&gt;&lt;record&gt;&lt;rec-number&gt;63&lt;/rec-number&gt;&lt;foreign-keys&gt;&lt;key app="EN" db-id="92stxze02rwdwteeedrpas0htfx29za50wsw" timestamp="1693806035"&gt;63&lt;/key&gt;&lt;/foreign-keys&gt;&lt;ref-type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1E200E" w:rsidRPr="00E21A9A">
        <w:rPr>
          <w:rFonts w:eastAsiaTheme="minorEastAsia"/>
          <w:strike/>
          <w:color w:val="000000" w:themeColor="text1"/>
          <w:rPrChange w:id="196" w:author="Hu Chuan-Peng" w:date="2023-09-07T02:28:00Z">
            <w:rPr>
              <w:rFonts w:eastAsiaTheme="minorEastAsia"/>
              <w:color w:val="000000" w:themeColor="text1"/>
            </w:rPr>
          </w:rPrChange>
        </w:rPr>
        <w:fldChar w:fldCharType="separate"/>
      </w:r>
      <w:r w:rsidR="001E200E" w:rsidRPr="00E21A9A">
        <w:rPr>
          <w:rFonts w:eastAsiaTheme="minorEastAsia"/>
          <w:strike/>
          <w:noProof/>
          <w:color w:val="000000" w:themeColor="text1"/>
          <w:rPrChange w:id="197" w:author="Hu Chuan-Peng" w:date="2023-09-07T02:28:00Z">
            <w:rPr>
              <w:rFonts w:eastAsiaTheme="minorEastAsia"/>
              <w:noProof/>
              <w:color w:val="000000" w:themeColor="text1"/>
            </w:rPr>
          </w:rPrChange>
        </w:rPr>
        <w:t>Kucina et al. (2023)</w:t>
      </w:r>
      <w:r w:rsidR="001E200E" w:rsidRPr="00E21A9A">
        <w:rPr>
          <w:rFonts w:eastAsiaTheme="minorEastAsia"/>
          <w:strike/>
          <w:color w:val="000000" w:themeColor="text1"/>
          <w:rPrChange w:id="198" w:author="Hu Chuan-Peng" w:date="2023-09-07T02:28:00Z">
            <w:rPr>
              <w:rFonts w:eastAsiaTheme="minorEastAsia"/>
              <w:color w:val="000000" w:themeColor="text1"/>
            </w:rPr>
          </w:rPrChange>
        </w:rPr>
        <w:fldChar w:fldCharType="end"/>
      </w:r>
      <w:r w:rsidR="001E200E" w:rsidRPr="00E21A9A">
        <w:rPr>
          <w:rFonts w:eastAsiaTheme="minorEastAsia"/>
          <w:strike/>
          <w:color w:val="000000" w:themeColor="text1"/>
          <w:rPrChange w:id="199" w:author="Hu Chuan-Peng" w:date="2023-09-07T02:28:00Z">
            <w:rPr>
              <w:rFonts w:eastAsiaTheme="minorEastAsia"/>
              <w:color w:val="000000" w:themeColor="text1"/>
            </w:rPr>
          </w:rPrChange>
        </w:rPr>
        <w:t xml:space="preserve"> also </w:t>
      </w:r>
      <w:r w:rsidR="001E200E" w:rsidRPr="00E21A9A">
        <w:rPr>
          <w:rFonts w:eastAsiaTheme="minorEastAsia"/>
          <w:strike/>
          <w:color w:val="000000" w:themeColor="text1"/>
          <w:lang w:eastAsia="zh-TW"/>
          <w:rPrChange w:id="200" w:author="Hu Chuan-Peng" w:date="2023-09-07T02:28:00Z">
            <w:rPr>
              <w:rFonts w:eastAsiaTheme="minorEastAsia"/>
              <w:color w:val="000000" w:themeColor="text1"/>
              <w:lang w:eastAsia="zh-TW"/>
            </w:rPr>
          </w:rPrChange>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w:t>
      </w:r>
      <w:r w:rsidR="00E13211" w:rsidRPr="00E21A9A">
        <w:rPr>
          <w:rFonts w:eastAsiaTheme="minorEastAsia"/>
          <w:strike/>
          <w:color w:val="000000" w:themeColor="text1"/>
          <w:lang w:eastAsia="zh-TW"/>
          <w:rPrChange w:id="201" w:author="Hu Chuan-Peng" w:date="2023-09-07T02:28:00Z">
            <w:rPr>
              <w:rFonts w:eastAsiaTheme="minorEastAsia"/>
              <w:color w:val="000000" w:themeColor="text1"/>
              <w:lang w:eastAsia="zh-TW"/>
            </w:rPr>
          </w:rPrChange>
        </w:rPr>
        <w:t>72</w:t>
      </w:r>
      <w:r w:rsidR="001E200E" w:rsidRPr="00E21A9A">
        <w:rPr>
          <w:rFonts w:eastAsiaTheme="minorEastAsia"/>
          <w:strike/>
          <w:color w:val="000000" w:themeColor="text1"/>
          <w:lang w:eastAsia="zh-TW"/>
          <w:rPrChange w:id="202" w:author="Hu Chuan-Peng" w:date="2023-09-07T02:28:00Z">
            <w:rPr>
              <w:rFonts w:eastAsiaTheme="minorEastAsia"/>
              <w:color w:val="000000" w:themeColor="text1"/>
              <w:lang w:eastAsia="zh-TW"/>
            </w:rPr>
          </w:rPrChange>
        </w:rPr>
        <w:t xml:space="preserve"> or </w:t>
      </w:r>
      <w:r w:rsidR="001E200E" w:rsidRPr="00E21A9A">
        <w:rPr>
          <w:rFonts w:eastAsiaTheme="minorEastAsia"/>
          <w:strike/>
          <w:color w:val="000000" w:themeColor="text1"/>
          <w:rPrChange w:id="203" w:author="Hu Chuan-Peng" w:date="2023-09-07T02:28:00Z">
            <w:rPr>
              <w:rFonts w:eastAsiaTheme="minorEastAsia"/>
              <w:color w:val="000000" w:themeColor="text1"/>
            </w:rPr>
          </w:rPrChange>
        </w:rPr>
        <w:t xml:space="preserve">more </w:t>
      </w:r>
      <w:r w:rsidR="001E200E" w:rsidRPr="00E21A9A">
        <w:rPr>
          <w:rFonts w:eastAsiaTheme="minorEastAsia"/>
          <w:strike/>
          <w:color w:val="000000" w:themeColor="text1"/>
          <w:lang w:eastAsia="zh-TW"/>
          <w:rPrChange w:id="204" w:author="Hu Chuan-Peng" w:date="2023-09-07T02:28:00Z">
            <w:rPr>
              <w:rFonts w:eastAsiaTheme="minorEastAsia"/>
              <w:color w:val="000000" w:themeColor="text1"/>
              <w:lang w:eastAsia="zh-TW"/>
            </w:rPr>
          </w:rPrChange>
        </w:rPr>
        <w:t>trials</w:t>
      </w:r>
      <w:r w:rsidR="00265B32" w:rsidRPr="00E21A9A">
        <w:rPr>
          <w:rFonts w:eastAsiaTheme="minorEastAsia"/>
          <w:strike/>
          <w:color w:val="000000" w:themeColor="text1"/>
          <w:lang w:eastAsia="zh-TW"/>
          <w:rPrChange w:id="205" w:author="Hu Chuan-Peng" w:date="2023-09-07T02:28:00Z">
            <w:rPr>
              <w:rFonts w:eastAsiaTheme="minorEastAsia"/>
              <w:color w:val="000000" w:themeColor="text1"/>
              <w:lang w:eastAsia="zh-TW"/>
            </w:rPr>
          </w:rPrChange>
        </w:rPr>
        <w:t xml:space="preserve"> for RT-stranger-</w:t>
      </w:r>
      <w:r w:rsidR="00265B32" w:rsidRPr="00E21A9A">
        <w:rPr>
          <w:rFonts w:eastAsiaTheme="minorEastAsia"/>
          <w:strike/>
          <w:color w:val="000000" w:themeColor="text1"/>
          <w:lang w:eastAsia="zh-TW"/>
          <w:rPrChange w:id="206" w:author="Hu Chuan-Peng" w:date="2023-09-07T02:28:00Z">
            <w:rPr>
              <w:rFonts w:eastAsiaTheme="minorEastAsia"/>
              <w:color w:val="000000" w:themeColor="text1"/>
              <w:lang w:eastAsia="zh-TW"/>
            </w:rPr>
          </w:rPrChange>
        </w:rPr>
        <w:lastRenderedPageBreak/>
        <w:t>condition</w:t>
      </w:r>
      <w:r w:rsidR="001E200E" w:rsidRPr="00E21A9A">
        <w:rPr>
          <w:rFonts w:eastAsiaTheme="minorEastAsia"/>
          <w:strike/>
          <w:color w:val="000000" w:themeColor="text1"/>
          <w:lang w:eastAsia="zh-TW"/>
          <w:rPrChange w:id="207" w:author="Hu Chuan-Peng" w:date="2023-09-07T02:28:00Z">
            <w:rPr>
              <w:rFonts w:eastAsiaTheme="minorEastAsia"/>
              <w:color w:val="000000" w:themeColor="text1"/>
              <w:lang w:eastAsia="zh-TW"/>
            </w:rPr>
          </w:rPrChange>
        </w:rPr>
        <w:t xml:space="preserve">, while </w:t>
      </w:r>
      <w:r w:rsidR="00265B32" w:rsidRPr="00E21A9A">
        <w:rPr>
          <w:rFonts w:eastAsiaTheme="minorEastAsia"/>
          <w:strike/>
          <w:color w:val="000000" w:themeColor="text1"/>
          <w:lang w:eastAsia="zh-TW"/>
          <w:rPrChange w:id="208" w:author="Hu Chuan-Peng" w:date="2023-09-07T02:28:00Z">
            <w:rPr>
              <w:rFonts w:eastAsiaTheme="minorEastAsia"/>
              <w:color w:val="000000" w:themeColor="text1"/>
              <w:lang w:eastAsia="zh-TW"/>
            </w:rPr>
          </w:rPrChange>
        </w:rPr>
        <w:t xml:space="preserve">all the other outcome variables </w:t>
      </w:r>
      <w:r w:rsidR="001E200E" w:rsidRPr="00E21A9A">
        <w:rPr>
          <w:rFonts w:eastAsiaTheme="minorEastAsia"/>
          <w:strike/>
          <w:color w:val="000000" w:themeColor="text1"/>
          <w:lang w:eastAsia="zh-TW"/>
          <w:rPrChange w:id="209" w:author="Hu Chuan-Peng" w:date="2023-09-07T02:28:00Z">
            <w:rPr>
              <w:rFonts w:eastAsiaTheme="minorEastAsia"/>
              <w:color w:val="000000" w:themeColor="text1"/>
              <w:lang w:eastAsia="zh-TW"/>
            </w:rPr>
          </w:rPrChange>
        </w:rPr>
        <w:t xml:space="preserve">necessitated </w:t>
      </w:r>
      <w:r w:rsidR="00E13211" w:rsidRPr="00E21A9A">
        <w:rPr>
          <w:rFonts w:eastAsiaTheme="minorEastAsia"/>
          <w:strike/>
          <w:color w:val="000000" w:themeColor="text1"/>
          <w:lang w:eastAsia="zh-TW"/>
          <w:rPrChange w:id="210" w:author="Hu Chuan-Peng" w:date="2023-09-07T02:28:00Z">
            <w:rPr>
              <w:rFonts w:eastAsiaTheme="minorEastAsia"/>
              <w:color w:val="000000" w:themeColor="text1"/>
              <w:lang w:eastAsia="zh-TW"/>
            </w:rPr>
          </w:rPrChange>
        </w:rPr>
        <w:t>100</w:t>
      </w:r>
      <w:r w:rsidR="001E200E" w:rsidRPr="00E21A9A">
        <w:rPr>
          <w:rFonts w:eastAsiaTheme="minorEastAsia"/>
          <w:strike/>
          <w:color w:val="000000" w:themeColor="text1"/>
          <w:lang w:eastAsia="zh-TW"/>
          <w:rPrChange w:id="211" w:author="Hu Chuan-Peng" w:date="2023-09-07T02:28:00Z">
            <w:rPr>
              <w:rFonts w:eastAsiaTheme="minorEastAsia"/>
              <w:color w:val="000000" w:themeColor="text1"/>
              <w:lang w:eastAsia="zh-TW"/>
            </w:rPr>
          </w:rPrChange>
        </w:rPr>
        <w:t xml:space="preserve"> trials</w:t>
      </w:r>
      <w:r w:rsidR="00E13211" w:rsidRPr="00E21A9A">
        <w:rPr>
          <w:rFonts w:eastAsiaTheme="minorEastAsia"/>
          <w:strike/>
          <w:color w:val="000000" w:themeColor="text1"/>
          <w:lang w:eastAsia="zh-TW"/>
          <w:rPrChange w:id="212" w:author="Hu Chuan-Peng" w:date="2023-09-07T02:28:00Z">
            <w:rPr>
              <w:rFonts w:eastAsiaTheme="minorEastAsia"/>
              <w:color w:val="000000" w:themeColor="text1"/>
              <w:lang w:eastAsia="zh-TW"/>
            </w:rPr>
          </w:rPrChange>
        </w:rPr>
        <w:t xml:space="preserve"> </w:t>
      </w:r>
      <w:r w:rsidR="00E13211" w:rsidRPr="00E21A9A">
        <w:rPr>
          <w:rFonts w:eastAsiaTheme="minorEastAsia" w:hint="eastAsia"/>
          <w:strike/>
          <w:color w:val="000000" w:themeColor="text1"/>
          <w:rPrChange w:id="213" w:author="Hu Chuan-Peng" w:date="2023-09-07T02:28:00Z">
            <w:rPr>
              <w:rFonts w:eastAsiaTheme="minorEastAsia" w:hint="eastAsia"/>
              <w:color w:val="000000" w:themeColor="text1"/>
            </w:rPr>
          </w:rPrChange>
        </w:rPr>
        <w:t>or</w:t>
      </w:r>
      <w:r w:rsidR="00E13211" w:rsidRPr="00E21A9A">
        <w:rPr>
          <w:rFonts w:eastAsiaTheme="minorEastAsia"/>
          <w:strike/>
          <w:color w:val="000000" w:themeColor="text1"/>
          <w:lang w:eastAsia="zh-TW"/>
          <w:rPrChange w:id="214" w:author="Hu Chuan-Peng" w:date="2023-09-07T02:28:00Z">
            <w:rPr>
              <w:rFonts w:eastAsiaTheme="minorEastAsia"/>
              <w:color w:val="000000" w:themeColor="text1"/>
              <w:lang w:eastAsia="zh-TW"/>
            </w:rPr>
          </w:rPrChange>
        </w:rPr>
        <w:t xml:space="preserve"> even more</w:t>
      </w:r>
      <w:r w:rsidR="001E200E" w:rsidRPr="00E21A9A">
        <w:rPr>
          <w:rFonts w:eastAsiaTheme="minorEastAsia"/>
          <w:strike/>
          <w:color w:val="000000" w:themeColor="text1"/>
          <w:lang w:eastAsia="zh-TW"/>
          <w:rPrChange w:id="215" w:author="Hu Chuan-Peng" w:date="2023-09-07T02:28:00Z">
            <w:rPr>
              <w:rFonts w:eastAsiaTheme="minorEastAsia"/>
              <w:color w:val="000000" w:themeColor="text1"/>
              <w:lang w:eastAsia="zh-TW"/>
            </w:rPr>
          </w:rPrChange>
        </w:rPr>
        <w:t xml:space="preserve">. Therefore, incorporating a larger number of trials in future implementations of the SPMT paradigm may enhance the split-half reliability by improving measurement </w:t>
      </w:r>
      <w:r w:rsidR="001E200E" w:rsidRPr="00E21A9A">
        <w:rPr>
          <w:rFonts w:eastAsiaTheme="minorEastAsia"/>
          <w:strike/>
          <w:color w:val="000000" w:themeColor="text1"/>
          <w:lang w:val="en-US" w:eastAsia="zh-TW"/>
          <w:rPrChange w:id="216" w:author="Hu Chuan-Peng" w:date="2023-09-07T02:28:00Z">
            <w:rPr>
              <w:rFonts w:eastAsiaTheme="minorEastAsia"/>
              <w:color w:val="000000" w:themeColor="text1"/>
              <w:lang w:val="en-US" w:eastAsia="zh-TW"/>
            </w:rPr>
          </w:rPrChange>
        </w:rPr>
        <w:t xml:space="preserve">internal </w:t>
      </w:r>
      <w:r w:rsidR="001E200E" w:rsidRPr="00E21A9A">
        <w:rPr>
          <w:rFonts w:eastAsiaTheme="minorEastAsia"/>
          <w:strike/>
          <w:color w:val="000000" w:themeColor="text1"/>
          <w:lang w:eastAsia="zh-TW"/>
          <w:rPrChange w:id="217" w:author="Hu Chuan-Peng" w:date="2023-09-07T02:28:00Z">
            <w:rPr>
              <w:rFonts w:eastAsiaTheme="minorEastAsia"/>
              <w:color w:val="000000" w:themeColor="text1"/>
              <w:lang w:eastAsia="zh-TW"/>
            </w:rPr>
          </w:rPrChange>
        </w:rPr>
        <w:t>consistency</w:t>
      </w:r>
      <w:r w:rsidR="001E200E" w:rsidRPr="00E21A9A">
        <w:rPr>
          <w:rFonts w:eastAsiaTheme="minorEastAsia"/>
          <w:strike/>
          <w:color w:val="000000" w:themeColor="text1"/>
          <w:lang w:val="en-US" w:eastAsia="zh-TW"/>
          <w:rPrChange w:id="218" w:author="Hu Chuan-Peng" w:date="2023-09-07T02:28:00Z">
            <w:rPr>
              <w:rFonts w:eastAsiaTheme="minorEastAsia"/>
              <w:color w:val="000000" w:themeColor="text1"/>
              <w:lang w:val="en-US" w:eastAsia="zh-TW"/>
            </w:rPr>
          </w:rPrChange>
        </w:rPr>
        <w:t xml:space="preserve">. </w:t>
      </w:r>
    </w:p>
    <w:p w14:paraId="7D7CBABD" w14:textId="45CB80A4" w:rsidR="000D6A1E" w:rsidRPr="00E21A9A" w:rsidRDefault="001E200E" w:rsidP="00821806">
      <w:pPr>
        <w:ind w:firstLineChars="100" w:firstLine="240"/>
        <w:rPr>
          <w:rFonts w:eastAsia="PMingLiU"/>
          <w:strike/>
          <w:color w:val="000000" w:themeColor="text1"/>
          <w:lang w:eastAsia="zh-TW"/>
          <w:rPrChange w:id="219" w:author="Hu Chuan-Peng" w:date="2023-09-07T02:28:00Z">
            <w:rPr>
              <w:rFonts w:eastAsia="PMingLiU"/>
              <w:color w:val="000000" w:themeColor="text1"/>
              <w:lang w:eastAsia="zh-TW"/>
            </w:rPr>
          </w:rPrChange>
        </w:rPr>
      </w:pPr>
      <w:r w:rsidRPr="00E21A9A">
        <w:rPr>
          <w:rFonts w:eastAsiaTheme="minorEastAsia"/>
          <w:strike/>
          <w:color w:val="000000" w:themeColor="text1"/>
          <w:lang w:eastAsia="zh-TW"/>
          <w:rPrChange w:id="220" w:author="Hu Chuan-Peng" w:date="2023-09-07T02:28:00Z">
            <w:rPr>
              <w:rFonts w:eastAsiaTheme="minorEastAsia"/>
              <w:color w:val="000000" w:themeColor="text1"/>
              <w:lang w:eastAsia="zh-TW"/>
            </w:rPr>
          </w:rPrChange>
        </w:rPr>
        <w:t>Secondly,</w:t>
      </w:r>
      <w:r w:rsidRPr="00E21A9A">
        <w:rPr>
          <w:rFonts w:eastAsiaTheme="minorEastAsia"/>
          <w:strike/>
          <w:color w:val="000000" w:themeColor="text1"/>
          <w:lang w:val="en-US" w:eastAsia="zh-TW"/>
          <w:rPrChange w:id="221" w:author="Hu Chuan-Peng" w:date="2023-09-07T02:28:00Z">
            <w:rPr>
              <w:rFonts w:eastAsiaTheme="minorEastAsia"/>
              <w:color w:val="000000" w:themeColor="text1"/>
              <w:lang w:val="en-US" w:eastAsia="zh-TW"/>
            </w:rPr>
          </w:rPrChange>
        </w:rPr>
        <w:t xml:space="preserve"> </w:t>
      </w:r>
      <w:commentRangeStart w:id="222"/>
      <w:r w:rsidRPr="00E21A9A">
        <w:rPr>
          <w:rFonts w:eastAsiaTheme="minorEastAsia"/>
          <w:strike/>
          <w:color w:val="000000" w:themeColor="text1"/>
          <w:lang w:eastAsia="zh-TW"/>
          <w:rPrChange w:id="223" w:author="Hu Chuan-Peng" w:date="2023-09-07T02:28:00Z">
            <w:rPr>
              <w:rFonts w:eastAsiaTheme="minorEastAsia"/>
              <w:color w:val="000000" w:themeColor="text1"/>
              <w:lang w:eastAsia="zh-TW"/>
            </w:rPr>
          </w:rPrChange>
        </w:rPr>
        <w:t xml:space="preserve">it is important to acknowledge the potential influence of serial dependence effects on </w:t>
      </w:r>
      <w:r w:rsidRPr="00E21A9A">
        <w:rPr>
          <w:rFonts w:eastAsiaTheme="minorEastAsia"/>
          <w:strike/>
          <w:color w:val="000000" w:themeColor="text1"/>
          <w:lang w:val="en-US" w:eastAsia="zh-TW"/>
          <w:rPrChange w:id="224" w:author="Hu Chuan-Peng" w:date="2023-09-07T02:28:00Z">
            <w:rPr>
              <w:rFonts w:eastAsiaTheme="minorEastAsia"/>
              <w:color w:val="000000" w:themeColor="text1"/>
              <w:lang w:val="en-US" w:eastAsia="zh-TW"/>
            </w:rPr>
          </w:rPrChange>
        </w:rPr>
        <w:t>split-half</w:t>
      </w:r>
      <w:r w:rsidRPr="00E21A9A">
        <w:rPr>
          <w:rFonts w:eastAsiaTheme="minorEastAsia"/>
          <w:strike/>
          <w:color w:val="000000" w:themeColor="text1"/>
          <w:lang w:eastAsia="zh-TW"/>
          <w:rPrChange w:id="225" w:author="Hu Chuan-Peng" w:date="2023-09-07T02:28:00Z">
            <w:rPr>
              <w:rFonts w:eastAsiaTheme="minorEastAsia"/>
              <w:color w:val="000000" w:themeColor="text1"/>
              <w:lang w:eastAsia="zh-TW"/>
            </w:rPr>
          </w:rPrChange>
        </w:rPr>
        <w:t xml:space="preserve"> reliability. </w:t>
      </w:r>
      <w:commentRangeEnd w:id="222"/>
      <w:r w:rsidR="007B152F" w:rsidRPr="00E21A9A">
        <w:rPr>
          <w:rStyle w:val="CommentReference"/>
          <w:strike/>
          <w:rPrChange w:id="226" w:author="Hu Chuan-Peng" w:date="2023-09-07T02:28:00Z">
            <w:rPr>
              <w:rStyle w:val="CommentReference"/>
            </w:rPr>
          </w:rPrChange>
        </w:rPr>
        <w:commentReference w:id="222"/>
      </w:r>
      <w:r w:rsidR="000D6A1E" w:rsidRPr="00E21A9A">
        <w:rPr>
          <w:rFonts w:eastAsiaTheme="minorEastAsia"/>
          <w:strike/>
          <w:color w:val="000000" w:themeColor="text1"/>
          <w:lang w:eastAsia="zh-TW"/>
          <w:rPrChange w:id="227" w:author="Hu Chuan-Peng" w:date="2023-09-07T02:28:00Z">
            <w:rPr>
              <w:rFonts w:eastAsiaTheme="minorEastAsia"/>
              <w:color w:val="000000" w:themeColor="text1"/>
              <w:lang w:eastAsia="zh-TW"/>
            </w:rPr>
          </w:rPrChange>
        </w:rPr>
        <w:t>In our analysis, we</w:t>
      </w:r>
      <w:r w:rsidRPr="00E21A9A">
        <w:rPr>
          <w:rFonts w:eastAsiaTheme="minorEastAsia"/>
          <w:strike/>
          <w:color w:val="000000" w:themeColor="text1"/>
          <w:lang w:eastAsia="zh-TW"/>
          <w:rPrChange w:id="228" w:author="Hu Chuan-Peng" w:date="2023-09-07T02:28:00Z">
            <w:rPr>
              <w:rFonts w:eastAsiaTheme="minorEastAsia"/>
              <w:color w:val="000000" w:themeColor="text1"/>
              <w:lang w:eastAsia="zh-TW"/>
            </w:rPr>
          </w:rPrChange>
        </w:rPr>
        <w:t xml:space="preserve"> </w:t>
      </w:r>
      <w:r w:rsidRPr="00E21A9A">
        <w:rPr>
          <w:rFonts w:eastAsiaTheme="minorEastAsia"/>
          <w:strike/>
          <w:color w:val="000000" w:themeColor="text1"/>
          <w:lang w:val="en-US" w:eastAsia="zh-TW"/>
          <w:rPrChange w:id="229" w:author="Hu Chuan-Peng" w:date="2023-09-07T02:28:00Z">
            <w:rPr>
              <w:rFonts w:eastAsiaTheme="minorEastAsia"/>
              <w:color w:val="000000" w:themeColor="text1"/>
              <w:lang w:val="en-US" w:eastAsia="zh-TW"/>
            </w:rPr>
          </w:rPrChange>
        </w:rPr>
        <w:t xml:space="preserve">used </w:t>
      </w:r>
      <w:r w:rsidRPr="00E21A9A">
        <w:rPr>
          <w:rFonts w:eastAsiaTheme="minorEastAsia"/>
          <w:strike/>
          <w:color w:val="000000" w:themeColor="text1"/>
          <w:lang w:eastAsia="zh-TW"/>
          <w:rPrChange w:id="230" w:author="Hu Chuan-Peng" w:date="2023-09-07T02:28:00Z">
            <w:rPr>
              <w:rFonts w:eastAsiaTheme="minorEastAsia"/>
              <w:color w:val="000000" w:themeColor="text1"/>
              <w:lang w:eastAsia="zh-TW"/>
            </w:rPr>
          </w:rPrChange>
        </w:rPr>
        <w:t>four distinct data splitting approaches: first-second, odd-even, permutated, and Monte Carlo</w:t>
      </w:r>
      <w:r w:rsidRPr="00E21A9A">
        <w:rPr>
          <w:rFonts w:eastAsiaTheme="minorEastAsia"/>
          <w:strike/>
          <w:color w:val="000000" w:themeColor="text1"/>
          <w:lang w:val="en-US" w:eastAsia="zh-TW"/>
          <w:rPrChange w:id="231" w:author="Hu Chuan-Peng" w:date="2023-09-07T02:28:00Z">
            <w:rPr>
              <w:rFonts w:eastAsiaTheme="minorEastAsia"/>
              <w:color w:val="000000" w:themeColor="text1"/>
              <w:lang w:val="en-US" w:eastAsia="zh-TW"/>
            </w:rPr>
          </w:rPrChange>
        </w:rPr>
        <w:t xml:space="preserve"> to </w:t>
      </w:r>
      <w:r w:rsidR="00917185" w:rsidRPr="00E21A9A">
        <w:rPr>
          <w:rFonts w:eastAsiaTheme="minorEastAsia"/>
          <w:strike/>
          <w:color w:val="000000" w:themeColor="text1"/>
          <w:lang w:val="en-US" w:eastAsia="zh-TW"/>
          <w:rPrChange w:id="232" w:author="Hu Chuan-Peng" w:date="2023-09-07T02:28:00Z">
            <w:rPr>
              <w:rFonts w:eastAsiaTheme="minorEastAsia"/>
              <w:color w:val="000000" w:themeColor="text1"/>
              <w:lang w:val="en-US" w:eastAsia="zh-TW"/>
            </w:rPr>
          </w:rPrChange>
        </w:rPr>
        <w:t xml:space="preserve">evaluate </w:t>
      </w:r>
      <w:r w:rsidRPr="00E21A9A">
        <w:rPr>
          <w:rFonts w:eastAsiaTheme="minorEastAsia"/>
          <w:strike/>
          <w:color w:val="000000" w:themeColor="text1"/>
          <w:lang w:eastAsia="zh-TW"/>
          <w:rPrChange w:id="233" w:author="Hu Chuan-Peng" w:date="2023-09-07T02:28:00Z">
            <w:rPr>
              <w:rFonts w:eastAsiaTheme="minorEastAsia"/>
              <w:color w:val="000000" w:themeColor="text1"/>
              <w:lang w:eastAsia="zh-TW"/>
            </w:rPr>
          </w:rPrChange>
        </w:rPr>
        <w:t xml:space="preserve">the weighted average split-half reliability of the SPE measures. Interestingly, the results from the odd-even split-half method differed notably from the other three methods, while the permutated, first-second, and Monte Carlo methods showed similar </w:t>
      </w:r>
      <w:r w:rsidR="000D6A1E" w:rsidRPr="00E21A9A">
        <w:rPr>
          <w:rFonts w:eastAsiaTheme="minorEastAsia"/>
          <w:strike/>
          <w:color w:val="000000" w:themeColor="text1"/>
          <w:lang w:eastAsia="zh-TW"/>
          <w:rPrChange w:id="234" w:author="Hu Chuan-Peng" w:date="2023-09-07T02:28:00Z">
            <w:rPr>
              <w:rFonts w:eastAsiaTheme="minorEastAsia"/>
              <w:color w:val="000000" w:themeColor="text1"/>
              <w:lang w:eastAsia="zh-TW"/>
            </w:rPr>
          </w:rPrChange>
        </w:rPr>
        <w:t>result patterns</w:t>
      </w:r>
      <w:r w:rsidRPr="00E21A9A">
        <w:rPr>
          <w:rFonts w:eastAsiaTheme="minorEastAsia"/>
          <w:strike/>
          <w:color w:val="000000" w:themeColor="text1"/>
          <w:lang w:eastAsia="zh-TW"/>
          <w:rPrChange w:id="235" w:author="Hu Chuan-Peng" w:date="2023-09-07T02:28:00Z">
            <w:rPr>
              <w:rFonts w:eastAsiaTheme="minorEastAsia"/>
              <w:color w:val="000000" w:themeColor="text1"/>
              <w:lang w:eastAsia="zh-TW"/>
            </w:rPr>
          </w:rPrChange>
        </w:rPr>
        <w:t xml:space="preserve"> (see Supplementary figure 2). </w:t>
      </w:r>
      <w:r w:rsidRPr="00E21A9A">
        <w:rPr>
          <w:rFonts w:eastAsiaTheme="minorEastAsia" w:hint="eastAsia"/>
          <w:strike/>
          <w:color w:val="000000" w:themeColor="text1"/>
          <w:rPrChange w:id="236" w:author="Hu Chuan-Peng" w:date="2023-09-07T02:28:00Z">
            <w:rPr>
              <w:rFonts w:eastAsiaTheme="minorEastAsia" w:hint="eastAsia"/>
              <w:color w:val="000000" w:themeColor="text1"/>
            </w:rPr>
          </w:rPrChange>
        </w:rPr>
        <w:t>This</w:t>
      </w:r>
      <w:r w:rsidRPr="00E21A9A">
        <w:rPr>
          <w:rFonts w:eastAsiaTheme="minorEastAsia"/>
          <w:strike/>
          <w:color w:val="000000" w:themeColor="text1"/>
          <w:rPrChange w:id="237" w:author="Hu Chuan-Peng" w:date="2023-09-07T02:28:00Z">
            <w:rPr>
              <w:rFonts w:eastAsiaTheme="minorEastAsia"/>
              <w:color w:val="000000" w:themeColor="text1"/>
            </w:rPr>
          </w:rPrChange>
        </w:rPr>
        <w:t xml:space="preserve"> </w:t>
      </w:r>
      <w:r w:rsidRPr="00E21A9A">
        <w:rPr>
          <w:rFonts w:eastAsiaTheme="minorEastAsia"/>
          <w:strike/>
          <w:color w:val="000000" w:themeColor="text1"/>
          <w:lang w:eastAsia="zh-TW"/>
          <w:rPrChange w:id="238" w:author="Hu Chuan-Peng" w:date="2023-09-07T02:28:00Z">
            <w:rPr>
              <w:rFonts w:eastAsiaTheme="minorEastAsia"/>
              <w:color w:val="000000" w:themeColor="text1"/>
              <w:lang w:eastAsia="zh-TW"/>
            </w:rPr>
          </w:rPrChange>
        </w:rPr>
        <w:t xml:space="preserve">discrepancy in the results may be attributed to the presence of serial dependency within the data. Serial dependence refers to the phenomenon in which the outcome of one trial is influenced by preceding trials, resulting in a systematic relationship between consecutive trials </w:t>
      </w:r>
      <w:r w:rsidRPr="00E21A9A">
        <w:rPr>
          <w:rFonts w:eastAsiaTheme="minorEastAsia"/>
          <w:strike/>
          <w:color w:val="000000" w:themeColor="text1"/>
          <w:rPrChange w:id="239" w:author="Hu Chuan-Peng" w:date="2023-09-07T02:28:00Z">
            <w:rPr>
              <w:rFonts w:eastAsiaTheme="minorEastAsia"/>
              <w:color w:val="000000" w:themeColor="text1"/>
            </w:rPr>
          </w:rPrChange>
        </w:rPr>
        <w:fldChar w:fldCharType="begin"/>
      </w:r>
      <w:r w:rsidR="00063C34" w:rsidRPr="00E21A9A">
        <w:rPr>
          <w:rFonts w:eastAsiaTheme="minorEastAsia"/>
          <w:strike/>
          <w:color w:val="000000" w:themeColor="text1"/>
          <w:rPrChange w:id="240" w:author="Hu Chuan-Peng" w:date="2023-09-07T02:28:00Z">
            <w:rPr>
              <w:rFonts w:eastAsiaTheme="minorEastAsia"/>
              <w:color w:val="000000" w:themeColor="text1"/>
            </w:rPr>
          </w:rPrChange>
        </w:rPr>
        <w:instrText xml:space="preserve"> ADDIN EN.CITE &lt;EndNote&gt;&lt;Cite&gt;&lt;Author&gt;Pascucci&lt;/Author&gt;&lt;Year&gt;2023&lt;/Year&gt;&lt;RecNum&gt;64&lt;/RecNum&gt;&lt;DisplayText&gt;(Pascucci et al., 2023)&lt;/DisplayText&gt;&lt;record&gt;&lt;rec-number&gt;64&lt;/rec-number&gt;&lt;foreign-keys&gt;&lt;key app="EN" db-id="92stxze02rwdwteeedrpas0htfx29za50wsw" timestamp="1693806035"&gt;64&lt;/key&gt;&lt;/foreign-keys&gt;&lt;ref-type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E21A9A">
        <w:rPr>
          <w:rFonts w:eastAsiaTheme="minorEastAsia"/>
          <w:strike/>
          <w:color w:val="000000" w:themeColor="text1"/>
          <w:rPrChange w:id="241" w:author="Hu Chuan-Peng" w:date="2023-09-07T02:28:00Z">
            <w:rPr>
              <w:rFonts w:eastAsiaTheme="minorEastAsia"/>
              <w:color w:val="000000" w:themeColor="text1"/>
            </w:rPr>
          </w:rPrChange>
        </w:rPr>
        <w:fldChar w:fldCharType="separate"/>
      </w:r>
      <w:r w:rsidRPr="00E21A9A">
        <w:rPr>
          <w:rFonts w:eastAsiaTheme="minorEastAsia"/>
          <w:strike/>
          <w:noProof/>
          <w:color w:val="000000" w:themeColor="text1"/>
          <w:rPrChange w:id="242" w:author="Hu Chuan-Peng" w:date="2023-09-07T02:28:00Z">
            <w:rPr>
              <w:rFonts w:eastAsiaTheme="minorEastAsia"/>
              <w:noProof/>
              <w:color w:val="000000" w:themeColor="text1"/>
            </w:rPr>
          </w:rPrChange>
        </w:rPr>
        <w:t>(Pascucci et al., 2023)</w:t>
      </w:r>
      <w:r w:rsidRPr="00E21A9A">
        <w:rPr>
          <w:rFonts w:eastAsiaTheme="minorEastAsia"/>
          <w:strike/>
          <w:color w:val="000000" w:themeColor="text1"/>
          <w:rPrChange w:id="243" w:author="Hu Chuan-Peng" w:date="2023-09-07T02:28:00Z">
            <w:rPr>
              <w:rFonts w:eastAsiaTheme="minorEastAsia"/>
              <w:color w:val="000000" w:themeColor="text1"/>
            </w:rPr>
          </w:rPrChange>
        </w:rPr>
        <w:fldChar w:fldCharType="end"/>
      </w:r>
      <w:r w:rsidRPr="00E21A9A">
        <w:rPr>
          <w:rFonts w:eastAsiaTheme="minorEastAsia"/>
          <w:strike/>
          <w:color w:val="000000" w:themeColor="text1"/>
          <w:rPrChange w:id="244" w:author="Hu Chuan-Peng" w:date="2023-09-07T02:28:00Z">
            <w:rPr>
              <w:rFonts w:eastAsiaTheme="minorEastAsia"/>
              <w:color w:val="000000" w:themeColor="text1"/>
            </w:rPr>
          </w:rPrChange>
        </w:rPr>
        <w:t>.</w:t>
      </w:r>
      <w:r w:rsidRPr="00E21A9A">
        <w:rPr>
          <w:rFonts w:eastAsiaTheme="minorEastAsia"/>
          <w:strike/>
          <w:color w:val="000000" w:themeColor="text1"/>
          <w:lang w:eastAsia="zh-TW"/>
          <w:rPrChange w:id="245" w:author="Hu Chuan-Peng" w:date="2023-09-07T02:28:00Z">
            <w:rPr>
              <w:rFonts w:eastAsiaTheme="minorEastAsia"/>
              <w:color w:val="000000" w:themeColor="text1"/>
              <w:lang w:eastAsia="zh-TW"/>
            </w:rPr>
          </w:rPrChange>
        </w:rPr>
        <w:t xml:space="preserve">  The odd-even method, being sensitive to temporal dependencies, could have been affected by the inherent sequential nature of the responses in the SPMT. Serial dependence effects have been observed in </w:t>
      </w:r>
      <w:r w:rsidRPr="00E21A9A">
        <w:rPr>
          <w:rFonts w:eastAsiaTheme="minorEastAsia" w:hint="eastAsia"/>
          <w:strike/>
          <w:color w:val="000000" w:themeColor="text1"/>
          <w:rPrChange w:id="246" w:author="Hu Chuan-Peng" w:date="2023-09-07T02:28:00Z">
            <w:rPr>
              <w:rFonts w:eastAsiaTheme="minorEastAsia" w:hint="eastAsia"/>
              <w:color w:val="000000" w:themeColor="text1"/>
            </w:rPr>
          </w:rPrChange>
        </w:rPr>
        <w:t>other</w:t>
      </w:r>
      <w:r w:rsidRPr="00E21A9A">
        <w:rPr>
          <w:rFonts w:eastAsiaTheme="minorEastAsia"/>
          <w:strike/>
          <w:color w:val="000000" w:themeColor="text1"/>
          <w:rPrChange w:id="247" w:author="Hu Chuan-Peng" w:date="2023-09-07T02:28:00Z">
            <w:rPr>
              <w:rFonts w:eastAsiaTheme="minorEastAsia"/>
              <w:color w:val="000000" w:themeColor="text1"/>
            </w:rPr>
          </w:rPrChange>
        </w:rPr>
        <w:t xml:space="preserve"> </w:t>
      </w:r>
      <w:r w:rsidRPr="00E21A9A">
        <w:rPr>
          <w:rFonts w:eastAsiaTheme="minorEastAsia"/>
          <w:strike/>
          <w:color w:val="000000" w:themeColor="text1"/>
          <w:lang w:eastAsia="zh-TW"/>
          <w:rPrChange w:id="248" w:author="Hu Chuan-Peng" w:date="2023-09-07T02:28:00Z">
            <w:rPr>
              <w:rFonts w:eastAsiaTheme="minorEastAsia"/>
              <w:color w:val="000000" w:themeColor="text1"/>
              <w:lang w:eastAsia="zh-TW"/>
            </w:rPr>
          </w:rPrChange>
        </w:rPr>
        <w:t xml:space="preserve">cognitive tasks, as documented in recent studies </w:t>
      </w:r>
      <w:r w:rsidRPr="00E21A9A">
        <w:rPr>
          <w:rFonts w:eastAsiaTheme="minorEastAsia"/>
          <w:strike/>
          <w:color w:val="000000" w:themeColor="text1"/>
          <w:rPrChange w:id="249" w:author="Hu Chuan-Peng" w:date="2023-09-07T02:28:00Z">
            <w:rPr>
              <w:rFonts w:eastAsiaTheme="minorEastAsia"/>
              <w:color w:val="000000" w:themeColor="text1"/>
            </w:rPr>
          </w:rPrChange>
        </w:rPr>
        <w:fldChar w:fldCharType="begin"/>
      </w:r>
      <w:r w:rsidR="00063C34" w:rsidRPr="00E21A9A">
        <w:rPr>
          <w:rFonts w:eastAsiaTheme="minorEastAsia"/>
          <w:strike/>
          <w:color w:val="000000" w:themeColor="text1"/>
          <w:rPrChange w:id="250" w:author="Hu Chuan-Peng" w:date="2023-09-07T02:28:00Z">
            <w:rPr>
              <w:rFonts w:eastAsiaTheme="minorEastAsia"/>
              <w:color w:val="000000" w:themeColor="text1"/>
            </w:rPr>
          </w:rPrChange>
        </w:rPr>
        <w:instrText xml:space="preserve"> ADDIN EN.CITE &lt;EndNote&gt;&lt;Cite&gt;&lt;Author&gt;Braun&lt;/Author&gt;&lt;Year&gt;2018&lt;/Year&gt;&lt;RecNum&gt;65&lt;/RecNum&gt;&lt;DisplayText&gt;(Braun et al., 2018; Zhang &amp;amp; Alais, 2020)&lt;/DisplayText&gt;&lt;record&gt;&lt;rec-number&gt;65&lt;/rec-number&gt;&lt;foreign-keys&gt;&lt;key app="EN" db-id="92stxze02rwdwteeedrpas0htfx29za50wsw" timestamp="1693806035"&gt;65&lt;/key&gt;&lt;/foreign-keys&gt;&lt;ref-type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66&lt;/RecNum&gt;&lt;record&gt;&lt;rec-number&gt;66&lt;/rec-number&gt;&lt;foreign-keys&gt;&lt;key app="EN" db-id="92stxze02rwdwteeedrpas0htfx29za50wsw" timestamp="1693806035"&gt;66&lt;/key&gt;&lt;/foreign-keys&gt;&lt;ref-type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E21A9A">
        <w:rPr>
          <w:rFonts w:eastAsiaTheme="minorEastAsia"/>
          <w:strike/>
          <w:color w:val="000000" w:themeColor="text1"/>
          <w:rPrChange w:id="251" w:author="Hu Chuan-Peng" w:date="2023-09-07T02:28:00Z">
            <w:rPr>
              <w:rFonts w:eastAsiaTheme="minorEastAsia"/>
              <w:color w:val="000000" w:themeColor="text1"/>
            </w:rPr>
          </w:rPrChange>
        </w:rPr>
        <w:fldChar w:fldCharType="separate"/>
      </w:r>
      <w:r w:rsidRPr="00E21A9A">
        <w:rPr>
          <w:rFonts w:eastAsiaTheme="minorEastAsia"/>
          <w:strike/>
          <w:noProof/>
          <w:color w:val="000000" w:themeColor="text1"/>
          <w:rPrChange w:id="252" w:author="Hu Chuan-Peng" w:date="2023-09-07T02:28:00Z">
            <w:rPr>
              <w:rFonts w:eastAsiaTheme="minorEastAsia"/>
              <w:noProof/>
              <w:color w:val="000000" w:themeColor="text1"/>
            </w:rPr>
          </w:rPrChange>
        </w:rPr>
        <w:t>(Braun et al., 2018; Zhang &amp; Alais, 2020)</w:t>
      </w:r>
      <w:r w:rsidRPr="00E21A9A">
        <w:rPr>
          <w:rFonts w:eastAsiaTheme="minorEastAsia"/>
          <w:strike/>
          <w:color w:val="000000" w:themeColor="text1"/>
          <w:rPrChange w:id="253" w:author="Hu Chuan-Peng" w:date="2023-09-07T02:28:00Z">
            <w:rPr>
              <w:rFonts w:eastAsiaTheme="minorEastAsia"/>
              <w:color w:val="000000" w:themeColor="text1"/>
            </w:rPr>
          </w:rPrChange>
        </w:rPr>
        <w:fldChar w:fldCharType="end"/>
      </w:r>
      <w:r w:rsidRPr="00E21A9A">
        <w:rPr>
          <w:rFonts w:eastAsiaTheme="minorEastAsia"/>
          <w:strike/>
          <w:color w:val="000000" w:themeColor="text1"/>
          <w:lang w:eastAsia="zh-TW"/>
          <w:rPrChange w:id="254" w:author="Hu Chuan-Peng" w:date="2023-09-07T02:28:00Z">
            <w:rPr>
              <w:rFonts w:eastAsiaTheme="minorEastAsia"/>
              <w:color w:val="000000" w:themeColor="text1"/>
              <w:lang w:eastAsia="zh-TW"/>
            </w:rPr>
          </w:rPrChange>
        </w:rPr>
        <w:t xml:space="preserve">. Notably, studies in the field of perceptual decision making have demonstrated strong serial dependence effects in perception, even when the visual stimuli were reliable and varied randomly over time </w:t>
      </w:r>
      <w:r w:rsidRPr="00E21A9A">
        <w:rPr>
          <w:rFonts w:eastAsiaTheme="minorEastAsia"/>
          <w:strike/>
          <w:color w:val="000000" w:themeColor="text1"/>
          <w:rPrChange w:id="255" w:author="Hu Chuan-Peng" w:date="2023-09-07T02:28:00Z">
            <w:rPr>
              <w:rFonts w:eastAsiaTheme="minorEastAsia"/>
              <w:color w:val="000000" w:themeColor="text1"/>
            </w:rPr>
          </w:rPrChange>
        </w:rPr>
        <w:fldChar w:fldCharType="begin"/>
      </w:r>
      <w:r w:rsidR="00063C34" w:rsidRPr="00E21A9A">
        <w:rPr>
          <w:rFonts w:eastAsiaTheme="minorEastAsia"/>
          <w:strike/>
          <w:color w:val="000000" w:themeColor="text1"/>
          <w:rPrChange w:id="256" w:author="Hu Chuan-Peng" w:date="2023-09-07T02:28:00Z">
            <w:rPr>
              <w:rFonts w:eastAsiaTheme="minorEastAsia"/>
              <w:color w:val="000000" w:themeColor="text1"/>
            </w:rPr>
          </w:rPrChange>
        </w:rPr>
        <w:instrText xml:space="preserve"> ADDIN EN.CITE &lt;EndNote&gt;&lt;Cite&gt;&lt;Author&gt;Fischer&lt;/Author&gt;&lt;Year&gt;2014&lt;/Year&gt;&lt;RecNum&gt;67&lt;/RecNum&gt;&lt;DisplayText&gt;(Fischer &amp;amp; Whitney, 2014; John-Saaltink et al., 2016)&lt;/DisplayText&gt;&lt;record&gt;&lt;rec-number&gt;67&lt;/rec-number&gt;&lt;foreign-keys&gt;&lt;key app="EN" db-id="92stxze02rwdwteeedrpas0htfx29za50wsw" timestamp="1693806035"&gt;67&lt;/key&gt;&lt;/foreign-keys&gt;&lt;ref-type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68&lt;/RecNum&gt;&lt;record&gt;&lt;rec-number&gt;68&lt;/rec-number&gt;&lt;foreign-keys&gt;&lt;key app="EN" db-id="92stxze02rwdwteeedrpas0htfx29za50wsw" timestamp="1693806035"&gt;68&lt;/key&gt;&lt;/foreign-keys&gt;&lt;ref-type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E21A9A">
        <w:rPr>
          <w:rFonts w:eastAsiaTheme="minorEastAsia"/>
          <w:strike/>
          <w:color w:val="000000" w:themeColor="text1"/>
          <w:rPrChange w:id="257" w:author="Hu Chuan-Peng" w:date="2023-09-07T02:28:00Z">
            <w:rPr>
              <w:rFonts w:eastAsiaTheme="minorEastAsia"/>
              <w:color w:val="000000" w:themeColor="text1"/>
            </w:rPr>
          </w:rPrChange>
        </w:rPr>
        <w:fldChar w:fldCharType="separate"/>
      </w:r>
      <w:r w:rsidRPr="00E21A9A">
        <w:rPr>
          <w:rFonts w:eastAsiaTheme="minorEastAsia"/>
          <w:strike/>
          <w:noProof/>
          <w:color w:val="000000" w:themeColor="text1"/>
          <w:rPrChange w:id="258" w:author="Hu Chuan-Peng" w:date="2023-09-07T02:28:00Z">
            <w:rPr>
              <w:rFonts w:eastAsiaTheme="minorEastAsia"/>
              <w:noProof/>
              <w:color w:val="000000" w:themeColor="text1"/>
            </w:rPr>
          </w:rPrChange>
        </w:rPr>
        <w:t>(Fischer &amp; Whitney, 2014; John-Saaltink et al., 2016)</w:t>
      </w:r>
      <w:r w:rsidRPr="00E21A9A">
        <w:rPr>
          <w:rFonts w:eastAsiaTheme="minorEastAsia"/>
          <w:strike/>
          <w:color w:val="000000" w:themeColor="text1"/>
          <w:rPrChange w:id="259" w:author="Hu Chuan-Peng" w:date="2023-09-07T02:28:00Z">
            <w:rPr>
              <w:rFonts w:eastAsiaTheme="minorEastAsia"/>
              <w:color w:val="000000" w:themeColor="text1"/>
            </w:rPr>
          </w:rPrChange>
        </w:rPr>
        <w:fldChar w:fldCharType="end"/>
      </w:r>
      <w:r w:rsidRPr="00E21A9A">
        <w:rPr>
          <w:rFonts w:eastAsiaTheme="minorEastAsia"/>
          <w:strike/>
          <w:color w:val="000000" w:themeColor="text1"/>
          <w:rPrChange w:id="260" w:author="Hu Chuan-Peng" w:date="2023-09-07T02:28:00Z">
            <w:rPr>
              <w:rFonts w:eastAsiaTheme="minorEastAsia"/>
              <w:color w:val="000000" w:themeColor="text1"/>
            </w:rPr>
          </w:rPrChange>
        </w:rPr>
        <w:t>.</w:t>
      </w:r>
      <w:r w:rsidRPr="00E21A9A">
        <w:rPr>
          <w:rFonts w:eastAsiaTheme="minorEastAsia"/>
          <w:strike/>
          <w:color w:val="000000" w:themeColor="text1"/>
          <w:lang w:eastAsia="zh-TW"/>
          <w:rPrChange w:id="261" w:author="Hu Chuan-Peng" w:date="2023-09-07T02:28:00Z">
            <w:rPr>
              <w:rFonts w:eastAsiaTheme="minorEastAsia"/>
              <w:color w:val="000000" w:themeColor="text1"/>
              <w:lang w:eastAsia="zh-TW"/>
            </w:rPr>
          </w:rPrChange>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Pr="00E21A9A">
        <w:rPr>
          <w:rFonts w:eastAsiaTheme="minorEastAsia"/>
          <w:strike/>
          <w:color w:val="000000" w:themeColor="text1"/>
          <w:rPrChange w:id="262" w:author="Hu Chuan-Peng" w:date="2023-09-07T02:28:00Z">
            <w:rPr>
              <w:rFonts w:eastAsiaTheme="minorEastAsia"/>
              <w:color w:val="000000" w:themeColor="text1"/>
            </w:rPr>
          </w:rPrChange>
        </w:rPr>
        <w:fldChar w:fldCharType="begin"/>
      </w:r>
      <w:r w:rsidR="00063C34" w:rsidRPr="00E21A9A">
        <w:rPr>
          <w:rFonts w:eastAsiaTheme="minorEastAsia"/>
          <w:strike/>
          <w:color w:val="000000" w:themeColor="text1"/>
          <w:rPrChange w:id="263" w:author="Hu Chuan-Peng" w:date="2023-09-07T02:28:00Z">
            <w:rPr>
              <w:rFonts w:eastAsiaTheme="minorEastAsia"/>
              <w:color w:val="000000" w:themeColor="text1"/>
            </w:rPr>
          </w:rPrChange>
        </w:rPr>
        <w:instrText xml:space="preserve"> ADDIN EN.CITE &lt;EndNote&gt;&lt;Cite&gt;&lt;Author&gt;Huitema&lt;/Author&gt;&lt;Year&gt;1986&lt;/Year&gt;&lt;RecNum&gt;69&lt;/RecNum&gt;&lt;DisplayText&gt;(Huitema, 1986)&lt;/DisplayText&gt;&lt;record&gt;&lt;rec-number&gt;69&lt;/rec-number&gt;&lt;foreign-keys&gt;&lt;key app="EN" db-id="92stxze02rwdwteeedrpas0htfx29za50wsw" timestamp="1693806035"&gt;69&lt;/key&gt;&lt;/foreign-keys&gt;&lt;ref-type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E21A9A">
        <w:rPr>
          <w:rFonts w:eastAsiaTheme="minorEastAsia"/>
          <w:strike/>
          <w:color w:val="000000" w:themeColor="text1"/>
          <w:rPrChange w:id="264" w:author="Hu Chuan-Peng" w:date="2023-09-07T02:28:00Z">
            <w:rPr>
              <w:rFonts w:eastAsiaTheme="minorEastAsia"/>
              <w:color w:val="000000" w:themeColor="text1"/>
            </w:rPr>
          </w:rPrChange>
        </w:rPr>
        <w:fldChar w:fldCharType="separate"/>
      </w:r>
      <w:r w:rsidRPr="00E21A9A">
        <w:rPr>
          <w:rFonts w:eastAsiaTheme="minorEastAsia"/>
          <w:strike/>
          <w:noProof/>
          <w:color w:val="000000" w:themeColor="text1"/>
          <w:rPrChange w:id="265" w:author="Hu Chuan-Peng" w:date="2023-09-07T02:28:00Z">
            <w:rPr>
              <w:rFonts w:eastAsiaTheme="minorEastAsia"/>
              <w:noProof/>
              <w:color w:val="000000" w:themeColor="text1"/>
            </w:rPr>
          </w:rPrChange>
        </w:rPr>
        <w:t>(Huitema, 1986)</w:t>
      </w:r>
      <w:r w:rsidRPr="00E21A9A">
        <w:rPr>
          <w:rFonts w:eastAsiaTheme="minorEastAsia"/>
          <w:strike/>
          <w:color w:val="000000" w:themeColor="text1"/>
          <w:rPrChange w:id="266" w:author="Hu Chuan-Peng" w:date="2023-09-07T02:28:00Z">
            <w:rPr>
              <w:rFonts w:eastAsiaTheme="minorEastAsia"/>
              <w:color w:val="000000" w:themeColor="text1"/>
            </w:rPr>
          </w:rPrChange>
        </w:rPr>
        <w:fldChar w:fldCharType="end"/>
      </w:r>
      <w:r w:rsidRPr="00E21A9A">
        <w:rPr>
          <w:rFonts w:eastAsiaTheme="minorEastAsia"/>
          <w:strike/>
          <w:color w:val="000000" w:themeColor="text1"/>
          <w:lang w:eastAsia="zh-TW"/>
          <w:rPrChange w:id="267" w:author="Hu Chuan-Peng" w:date="2023-09-07T02:28:00Z">
            <w:rPr>
              <w:rFonts w:eastAsiaTheme="minorEastAsia"/>
              <w:color w:val="000000" w:themeColor="text1"/>
              <w:lang w:eastAsia="zh-TW"/>
            </w:rPr>
          </w:rPrChange>
        </w:rPr>
        <w:t xml:space="preserve"> or modeling approaches that capture the serial correlation</w:t>
      </w:r>
      <w:r w:rsidRPr="00E21A9A">
        <w:rPr>
          <w:rFonts w:eastAsiaTheme="minorEastAsia"/>
          <w:strike/>
          <w:color w:val="000000" w:themeColor="text1"/>
          <w:rPrChange w:id="268" w:author="Hu Chuan-Peng" w:date="2023-09-07T02:28:00Z">
            <w:rPr>
              <w:rFonts w:eastAsiaTheme="minorEastAsia"/>
              <w:color w:val="000000" w:themeColor="text1"/>
            </w:rPr>
          </w:rPrChange>
        </w:rPr>
        <w:t xml:space="preserve"> </w:t>
      </w:r>
      <w:r w:rsidRPr="00E21A9A">
        <w:rPr>
          <w:rFonts w:eastAsiaTheme="minorEastAsia"/>
          <w:strike/>
          <w:color w:val="000000" w:themeColor="text1"/>
          <w:rPrChange w:id="269" w:author="Hu Chuan-Peng" w:date="2023-09-07T02:28:00Z">
            <w:rPr>
              <w:rFonts w:eastAsiaTheme="minorEastAsia"/>
              <w:color w:val="000000" w:themeColor="text1"/>
            </w:rPr>
          </w:rPrChange>
        </w:rPr>
        <w:fldChar w:fldCharType="begin"/>
      </w:r>
      <w:r w:rsidR="00063C34" w:rsidRPr="00E21A9A">
        <w:rPr>
          <w:rFonts w:eastAsiaTheme="minorEastAsia"/>
          <w:strike/>
          <w:color w:val="000000" w:themeColor="text1"/>
          <w:rPrChange w:id="270" w:author="Hu Chuan-Peng" w:date="2023-09-07T02:28:00Z">
            <w:rPr>
              <w:rFonts w:eastAsiaTheme="minorEastAsia"/>
              <w:color w:val="000000" w:themeColor="text1"/>
            </w:rPr>
          </w:rPrChange>
        </w:rPr>
        <w:instrText xml:space="preserve"> ADDIN EN.CITE &lt;EndNote&gt;&lt;Cite&gt;&lt;Author&gt;Mei&lt;/Author&gt;&lt;Year&gt;2023&lt;/Year&gt;&lt;RecNum&gt;70&lt;/RecNum&gt;&lt;DisplayText&gt;(Mei et al., 2023)&lt;/DisplayText&gt;&lt;record&gt;&lt;rec-number&gt;70&lt;/rec-number&gt;&lt;foreign-keys&gt;&lt;key app="EN" db-id="92stxze02rwdwteeedrpas0htfx29za50wsw" timestamp="1693806035"&gt;70&lt;/key&gt;&lt;/foreign-keys&gt;&lt;ref-type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E21A9A">
        <w:rPr>
          <w:rFonts w:eastAsiaTheme="minorEastAsia"/>
          <w:strike/>
          <w:color w:val="000000" w:themeColor="text1"/>
          <w:rPrChange w:id="271" w:author="Hu Chuan-Peng" w:date="2023-09-07T02:28:00Z">
            <w:rPr>
              <w:rFonts w:eastAsiaTheme="minorEastAsia"/>
              <w:color w:val="000000" w:themeColor="text1"/>
            </w:rPr>
          </w:rPrChange>
        </w:rPr>
        <w:fldChar w:fldCharType="separate"/>
      </w:r>
      <w:r w:rsidRPr="00E21A9A">
        <w:rPr>
          <w:rFonts w:eastAsiaTheme="minorEastAsia"/>
          <w:strike/>
          <w:noProof/>
          <w:color w:val="000000" w:themeColor="text1"/>
          <w:rPrChange w:id="272" w:author="Hu Chuan-Peng" w:date="2023-09-07T02:28:00Z">
            <w:rPr>
              <w:rFonts w:eastAsiaTheme="minorEastAsia"/>
              <w:noProof/>
              <w:color w:val="000000" w:themeColor="text1"/>
            </w:rPr>
          </w:rPrChange>
        </w:rPr>
        <w:t>(Mei et al., 2023)</w:t>
      </w:r>
      <w:r w:rsidRPr="00E21A9A">
        <w:rPr>
          <w:rFonts w:eastAsiaTheme="minorEastAsia"/>
          <w:strike/>
          <w:color w:val="000000" w:themeColor="text1"/>
          <w:rPrChange w:id="273" w:author="Hu Chuan-Peng" w:date="2023-09-07T02:28:00Z">
            <w:rPr>
              <w:rFonts w:eastAsiaTheme="minorEastAsia"/>
              <w:color w:val="000000" w:themeColor="text1"/>
            </w:rPr>
          </w:rPrChange>
        </w:rPr>
        <w:fldChar w:fldCharType="end"/>
      </w:r>
      <w:r w:rsidRPr="00E21A9A">
        <w:rPr>
          <w:rFonts w:eastAsiaTheme="minorEastAsia"/>
          <w:strike/>
          <w:color w:val="000000" w:themeColor="text1"/>
          <w:rPrChange w:id="274" w:author="Hu Chuan-Peng" w:date="2023-09-07T02:28:00Z">
            <w:rPr>
              <w:rFonts w:eastAsiaTheme="minorEastAsia"/>
              <w:color w:val="000000" w:themeColor="text1"/>
            </w:rPr>
          </w:rPrChange>
        </w:rPr>
        <w:t xml:space="preserve"> </w:t>
      </w:r>
      <w:r w:rsidRPr="00E21A9A">
        <w:rPr>
          <w:rFonts w:eastAsiaTheme="minorEastAsia"/>
          <w:strike/>
          <w:color w:val="000000" w:themeColor="text1"/>
          <w:lang w:eastAsia="zh-TW"/>
          <w:rPrChange w:id="275" w:author="Hu Chuan-Peng" w:date="2023-09-07T02:28:00Z">
            <w:rPr>
              <w:rFonts w:eastAsiaTheme="minorEastAsia"/>
              <w:color w:val="000000" w:themeColor="text1"/>
              <w:lang w:eastAsia="zh-TW"/>
            </w:rPr>
          </w:rPrChange>
        </w:rPr>
        <w:t>can be utilized to obtain more accurate results.</w:t>
      </w:r>
    </w:p>
    <w:p w14:paraId="56167A77" w14:textId="2AA8BC76" w:rsidR="000D6A1E" w:rsidDel="007C4DE4" w:rsidRDefault="00E21A9A" w:rsidP="000D6A1E">
      <w:pPr>
        <w:ind w:firstLineChars="100" w:firstLine="240"/>
        <w:rPr>
          <w:moveFrom w:id="276" w:author="Hu Chuan-Peng" w:date="2023-09-07T02:15:00Z"/>
          <w:rFonts w:eastAsia="Calibri"/>
          <w:lang w:val="en-US"/>
        </w:rPr>
      </w:pPr>
      <w:ins w:id="277" w:author="Hu Chuan-Peng" w:date="2023-09-07T02:28:00Z">
        <w:r>
          <w:rPr>
            <w:rFonts w:eastAsia="Calibri"/>
            <w:lang w:val="en-US"/>
          </w:rPr>
          <w:t xml:space="preserve">Another results worth noting is </w:t>
        </w:r>
      </w:ins>
      <w:moveFromRangeStart w:id="278" w:author="Hu Chuan-Peng" w:date="2023-09-07T02:15:00Z" w:name="move144945357"/>
      <w:moveFrom w:id="279" w:author="Hu Chuan-Peng" w:date="2023-09-07T02:15:00Z">
        <w:r w:rsidR="000D6A1E" w:rsidRPr="000D6A1E" w:rsidDel="007C4DE4">
          <w:rPr>
            <w:rFonts w:eastAsia="Calibri"/>
            <w:lang w:val="en-US"/>
          </w:rPr>
          <w:t>In terms of evaluating the robustness of the SPE</w:t>
        </w:r>
        <w:r w:rsidR="000D6A1E" w:rsidDel="007C4DE4">
          <w:rPr>
            <w:rFonts w:eastAsia="Calibri"/>
            <w:lang w:val="en-US"/>
          </w:rPr>
          <w:t xml:space="preserve"> </w:t>
        </w:r>
        <w:r w:rsidR="000D6A1E" w:rsidRPr="000D6A1E" w:rsidDel="007C4DE4">
          <w:rPr>
            <w:rFonts w:eastAsia="Calibri"/>
            <w:lang w:val="en-US"/>
          </w:rPr>
          <w:t xml:space="preserve">through repeated administration, we observed that all SPE measures displayed relatively low </w:t>
        </w:r>
        <w:r w:rsidR="00E14AB7" w:rsidRPr="000D6A1E" w:rsidDel="007C4DE4">
          <w:rPr>
            <w:rFonts w:eastAsia="Calibri"/>
            <w:lang w:val="en-US"/>
          </w:rPr>
          <w:t xml:space="preserve">test-retest </w:t>
        </w:r>
        <w:r w:rsidR="000D6A1E" w:rsidRPr="000D6A1E" w:rsidDel="007C4DE4">
          <w:rPr>
            <w:rFonts w:eastAsia="Calibri"/>
            <w:lang w:val="en-US"/>
          </w:rPr>
          <w:t>reliability, with Reaction Time (RT) and Efficiency measures exhibiting better reliability as indicated by the ICC2 values.</w:t>
        </w:r>
        <w:r w:rsidR="000D6A1E" w:rsidDel="007C4DE4">
          <w:rPr>
            <w:rFonts w:eastAsia="Calibri"/>
            <w:lang w:val="en-US"/>
          </w:rPr>
          <w:t xml:space="preserve"> </w:t>
        </w:r>
        <w:r w:rsidR="00D963B2" w:rsidRPr="00F83FD2" w:rsidDel="007C4DE4">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00D963B2" w:rsidRPr="00F83FD2" w:rsidDel="007C4DE4">
          <w:rPr>
            <w:rFonts w:eastAsiaTheme="minorEastAsia"/>
            <w:color w:val="000000" w:themeColor="text1"/>
          </w:rPr>
          <w:fldChar w:fldCharType="begin"/>
        </w:r>
        <w:r w:rsidR="00D963B2" w:rsidDel="007C4DE4">
          <w:rPr>
            <w:rFonts w:eastAsiaTheme="minorEastAsia"/>
            <w:color w:val="000000" w:themeColor="text1"/>
          </w:rPr>
          <w:instrText xml:space="preserve"> ADDIN EN.CITE &lt;EndNote&gt;&lt;Cite&gt;&lt;Author&gt;Koo&lt;/Author&gt;&lt;Year&gt;2016&lt;/Year&gt;&lt;RecNum&gt;60&lt;/RecNum&gt;&lt;DisplayText&gt;(Koo &amp;amp; Li, 2016)&lt;/DisplayText&gt;&lt;record&gt;&lt;rec-number&gt;60&lt;/rec-number&gt;&lt;foreign-keys&gt;&lt;key app="EN" db-id="92stxze02rwdwteeedrpas0htfx29za50wsw" timestamp="1693806035"&gt;60&lt;/key&gt;&lt;/foreign-keys&gt;&lt;ref-type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D963B2" w:rsidRPr="00F83FD2" w:rsidDel="007C4DE4">
          <w:rPr>
            <w:rFonts w:eastAsiaTheme="minorEastAsia"/>
            <w:color w:val="000000" w:themeColor="text1"/>
          </w:rPr>
          <w:fldChar w:fldCharType="separate"/>
        </w:r>
        <w:r w:rsidR="00D963B2" w:rsidRPr="00F83FD2" w:rsidDel="007C4DE4">
          <w:rPr>
            <w:rFonts w:eastAsiaTheme="minorEastAsia"/>
            <w:noProof/>
            <w:color w:val="000000" w:themeColor="text1"/>
          </w:rPr>
          <w:t>(Koo &amp; Li, 2016)</w:t>
        </w:r>
        <w:r w:rsidR="00D963B2" w:rsidRPr="00F83FD2" w:rsidDel="007C4DE4">
          <w:rPr>
            <w:rFonts w:eastAsiaTheme="minorEastAsia"/>
            <w:color w:val="000000" w:themeColor="text1"/>
          </w:rPr>
          <w:fldChar w:fldCharType="end"/>
        </w:r>
        <w:r w:rsidR="00D963B2" w:rsidRPr="00F83FD2" w:rsidDel="007C4DE4">
          <w:rPr>
            <w:rFonts w:eastAsiaTheme="minorEastAsia"/>
            <w:color w:val="000000" w:themeColor="text1"/>
          </w:rPr>
          <w:t>.</w:t>
        </w:r>
        <w:r w:rsidR="000D6A1E" w:rsidDel="007C4DE4">
          <w:rPr>
            <w:rFonts w:eastAsia="PMingLiU"/>
            <w:b/>
            <w:noProof/>
            <w:lang w:val="en-US" w:eastAsia="zh-TW"/>
          </w:rPr>
          <w:t xml:space="preserve"> </w:t>
        </w:r>
        <w:r w:rsidR="000D6A1E" w:rsidRPr="000D6A1E" w:rsidDel="007C4DE4">
          <w:rPr>
            <w:rFonts w:eastAsia="Calibri" w:hint="eastAsia"/>
            <w:lang w:val="en-US"/>
          </w:rPr>
          <w:t>Since</w:t>
        </w:r>
        <w:r w:rsidR="000D6A1E" w:rsidRPr="000D6A1E" w:rsidDel="007C4DE4">
          <w:rPr>
            <w:rFonts w:eastAsia="Calibri"/>
            <w:lang w:val="en-US"/>
          </w:rPr>
          <w:t xml:space="preserve"> </w:t>
        </w:r>
        <w:r w:rsidR="000D6A1E" w:rsidRPr="000D6A1E" w:rsidDel="007C4DE4">
          <w:rPr>
            <w:rFonts w:eastAsia="Calibri" w:hint="eastAsia"/>
            <w:lang w:val="en-US"/>
          </w:rPr>
          <w:t>ICC2</w:t>
        </w:r>
        <w:r w:rsidR="000D6A1E" w:rsidRPr="000D6A1E" w:rsidDel="007C4DE4">
          <w:rPr>
            <w:rFonts w:eastAsia="Calibri"/>
            <w:lang w:val="en-US"/>
          </w:rPr>
          <w:t xml:space="preserve"> </w:t>
        </w:r>
        <w:r w:rsidR="000D6A1E" w:rsidDel="007C4DE4">
          <w:rPr>
            <w:rFonts w:eastAsia="Calibri"/>
            <w:lang w:val="en-US"/>
          </w:rPr>
          <w:t xml:space="preserve">is </w:t>
        </w:r>
        <w:r w:rsidR="000D6A1E" w:rsidRPr="000D6A1E" w:rsidDel="007C4DE4">
          <w:rPr>
            <w:rFonts w:eastAsia="Calibri"/>
            <w:lang w:val="en-US"/>
          </w:rPr>
          <w:t>essentially a measure of how much of the total variance in measurements can be attributed to differences between individuals compared to variations within the same individuals over repeated measurements</w:t>
        </w:r>
        <w:r w:rsidR="000D6A1E" w:rsidDel="007C4DE4">
          <w:rPr>
            <w:rFonts w:eastAsia="Calibri"/>
            <w:lang w:val="en-US"/>
          </w:rPr>
          <w:t xml:space="preserve">, </w:t>
        </w:r>
        <w:r w:rsidR="000D6A1E" w:rsidDel="007C4DE4">
          <w:rPr>
            <w:rFonts w:eastAsiaTheme="minorEastAsia"/>
            <w:color w:val="000000" w:themeColor="text1"/>
          </w:rPr>
          <w:t>This result</w:t>
        </w:r>
        <w:r w:rsidR="000D6A1E" w:rsidRPr="00F83FD2" w:rsidDel="007C4DE4">
          <w:rPr>
            <w:rFonts w:eastAsiaTheme="minorEastAsia"/>
            <w:color w:val="000000" w:themeColor="text1"/>
          </w:rPr>
          <w:t xml:space="preserve"> indicate that the </w:t>
        </w:r>
        <w:r w:rsidR="000D6A1E" w:rsidDel="007C4DE4">
          <w:rPr>
            <w:rFonts w:eastAsiaTheme="minorEastAsia" w:hint="eastAsia"/>
            <w:color w:val="000000" w:themeColor="text1"/>
          </w:rPr>
          <w:t>SPE</w:t>
        </w:r>
        <w:r w:rsidR="000D6A1E" w:rsidDel="007C4DE4">
          <w:rPr>
            <w:rFonts w:eastAsiaTheme="minorEastAsia"/>
            <w:color w:val="000000" w:themeColor="text1"/>
            <w:lang w:val="en-US"/>
          </w:rPr>
          <w:t xml:space="preserve"> measures in SPMT </w:t>
        </w:r>
        <w:r w:rsidR="000D6A1E" w:rsidRPr="000D6A1E" w:rsidDel="007C4DE4">
          <w:rPr>
            <w:rFonts w:eastAsia="Calibri"/>
            <w:lang w:val="en-US"/>
          </w:rPr>
          <w:t xml:space="preserve">exhibit limited between-individual variance. Instead, a significant portion of the variability in SPE </w:t>
        </w:r>
        <w:r w:rsidR="000D6A1E" w:rsidDel="007C4DE4">
          <w:rPr>
            <w:rFonts w:eastAsia="Calibri"/>
            <w:lang w:val="en-US"/>
          </w:rPr>
          <w:t xml:space="preserve">score </w:t>
        </w:r>
        <w:r w:rsidR="000D6A1E" w:rsidRPr="000D6A1E" w:rsidDel="007C4DE4">
          <w:rPr>
            <w:rFonts w:eastAsia="Calibri"/>
            <w:lang w:val="en-US"/>
          </w:rPr>
          <w:t>appears to be due to fluctuations or inconsistencies within individuals when they undergo repeated assessments</w:t>
        </w:r>
        <w:r w:rsidR="000D6A1E" w:rsidDel="007C4DE4">
          <w:rPr>
            <w:rFonts w:eastAsia="Calibri"/>
            <w:lang w:val="en-US"/>
          </w:rPr>
          <w:t xml:space="preserve">. </w:t>
        </w:r>
        <w:r w:rsidR="000D6A1E" w:rsidRPr="000D6A1E" w:rsidDel="007C4DE4">
          <w:rPr>
            <w:rFonts w:eastAsia="Calibri"/>
            <w:lang w:val="en-US"/>
          </w:rPr>
          <w:t>Consequently, these results cast doubt on the SPMT's effectiveness in accurately ranking individuals based on their SPE performance. Additionally, they highlight the challenge of consistently capturing the SPE at the individual level through repeated administrations of the task.</w:t>
        </w:r>
        <w:r w:rsidR="000D6A1E" w:rsidDel="007C4DE4">
          <w:rPr>
            <w:rFonts w:eastAsia="Calibri"/>
            <w:lang w:val="en-US"/>
          </w:rPr>
          <w:t xml:space="preserve"> </w:t>
        </w:r>
      </w:moveFrom>
    </w:p>
    <w:moveFromRangeEnd w:id="278"/>
    <w:p w14:paraId="3B0FE55D" w14:textId="7A393475" w:rsidR="00D963B2" w:rsidRDefault="00D963B2" w:rsidP="00E21A9A">
      <w:pPr>
        <w:ind w:firstLineChars="100" w:firstLine="240"/>
        <w:rPr>
          <w:rFonts w:eastAsiaTheme="minorEastAsia"/>
          <w:color w:val="000000" w:themeColor="text1"/>
          <w:lang w:val="en-US" w:eastAsia="zh-TW"/>
        </w:rPr>
      </w:pPr>
      <w:del w:id="280" w:author="Hu Chuan-Peng" w:date="2023-09-07T02:28:00Z">
        <w:r w:rsidDel="00E21A9A">
          <w:rPr>
            <w:rFonts w:eastAsiaTheme="minorEastAsia"/>
            <w:color w:val="000000" w:themeColor="text1"/>
            <w:lang w:val="en-US" w:eastAsia="zh-TW"/>
          </w:rPr>
          <w:delText>We would like to emphasis on</w:delText>
        </w:r>
        <w:commentRangeStart w:id="281"/>
        <w:commentRangeStart w:id="282"/>
        <w:r w:rsidRPr="00232224" w:rsidDel="00E21A9A">
          <w:rPr>
            <w:rFonts w:eastAsiaTheme="minorEastAsia"/>
            <w:color w:val="000000" w:themeColor="text1"/>
            <w:lang w:val="en-US" w:eastAsia="zh-TW"/>
          </w:rPr>
          <w:delText xml:space="preserve"> </w:delText>
        </w:r>
      </w:del>
      <w:r w:rsidRPr="00232224">
        <w:rPr>
          <w:rFonts w:eastAsiaTheme="minorEastAsia"/>
          <w:color w:val="000000" w:themeColor="text1"/>
          <w:lang w:val="en-US" w:eastAsia="zh-TW"/>
        </w:rPr>
        <w:t xml:space="preserve">the low </w:t>
      </w:r>
      <w:r>
        <w:rPr>
          <w:rFonts w:eastAsiaTheme="minorEastAsia"/>
          <w:color w:val="000000" w:themeColor="text1"/>
          <w:lang w:val="en-US" w:eastAsia="zh-TW"/>
        </w:rPr>
        <w:t xml:space="preserve">split-half </w:t>
      </w:r>
      <w:r w:rsidRPr="00232224">
        <w:rPr>
          <w:rFonts w:eastAsiaTheme="minorEastAsia"/>
          <w:color w:val="000000" w:themeColor="text1"/>
          <w:lang w:val="en-US" w:eastAsia="zh-TW"/>
        </w:rPr>
        <w:t xml:space="preserve">reliability </w:t>
      </w:r>
      <w:r>
        <w:rPr>
          <w:rFonts w:eastAsiaTheme="minorEastAsia"/>
          <w:color w:val="000000" w:themeColor="text1"/>
          <w:lang w:val="en-US" w:eastAsia="zh-TW"/>
        </w:rPr>
        <w:t xml:space="preserve">and teste-rest </w:t>
      </w:r>
      <w:r w:rsidRPr="00232224">
        <w:rPr>
          <w:rFonts w:eastAsiaTheme="minorEastAsia"/>
          <w:color w:val="000000" w:themeColor="text1"/>
          <w:lang w:val="en-US" w:eastAsia="zh-TW"/>
        </w:rPr>
        <w:t>reliability</w:t>
      </w:r>
      <w:r>
        <w:rPr>
          <w:rFonts w:eastAsiaTheme="minorEastAsia"/>
          <w:color w:val="000000" w:themeColor="text1"/>
          <w:lang w:val="en-US" w:eastAsia="zh-TW"/>
        </w:rPr>
        <w:t xml:space="preserve"> </w:t>
      </w:r>
      <w:r w:rsidRPr="00232224">
        <w:rPr>
          <w:rFonts w:eastAsiaTheme="minorEastAsia"/>
          <w:color w:val="000000" w:themeColor="text1"/>
          <w:lang w:val="en-US" w:eastAsia="zh-TW"/>
        </w:rPr>
        <w:t xml:space="preserve">of </w:t>
      </w:r>
      <w:r>
        <w:rPr>
          <w:rFonts w:eastAsiaTheme="minorEastAsia"/>
          <w:color w:val="000000" w:themeColor="text1"/>
          <w:lang w:val="en-US" w:eastAsia="zh-TW"/>
        </w:rPr>
        <w:t xml:space="preserve">the </w:t>
      </w:r>
      <w:r w:rsidRPr="00232224">
        <w:rPr>
          <w:rFonts w:eastAsiaTheme="minorEastAsia"/>
          <w:color w:val="000000" w:themeColor="text1"/>
          <w:lang w:val="en-US" w:eastAsia="zh-TW"/>
        </w:rPr>
        <w:t>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xml:space="preserve">) obtained from the drift diffusion model. </w:t>
      </w:r>
      <w:commentRangeEnd w:id="281"/>
      <w:r>
        <w:rPr>
          <w:rStyle w:val="CommentReference"/>
        </w:rPr>
        <w:commentReference w:id="281"/>
      </w:r>
      <w:commentRangeEnd w:id="282"/>
      <w:r>
        <w:rPr>
          <w:rStyle w:val="CommentReference"/>
        </w:rPr>
        <w:commentReference w:id="282"/>
      </w:r>
      <w:r w:rsidRPr="00232224">
        <w:rPr>
          <w:rFonts w:eastAsiaTheme="minorEastAsia"/>
          <w:color w:val="000000" w:themeColor="text1"/>
          <w:lang w:val="en-US" w:eastAsia="zh-TW"/>
        </w:rPr>
        <w:t xml:space="preserve">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del w:id="283" w:author="Hu Chuan-Peng" w:date="2023-09-07T02:29:00Z">
        <w:r w:rsidRPr="00D963B2" w:rsidDel="00E21A9A">
          <w:rPr>
            <w:rFonts w:eastAsiaTheme="minorEastAsia"/>
            <w:color w:val="000000" w:themeColor="text1"/>
            <w:lang w:val="en-US" w:eastAsia="zh-TW"/>
          </w:rPr>
          <w:delText>Regarding the</w:delText>
        </w:r>
      </w:del>
      <w:ins w:id="284" w:author="Hu Chuan-Peng" w:date="2023-09-07T02:29:00Z">
        <w:r w:rsidR="00E21A9A">
          <w:rPr>
            <w:rFonts w:eastAsiaTheme="minorEastAsia"/>
            <w:color w:val="000000" w:themeColor="text1"/>
            <w:lang w:val="en-US" w:eastAsia="zh-TW"/>
          </w:rPr>
          <w:t>The</w:t>
        </w:r>
      </w:ins>
      <w:del w:id="285" w:author="Hu Chuan-Peng" w:date="2023-09-07T02:29:00Z">
        <w:r w:rsidRPr="00D963B2" w:rsidDel="00E21A9A">
          <w:rPr>
            <w:rFonts w:eastAsiaTheme="minorEastAsia"/>
            <w:color w:val="000000" w:themeColor="text1"/>
            <w:lang w:val="en-US" w:eastAsia="zh-TW"/>
          </w:rPr>
          <w:delText xml:space="preserve"> </w:delText>
        </w:r>
      </w:del>
      <w:ins w:id="286" w:author="Hu Chuan-Peng" w:date="2023-09-07T02:29:00Z">
        <w:r w:rsidR="00E21A9A">
          <w:rPr>
            <w:rFonts w:eastAsiaTheme="minorEastAsia"/>
            <w:color w:val="000000" w:themeColor="text1"/>
            <w:lang w:val="en-US" w:eastAsia="zh-TW"/>
          </w:rPr>
          <w:t xml:space="preserve"> reliablity of the </w:t>
        </w:r>
      </w:ins>
      <w:r w:rsidRPr="00D963B2">
        <w:rPr>
          <w:rFonts w:eastAsiaTheme="minorEastAsia"/>
          <w:color w:val="000000" w:themeColor="text1"/>
          <w:lang w:val="en-US" w:eastAsia="zh-TW"/>
        </w:rPr>
        <w:t>drift rate (</w:t>
      </w:r>
      <w:r w:rsidRPr="00265B32">
        <w:rPr>
          <w:rFonts w:eastAsiaTheme="minorEastAsia"/>
          <w:i/>
          <w:iCs/>
          <w:color w:val="000000" w:themeColor="text1"/>
          <w:lang w:val="en-US" w:eastAsia="zh-TW"/>
        </w:rPr>
        <w:t>v</w:t>
      </w:r>
      <w:r w:rsidRPr="00D963B2">
        <w:rPr>
          <w:rFonts w:eastAsiaTheme="minorEastAsia"/>
          <w:color w:val="000000" w:themeColor="text1"/>
          <w:lang w:val="en-US" w:eastAsia="zh-TW"/>
        </w:rPr>
        <w:t>)</w:t>
      </w:r>
      <w:del w:id="287" w:author="Hu Chuan-Peng" w:date="2023-09-07T02:29:00Z">
        <w:r w:rsidRPr="00D963B2" w:rsidDel="00E21A9A">
          <w:rPr>
            <w:rFonts w:eastAsiaTheme="minorEastAsia"/>
            <w:color w:val="000000" w:themeColor="text1"/>
            <w:lang w:val="en-US" w:eastAsia="zh-TW"/>
          </w:rPr>
          <w:delText>,</w:delText>
        </w:r>
      </w:del>
      <w:r w:rsidRPr="00D963B2">
        <w:rPr>
          <w:rFonts w:eastAsiaTheme="minorEastAsia"/>
          <w:color w:val="000000" w:themeColor="text1"/>
          <w:lang w:val="en-US" w:eastAsia="zh-TW"/>
        </w:rPr>
        <w:t xml:space="preserve"> </w:t>
      </w:r>
      <w:ins w:id="288" w:author="Hu Chuan-Peng" w:date="2023-09-07T02:29:00Z">
        <w:r w:rsidR="00E21A9A">
          <w:rPr>
            <w:rFonts w:eastAsiaTheme="minorEastAsia"/>
            <w:color w:val="000000" w:themeColor="text1"/>
            <w:lang w:val="en-US" w:eastAsia="zh-TW"/>
          </w:rPr>
          <w:t xml:space="preserve">and </w:t>
        </w:r>
        <w:r w:rsidR="00E21A9A" w:rsidRPr="00D963B2">
          <w:rPr>
            <w:rFonts w:eastAsiaTheme="minorEastAsia"/>
            <w:color w:val="000000" w:themeColor="text1"/>
            <w:lang w:val="en-US" w:eastAsia="zh-TW"/>
          </w:rPr>
          <w:t>the starting point (z)</w:t>
        </w:r>
        <w:r w:rsidR="00E21A9A">
          <w:rPr>
            <w:rFonts w:eastAsiaTheme="minorEastAsia"/>
            <w:color w:val="000000" w:themeColor="text1"/>
            <w:lang w:val="en-US" w:eastAsia="zh-TW"/>
          </w:rPr>
          <w:t xml:space="preserve"> </w:t>
        </w:r>
      </w:ins>
      <w:del w:id="289" w:author="Hu Chuan-Peng" w:date="2023-09-07T02:29:00Z">
        <w:r w:rsidRPr="00D963B2" w:rsidDel="00E21A9A">
          <w:rPr>
            <w:rFonts w:eastAsiaTheme="minorEastAsia"/>
            <w:color w:val="000000" w:themeColor="text1"/>
            <w:lang w:val="en-US" w:eastAsia="zh-TW"/>
          </w:rPr>
          <w:delText xml:space="preserve">our findings indicate that both </w:delText>
        </w:r>
        <w:r w:rsidR="009B4F6E" w:rsidDel="00E21A9A">
          <w:rPr>
            <w:rFonts w:eastAsiaTheme="minorEastAsia"/>
            <w:color w:val="000000" w:themeColor="text1"/>
            <w:lang w:val="en-US" w:eastAsia="zh-TW"/>
          </w:rPr>
          <w:delText xml:space="preserve">split-half </w:delText>
        </w:r>
        <w:r w:rsidR="009B4F6E" w:rsidRPr="00232224" w:rsidDel="00E21A9A">
          <w:rPr>
            <w:rFonts w:eastAsiaTheme="minorEastAsia"/>
            <w:color w:val="000000" w:themeColor="text1"/>
            <w:lang w:val="en-US" w:eastAsia="zh-TW"/>
          </w:rPr>
          <w:delText xml:space="preserve">reliability </w:delText>
        </w:r>
        <w:r w:rsidR="009B4F6E" w:rsidDel="00E21A9A">
          <w:rPr>
            <w:rFonts w:eastAsiaTheme="minorEastAsia"/>
            <w:color w:val="000000" w:themeColor="text1"/>
            <w:lang w:val="en-US" w:eastAsia="zh-TW"/>
          </w:rPr>
          <w:delText xml:space="preserve">and teste-rest </w:delText>
        </w:r>
        <w:r w:rsidR="009B4F6E" w:rsidRPr="00232224" w:rsidDel="00E21A9A">
          <w:rPr>
            <w:rFonts w:eastAsiaTheme="minorEastAsia"/>
            <w:color w:val="000000" w:themeColor="text1"/>
            <w:lang w:val="en-US" w:eastAsia="zh-TW"/>
          </w:rPr>
          <w:delText>reliability</w:delText>
        </w:r>
        <w:r w:rsidRPr="00D963B2" w:rsidDel="00E21A9A">
          <w:rPr>
            <w:rFonts w:eastAsiaTheme="minorEastAsia"/>
            <w:color w:val="000000" w:themeColor="text1"/>
            <w:lang w:val="en-US" w:eastAsia="zh-TW"/>
          </w:rPr>
          <w:delText xml:space="preserve"> </w:delText>
        </w:r>
      </w:del>
      <w:r w:rsidRPr="00D963B2">
        <w:rPr>
          <w:rFonts w:eastAsiaTheme="minorEastAsia"/>
          <w:color w:val="000000" w:themeColor="text1"/>
          <w:lang w:val="en-US" w:eastAsia="zh-TW"/>
        </w:rPr>
        <w:t>were at an unsatisfactorily low level</w:t>
      </w:r>
      <w:r>
        <w:rPr>
          <w:rFonts w:eastAsiaTheme="minorEastAsia"/>
          <w:color w:val="000000" w:themeColor="text1"/>
          <w:lang w:val="en-US" w:eastAsia="zh-TW"/>
        </w:rPr>
        <w:t xml:space="preserve">. </w:t>
      </w:r>
      <w:del w:id="290" w:author="Hu Chuan-Peng" w:date="2023-09-07T02:29:00Z">
        <w:r w:rsidR="00237481" w:rsidDel="00E21A9A">
          <w:rPr>
            <w:rFonts w:eastAsiaTheme="minorEastAsia" w:hint="eastAsia"/>
            <w:color w:val="000000" w:themeColor="text1"/>
            <w:lang w:val="en-US"/>
          </w:rPr>
          <w:delText>C</w:delText>
        </w:r>
        <w:r w:rsidRPr="00D963B2" w:rsidDel="00E21A9A">
          <w:rPr>
            <w:rFonts w:eastAsiaTheme="minorEastAsia"/>
            <w:color w:val="000000" w:themeColor="text1"/>
            <w:lang w:val="en-US" w:eastAsia="zh-TW"/>
          </w:rPr>
          <w:delText xml:space="preserve">oncerning </w:delText>
        </w:r>
      </w:del>
      <w:del w:id="291" w:author="Hu Chuan-Peng" w:date="2023-09-07T02:30:00Z">
        <w:r w:rsidRPr="00D963B2" w:rsidDel="00E21A9A">
          <w:rPr>
            <w:rFonts w:eastAsiaTheme="minorEastAsia"/>
            <w:color w:val="000000" w:themeColor="text1"/>
            <w:lang w:val="en-US" w:eastAsia="zh-TW"/>
          </w:rPr>
          <w:delText xml:space="preserve">the starting point (z), we observed similarly poor levels of </w:delText>
        </w:r>
        <w:r w:rsidR="009B4F6E" w:rsidDel="00E21A9A">
          <w:rPr>
            <w:rFonts w:eastAsiaTheme="minorEastAsia"/>
            <w:color w:val="000000" w:themeColor="text1"/>
            <w:lang w:val="en-US" w:eastAsia="zh-TW"/>
          </w:rPr>
          <w:delText xml:space="preserve">split-half </w:delText>
        </w:r>
        <w:r w:rsidR="009B4F6E" w:rsidRPr="00232224" w:rsidDel="00E21A9A">
          <w:rPr>
            <w:rFonts w:eastAsiaTheme="minorEastAsia"/>
            <w:color w:val="000000" w:themeColor="text1"/>
            <w:lang w:val="en-US" w:eastAsia="zh-TW"/>
          </w:rPr>
          <w:delText xml:space="preserve">reliability </w:delText>
        </w:r>
        <w:r w:rsidR="009B4F6E" w:rsidDel="00E21A9A">
          <w:rPr>
            <w:rFonts w:eastAsiaTheme="minorEastAsia"/>
            <w:color w:val="000000" w:themeColor="text1"/>
            <w:lang w:val="en-US" w:eastAsia="zh-TW"/>
          </w:rPr>
          <w:delText xml:space="preserve">and teste-rest </w:delText>
        </w:r>
        <w:r w:rsidR="009B4F6E" w:rsidRPr="00232224" w:rsidDel="00E21A9A">
          <w:rPr>
            <w:rFonts w:eastAsiaTheme="minorEastAsia"/>
            <w:color w:val="000000" w:themeColor="text1"/>
            <w:lang w:val="en-US" w:eastAsia="zh-TW"/>
          </w:rPr>
          <w:delText>reliability</w:delText>
        </w:r>
        <w:r w:rsidDel="00E21A9A">
          <w:rPr>
            <w:rFonts w:eastAsiaTheme="minorEastAsia"/>
            <w:color w:val="000000" w:themeColor="text1"/>
            <w:lang w:val="en-US" w:eastAsia="zh-TW"/>
          </w:rPr>
          <w:delText xml:space="preserve">. </w:delText>
        </w:r>
        <w:r w:rsidRPr="008303F3" w:rsidDel="00E21A9A">
          <w:rPr>
            <w:rFonts w:eastAsiaTheme="minorEastAsia"/>
            <w:color w:val="000000" w:themeColor="text1"/>
            <w:lang w:val="en-US"/>
          </w:rPr>
          <w:delText>Several factors may account for these discouraging outcomes.</w:delText>
        </w:r>
      </w:del>
      <w:ins w:id="292" w:author="Hu Chuan-Peng" w:date="2023-09-07T02:30:00Z">
        <w:r w:rsidR="00E21A9A">
          <w:rPr>
            <w:rFonts w:eastAsiaTheme="minorEastAsia"/>
            <w:color w:val="000000" w:themeColor="text1"/>
            <w:lang w:val="en-US"/>
          </w:rPr>
          <w:t>These r</w:t>
        </w:r>
      </w:ins>
      <w:ins w:id="293" w:author="Hu Chuan-Peng" w:date="2023-09-07T02:31:00Z">
        <w:r w:rsidR="00E21A9A">
          <w:rPr>
            <w:rFonts w:eastAsiaTheme="minorEastAsia"/>
            <w:color w:val="000000" w:themeColor="text1"/>
            <w:lang w:val="en-US"/>
          </w:rPr>
          <w:t xml:space="preserve">esults indicate that </w:t>
        </w:r>
      </w:ins>
      <w:del w:id="294" w:author="Hu Chuan-Peng" w:date="2023-09-07T02:31:00Z">
        <w:r w:rsidRPr="008303F3" w:rsidDel="00E21A9A">
          <w:rPr>
            <w:rFonts w:eastAsiaTheme="minorEastAsia"/>
            <w:color w:val="000000" w:themeColor="text1"/>
            <w:lang w:val="en-US"/>
          </w:rPr>
          <w:delText xml:space="preserve"> Firstly, it appears that </w:delText>
        </w:r>
      </w:del>
      <w:r w:rsidRPr="008303F3">
        <w:rPr>
          <w:rFonts w:eastAsiaTheme="minorEastAsia"/>
          <w:color w:val="000000" w:themeColor="text1"/>
          <w:lang w:val="en-US"/>
        </w:rPr>
        <w:t>the standard DDM might not adequately capture the underlying cognitive processes in the SPMT</w:t>
      </w:r>
      <w:ins w:id="295" w:author="Hu Chuan-Peng" w:date="2023-09-07T02:32:00Z">
        <w:r w:rsidR="00E21A9A">
          <w:rPr>
            <w:rFonts w:eastAsiaTheme="minorEastAsia"/>
            <w:color w:val="000000" w:themeColor="text1"/>
            <w:lang w:val="en-US"/>
          </w:rPr>
          <w:t xml:space="preserve"> </w:t>
        </w:r>
      </w:ins>
      <w:moveToRangeStart w:id="296" w:author="Hu Chuan-Peng" w:date="2023-09-07T02:32:00Z" w:name="move144946386"/>
      <w:moveTo w:id="297" w:author="Hu Chuan-Peng" w:date="2023-09-07T02:32:00Z">
        <w:r w:rsidR="00E21A9A">
          <w:rPr>
            <w:rFonts w:eastAsiaTheme="minorEastAsia"/>
            <w:color w:val="000000" w:themeColor="text1"/>
            <w:lang w:val="en-US"/>
          </w:rPr>
          <w:fldChar w:fldCharType="begin"/>
        </w:r>
        <w:r w:rsidR="00E21A9A">
          <w:rPr>
            <w:rFonts w:eastAsiaTheme="minorEastAsia"/>
            <w:color w:val="000000" w:themeColor="text1"/>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00E21A9A">
          <w:rPr>
            <w:rFonts w:eastAsiaTheme="minorEastAsia"/>
            <w:color w:val="000000" w:themeColor="text1"/>
            <w:lang w:val="en-US"/>
          </w:rPr>
          <w:fldChar w:fldCharType="separate"/>
        </w:r>
        <w:r w:rsidR="00E21A9A">
          <w:rPr>
            <w:rFonts w:eastAsiaTheme="minorEastAsia"/>
            <w:noProof/>
            <w:color w:val="000000" w:themeColor="text1"/>
            <w:lang w:val="en-US"/>
          </w:rPr>
          <w:t>(Groulx et al., 2020)</w:t>
        </w:r>
        <w:r w:rsidR="00E21A9A">
          <w:rPr>
            <w:rFonts w:eastAsiaTheme="minorEastAsia"/>
            <w:color w:val="000000" w:themeColor="text1"/>
            <w:lang w:val="en-US"/>
          </w:rPr>
          <w:fldChar w:fldCharType="end"/>
        </w:r>
        <w:r w:rsidR="00E21A9A" w:rsidRPr="008303F3">
          <w:rPr>
            <w:rFonts w:eastAsiaTheme="minorEastAsia"/>
            <w:color w:val="000000" w:themeColor="text1"/>
            <w:lang w:val="en-US"/>
          </w:rPr>
          <w:t xml:space="preserve">. </w:t>
        </w:r>
      </w:moveTo>
      <w:moveToRangeEnd w:id="296"/>
      <w:del w:id="298" w:author="Hu Chuan-Peng" w:date="2023-09-07T02:31:00Z">
        <w:r w:rsidRPr="008303F3" w:rsidDel="00E21A9A">
          <w:rPr>
            <w:rFonts w:eastAsiaTheme="minorEastAsia"/>
            <w:color w:val="000000" w:themeColor="text1"/>
            <w:lang w:val="en-US"/>
          </w:rPr>
          <w:delText xml:space="preserve">. </w:delText>
        </w:r>
      </w:del>
      <w:ins w:id="299" w:author="Hu Chuan-Peng" w:date="2023-09-07T02:31:00Z">
        <w:r w:rsidR="00E21A9A">
          <w:rPr>
            <w:rFonts w:eastAsiaTheme="minorEastAsia"/>
            <w:color w:val="000000" w:themeColor="text1"/>
            <w:lang w:val="en-US"/>
          </w:rPr>
          <w:t>, and hence may not be applied to</w:t>
        </w:r>
      </w:ins>
      <w:ins w:id="300" w:author="Hu Chuan-Peng" w:date="2023-09-07T02:32:00Z">
        <w:r w:rsidR="00E21A9A">
          <w:rPr>
            <w:rFonts w:eastAsiaTheme="minorEastAsia"/>
            <w:color w:val="000000" w:themeColor="text1"/>
            <w:lang w:val="en-US"/>
          </w:rPr>
          <w:t xml:space="preserve"> data from SPMT without</w:t>
        </w:r>
      </w:ins>
      <w:del w:id="301" w:author="Hu Chuan-Peng" w:date="2023-09-07T02:32:00Z">
        <w:r w:rsidRPr="008303F3" w:rsidDel="00E21A9A">
          <w:rPr>
            <w:rFonts w:eastAsiaTheme="minorEastAsia"/>
            <w:color w:val="000000" w:themeColor="text1"/>
            <w:lang w:val="en-US"/>
          </w:rPr>
          <w:delText>Previous studies often applied the DDM in a somewhat arbitrary manner, without</w:delText>
        </w:r>
      </w:del>
      <w:r w:rsidRPr="008303F3">
        <w:rPr>
          <w:rFonts w:eastAsiaTheme="minorEastAsia"/>
          <w:color w:val="000000" w:themeColor="text1"/>
          <w:lang w:val="en-US"/>
        </w:rPr>
        <w:t xml:space="preserve"> adhering to a comprehensive cognitive modeling workflow</w:t>
      </w:r>
      <w:ins w:id="302" w:author="Hu Chuan-Peng" w:date="2023-09-07T02:32:00Z">
        <w:r w:rsidR="00E21A9A">
          <w:rPr>
            <w:rFonts w:eastAsiaTheme="minorEastAsia"/>
            <w:color w:val="000000" w:themeColor="text1"/>
            <w:lang w:val="en-US"/>
          </w:rPr>
          <w:t xml:space="preserve"> (e.g., </w:t>
        </w:r>
      </w:ins>
      <w:del w:id="303" w:author="Hu Chuan-Peng" w:date="2023-09-07T02:32:00Z">
        <w:r w:rsidDel="00E21A9A">
          <w:rPr>
            <w:rFonts w:eastAsiaTheme="minorEastAsia"/>
            <w:color w:val="000000" w:themeColor="text1"/>
            <w:lang w:val="en-US"/>
          </w:rPr>
          <w:delText xml:space="preserve">, </w:delText>
        </w:r>
        <w:r w:rsidRPr="008303F3" w:rsidDel="00E21A9A">
          <w:rPr>
            <w:rFonts w:eastAsiaTheme="minorEastAsia"/>
            <w:color w:val="000000" w:themeColor="text1"/>
            <w:lang w:val="en-US"/>
          </w:rPr>
          <w:delText xml:space="preserve">as recommended by </w:delText>
        </w:r>
      </w:del>
      <w:r>
        <w:rPr>
          <w:rFonts w:eastAsiaTheme="minorEastAsia"/>
          <w:color w:val="000000" w:themeColor="text1"/>
          <w:lang w:val="en-US"/>
        </w:rPr>
        <w:fldChar w:fldCharType="begin"/>
      </w:r>
      <w:r>
        <w:rPr>
          <w:rFonts w:eastAsiaTheme="minorEastAsia"/>
          <w:color w:val="000000" w:themeColor="text1"/>
          <w:lang w:val="en-US"/>
        </w:rPr>
        <w:instrText xml:space="preserve"> ADDIN EN.CITE &lt;EndNote&gt;&lt;Cite AuthorYear="1"&gt;&lt;Author&gt;Wilson&lt;/Author&gt;&lt;Year&gt;2019&lt;/Year&gt;&lt;RecNum&gt;71&lt;/RecNum&gt;&lt;DisplayText&gt;Wilson and Collins (2019)&lt;/DisplayText&gt;&lt;record&gt;&lt;rec-number&gt;71&lt;/rec-number&gt;&lt;foreign-keys&gt;&lt;key app="EN" db-id="92stxze02rwdwteeedrpas0htfx29za50wsw" timestamp="1693806035"&gt;71&lt;/key&gt;&lt;/foreign-keys&gt;&lt;ref-type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Pr>
          <w:rFonts w:eastAsiaTheme="minorEastAsia"/>
          <w:color w:val="000000" w:themeColor="text1"/>
          <w:lang w:val="en-US"/>
        </w:rPr>
        <w:fldChar w:fldCharType="separate"/>
      </w:r>
      <w:r>
        <w:rPr>
          <w:rFonts w:eastAsiaTheme="minorEastAsia"/>
          <w:noProof/>
          <w:color w:val="000000" w:themeColor="text1"/>
          <w:lang w:val="en-US"/>
        </w:rPr>
        <w:t xml:space="preserve">Wilson </w:t>
      </w:r>
      <w:del w:id="304" w:author="Hu Chuan-Peng" w:date="2023-09-07T02:32:00Z">
        <w:r w:rsidDel="00E21A9A">
          <w:rPr>
            <w:rFonts w:eastAsiaTheme="minorEastAsia"/>
            <w:noProof/>
            <w:color w:val="000000" w:themeColor="text1"/>
            <w:lang w:val="en-US"/>
          </w:rPr>
          <w:delText xml:space="preserve">and </w:delText>
        </w:r>
      </w:del>
      <w:ins w:id="305" w:author="Hu Chuan-Peng" w:date="2023-09-07T02:32:00Z">
        <w:r w:rsidR="00E21A9A">
          <w:rPr>
            <w:rFonts w:eastAsiaTheme="minorEastAsia"/>
            <w:noProof/>
            <w:color w:val="000000" w:themeColor="text1"/>
            <w:lang w:val="en-US"/>
          </w:rPr>
          <w:t>&amp;</w:t>
        </w:r>
        <w:r w:rsidR="00E21A9A">
          <w:rPr>
            <w:rFonts w:eastAsiaTheme="minorEastAsia"/>
            <w:noProof/>
            <w:color w:val="000000" w:themeColor="text1"/>
            <w:lang w:val="en-US"/>
          </w:rPr>
          <w:t xml:space="preserve"> </w:t>
        </w:r>
      </w:ins>
      <w:r>
        <w:rPr>
          <w:rFonts w:eastAsiaTheme="minorEastAsia"/>
          <w:noProof/>
          <w:color w:val="000000" w:themeColor="text1"/>
          <w:lang w:val="en-US"/>
        </w:rPr>
        <w:t>Collins</w:t>
      </w:r>
      <w:ins w:id="306" w:author="Hu Chuan-Peng" w:date="2023-09-07T02:32:00Z">
        <w:r w:rsidR="00E21A9A">
          <w:rPr>
            <w:rFonts w:eastAsiaTheme="minorEastAsia"/>
            <w:noProof/>
            <w:color w:val="000000" w:themeColor="text1"/>
            <w:lang w:val="en-US"/>
          </w:rPr>
          <w:t xml:space="preserve">, </w:t>
        </w:r>
      </w:ins>
      <w:del w:id="307" w:author="Hu Chuan-Peng" w:date="2023-09-07T02:32:00Z">
        <w:r w:rsidDel="00E21A9A">
          <w:rPr>
            <w:rFonts w:eastAsiaTheme="minorEastAsia"/>
            <w:noProof/>
            <w:color w:val="000000" w:themeColor="text1"/>
            <w:lang w:val="en-US"/>
          </w:rPr>
          <w:delText xml:space="preserve"> (</w:delText>
        </w:r>
      </w:del>
      <w:r>
        <w:rPr>
          <w:rFonts w:eastAsiaTheme="minorEastAsia"/>
          <w:noProof/>
          <w:color w:val="000000" w:themeColor="text1"/>
          <w:lang w:val="en-US"/>
        </w:rPr>
        <w:t>2019)</w:t>
      </w:r>
      <w:r>
        <w:rPr>
          <w:rFonts w:eastAsiaTheme="minorEastAsia"/>
          <w:color w:val="000000" w:themeColor="text1"/>
          <w:lang w:val="en-US"/>
        </w:rPr>
        <w:fldChar w:fldCharType="end"/>
      </w:r>
      <w:r>
        <w:rPr>
          <w:rFonts w:eastAsiaTheme="minorEastAsia"/>
          <w:color w:val="000000" w:themeColor="text1"/>
          <w:lang w:val="en-US"/>
        </w:rPr>
        <w:t>.</w:t>
      </w:r>
      <w:r w:rsidRPr="008303F3">
        <w:rPr>
          <w:rFonts w:eastAsiaTheme="minorEastAsia"/>
          <w:color w:val="000000" w:themeColor="text1"/>
          <w:lang w:val="en-US"/>
        </w:rPr>
        <w:t xml:space="preserve"> </w:t>
      </w:r>
      <w:del w:id="308" w:author="Hu Chuan-Peng" w:date="2023-09-07T02:32:00Z">
        <w:r w:rsidRPr="008303F3" w:rsidDel="00E21A9A">
          <w:rPr>
            <w:rFonts w:eastAsiaTheme="minorEastAsia"/>
            <w:color w:val="000000" w:themeColor="text1"/>
            <w:lang w:val="en-US"/>
          </w:rPr>
          <w:delText>As a consequence</w:delText>
        </w:r>
        <w:r w:rsidDel="00E21A9A">
          <w:rPr>
            <w:rFonts w:eastAsiaTheme="minorEastAsia"/>
            <w:color w:val="000000" w:themeColor="text1"/>
            <w:lang w:val="en-US"/>
          </w:rPr>
          <w:delText xml:space="preserve">, </w:delText>
        </w:r>
        <w:r w:rsidRPr="008303F3" w:rsidDel="00E21A9A">
          <w:rPr>
            <w:rFonts w:eastAsiaTheme="minorEastAsia"/>
            <w:color w:val="000000" w:themeColor="text1"/>
            <w:lang w:val="en-US"/>
          </w:rPr>
          <w:delText>the standard DDM exhibited suboptimal performance when applied to task structures similar to the SPMT</w:delText>
        </w:r>
        <w:r w:rsidDel="00E21A9A">
          <w:rPr>
            <w:rFonts w:eastAsiaTheme="minorEastAsia"/>
            <w:color w:val="000000" w:themeColor="text1"/>
            <w:lang w:val="en-US"/>
          </w:rPr>
          <w:delText xml:space="preserve"> </w:delText>
        </w:r>
      </w:del>
      <w:moveFromRangeStart w:id="309" w:author="Hu Chuan-Peng" w:date="2023-09-07T02:32:00Z" w:name="move144946386"/>
      <w:moveFrom w:id="310" w:author="Hu Chuan-Peng" w:date="2023-09-07T02:32:00Z">
        <w:r w:rsidDel="00E21A9A">
          <w:rPr>
            <w:rFonts w:eastAsiaTheme="minorEastAsia"/>
            <w:color w:val="000000" w:themeColor="text1"/>
            <w:lang w:val="en-US"/>
          </w:rPr>
          <w:fldChar w:fldCharType="begin"/>
        </w:r>
        <w:r w:rsidDel="00E21A9A">
          <w:rPr>
            <w:rFonts w:eastAsiaTheme="minorEastAsia"/>
            <w:color w:val="000000" w:themeColor="text1"/>
            <w:lang w:val="en-US"/>
          </w:rPr>
          <w:instrText xml:space="preserve"> ADDIN EN.CITE &lt;EndNote&gt;&lt;Cite&gt;&lt;Author&gt;Groulx&lt;/Author&gt;&lt;Year&gt;2020&lt;/Year&gt;&lt;RecNum&gt;72&lt;/RecNum&gt;&lt;DisplayText&gt;(Groulx et al., 2020)&lt;/DisplayText&gt;&lt;record&gt;&lt;rec-number&gt;72&lt;/rec-number&gt;&lt;foreign-keys&gt;&lt;key app="EN" db-id="92stxze02rwdwteeedrpas0htfx29za50wsw" timestamp="1693806035"&gt;72&lt;/key&gt;&lt;/foreign-keys&gt;&lt;ref-type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Del="00E21A9A">
          <w:rPr>
            <w:rFonts w:eastAsiaTheme="minorEastAsia"/>
            <w:color w:val="000000" w:themeColor="text1"/>
            <w:lang w:val="en-US"/>
          </w:rPr>
          <w:fldChar w:fldCharType="separate"/>
        </w:r>
        <w:r w:rsidDel="00E21A9A">
          <w:rPr>
            <w:rFonts w:eastAsiaTheme="minorEastAsia"/>
            <w:noProof/>
            <w:color w:val="000000" w:themeColor="text1"/>
            <w:lang w:val="en-US"/>
          </w:rPr>
          <w:t>(Groulx et al., 2020)</w:t>
        </w:r>
        <w:r w:rsidDel="00E21A9A">
          <w:rPr>
            <w:rFonts w:eastAsiaTheme="minorEastAsia"/>
            <w:color w:val="000000" w:themeColor="text1"/>
            <w:lang w:val="en-US"/>
          </w:rPr>
          <w:fldChar w:fldCharType="end"/>
        </w:r>
        <w:r w:rsidRPr="008303F3" w:rsidDel="00E21A9A">
          <w:rPr>
            <w:rFonts w:eastAsiaTheme="minorEastAsia"/>
            <w:color w:val="000000" w:themeColor="text1"/>
            <w:lang w:val="en-US"/>
          </w:rPr>
          <w:t xml:space="preserve">. </w:t>
        </w:r>
      </w:moveFrom>
      <w:moveFromRangeEnd w:id="309"/>
      <w:del w:id="311" w:author="Hu Chuan-Peng" w:date="2023-09-07T02:32:00Z">
        <w:r w:rsidRPr="008303F3" w:rsidDel="00E21A9A">
          <w:rPr>
            <w:rFonts w:eastAsiaTheme="minorEastAsia"/>
            <w:color w:val="000000" w:themeColor="text1"/>
            <w:lang w:val="en-US"/>
          </w:rPr>
          <w:delText>Consequently, these results raise questions regarding the validity of employing the standard DDM to analyze data from the SPMT</w:delText>
        </w:r>
        <w:r w:rsidDel="00E21A9A">
          <w:rPr>
            <w:rFonts w:eastAsiaTheme="minorEastAsia"/>
            <w:color w:val="000000" w:themeColor="text1"/>
            <w:lang w:val="en-US"/>
          </w:rPr>
          <w:delText xml:space="preserve">. </w:delText>
        </w:r>
      </w:del>
      <w:del w:id="312" w:author="Hu Chuan-Peng" w:date="2023-09-07T02:33:00Z">
        <w:r w:rsidRPr="00232224" w:rsidDel="00E21A9A">
          <w:rPr>
            <w:rFonts w:eastAsiaTheme="minorEastAsia"/>
            <w:color w:val="000000" w:themeColor="text1"/>
            <w:lang w:val="en-US" w:eastAsia="zh-TW"/>
          </w:rPr>
          <w:delText>To address this issue, future</w:delText>
        </w:r>
      </w:del>
      <w:ins w:id="313" w:author="Hu Chuan-Peng" w:date="2023-09-07T02:33:00Z">
        <w:r w:rsidR="00E21A9A">
          <w:rPr>
            <w:rFonts w:eastAsiaTheme="minorEastAsia"/>
            <w:color w:val="000000" w:themeColor="text1"/>
            <w:lang w:val="en-US"/>
          </w:rPr>
          <w:t>Future</w:t>
        </w:r>
      </w:ins>
      <w:r w:rsidRPr="00232224">
        <w:rPr>
          <w:rFonts w:eastAsiaTheme="minorEastAsia"/>
          <w:color w:val="000000" w:themeColor="text1"/>
          <w:lang w:val="en-US" w:eastAsia="zh-TW"/>
        </w:rPr>
        <w:t xml:space="preserve"> research </w:t>
      </w:r>
      <w:del w:id="314" w:author="Hu Chuan-Peng" w:date="2023-09-07T02:33:00Z">
        <w:r w:rsidRPr="00232224" w:rsidDel="00E21A9A">
          <w:rPr>
            <w:rFonts w:eastAsiaTheme="minorEastAsia"/>
            <w:color w:val="000000" w:themeColor="text1"/>
            <w:lang w:val="en-US" w:eastAsia="zh-TW"/>
          </w:rPr>
          <w:delText xml:space="preserve">should </w:delText>
        </w:r>
      </w:del>
      <w:ins w:id="315" w:author="Hu Chuan-Peng" w:date="2023-09-07T02:33:00Z">
        <w:r w:rsidR="00E21A9A">
          <w:rPr>
            <w:rFonts w:eastAsiaTheme="minorEastAsia"/>
            <w:color w:val="000000" w:themeColor="text1"/>
            <w:lang w:val="en-US" w:eastAsia="zh-TW"/>
          </w:rPr>
          <w:t xml:space="preserve">need to examine </w:t>
        </w:r>
      </w:ins>
      <w:del w:id="316" w:author="Hu Chuan-Peng" w:date="2023-09-07T02:33:00Z">
        <w:r w:rsidRPr="00232224" w:rsidDel="00E21A9A">
          <w:rPr>
            <w:rFonts w:eastAsiaTheme="minorEastAsia"/>
            <w:color w:val="000000" w:themeColor="text1"/>
            <w:lang w:val="en-US" w:eastAsia="zh-TW"/>
          </w:rPr>
          <w:delText xml:space="preserve">explore hierarchical models (which may require more time for parameter estimation) or develop new variations of the </w:delText>
        </w:r>
      </w:del>
      <w:r w:rsidRPr="00232224">
        <w:rPr>
          <w:rFonts w:eastAsiaTheme="minorEastAsia"/>
          <w:color w:val="000000" w:themeColor="text1"/>
          <w:lang w:val="en-US" w:eastAsia="zh-TW"/>
        </w:rPr>
        <w:t xml:space="preserve">DDM </w:t>
      </w:r>
      <w:ins w:id="317" w:author="Hu Chuan-Peng" w:date="2023-09-07T02:33:00Z">
        <w:r w:rsidR="00E21A9A">
          <w:rPr>
            <w:rFonts w:eastAsiaTheme="minorEastAsia"/>
            <w:color w:val="000000" w:themeColor="text1"/>
            <w:lang w:val="en-US" w:eastAsia="zh-TW"/>
          </w:rPr>
          <w:t>more carefully</w:t>
        </w:r>
      </w:ins>
      <w:ins w:id="318" w:author="Hu Chuan-Peng" w:date="2023-09-07T02:34:00Z">
        <w:r w:rsidR="00B00E3E">
          <w:rPr>
            <w:rFonts w:eastAsiaTheme="minorEastAsia"/>
            <w:color w:val="000000" w:themeColor="text1"/>
            <w:lang w:val="en-US" w:eastAsia="zh-TW"/>
          </w:rPr>
          <w:t xml:space="preserve"> and find or develop a model that can capture the cognitive processed of SPMT</w:t>
        </w:r>
      </w:ins>
      <w:del w:id="319" w:author="Hu Chuan-Peng" w:date="2023-09-07T02:34:00Z">
        <w:r w:rsidRPr="00232224" w:rsidDel="00B00E3E">
          <w:rPr>
            <w:rFonts w:eastAsiaTheme="minorEastAsia"/>
            <w:color w:val="000000" w:themeColor="text1"/>
            <w:lang w:val="en-US" w:eastAsia="zh-TW"/>
          </w:rPr>
          <w:delText>that better capture the latent cognitive processes involved in completing the SPMT</w:delText>
        </w:r>
      </w:del>
      <w:r w:rsidRPr="00232224">
        <w:rPr>
          <w:rFonts w:eastAsiaTheme="minorEastAsia"/>
          <w:color w:val="000000" w:themeColor="text1"/>
          <w:lang w:val="en-US" w:eastAsia="zh-TW"/>
        </w:rPr>
        <w:t xml:space="preserve">. Theoretically, this could enhance the reliability of these parameters. </w:t>
      </w:r>
      <w:del w:id="320" w:author="Hu Chuan-Peng" w:date="2023-09-07T02:34:00Z">
        <w:r w:rsidRPr="00232224" w:rsidDel="00B00E3E">
          <w:rPr>
            <w:rFonts w:eastAsiaTheme="minorEastAsia"/>
            <w:color w:val="000000" w:themeColor="text1"/>
            <w:lang w:val="en-US" w:eastAsia="zh-TW"/>
          </w:rPr>
          <w:delText>These efforts will contribute to the development of formal models for understanding SPE, leading to more reliable and valid interpretations of cognitive processes in the SPMT and similar paradigms.</w:delText>
        </w:r>
      </w:del>
    </w:p>
    <w:p w14:paraId="3AB5CEFC" w14:textId="5E22A215" w:rsidR="00E263A5" w:rsidRPr="00B00E3E" w:rsidRDefault="000D6A1E" w:rsidP="00E263A5">
      <w:pPr>
        <w:ind w:firstLineChars="100" w:firstLine="240"/>
        <w:rPr>
          <w:strike/>
          <w:rPrChange w:id="321" w:author="Hu Chuan-Peng" w:date="2023-09-07T02:36:00Z">
            <w:rPr/>
          </w:rPrChange>
        </w:rPr>
      </w:pPr>
      <w:commentRangeStart w:id="322"/>
      <w:r w:rsidRPr="00B00E3E">
        <w:rPr>
          <w:rFonts w:eastAsia="Calibri"/>
          <w:strike/>
          <w:lang w:val="en-US"/>
          <w:rPrChange w:id="323" w:author="Hu Chuan-Peng" w:date="2023-09-07T02:36:00Z">
            <w:rPr>
              <w:rFonts w:eastAsia="Calibri"/>
              <w:lang w:val="en-US"/>
            </w:rPr>
          </w:rPrChange>
        </w:rPr>
        <w:t xml:space="preserve">Taken the group-level result and individual-level analysis together, our findings align with previously </w:t>
      </w:r>
      <w:r w:rsidRPr="00B00E3E">
        <w:rPr>
          <w:rFonts w:eastAsia="Calibri" w:hint="eastAsia"/>
          <w:strike/>
          <w:lang w:val="en-US"/>
          <w:rPrChange w:id="324" w:author="Hu Chuan-Peng" w:date="2023-09-07T02:36:00Z">
            <w:rPr>
              <w:rFonts w:eastAsia="Calibri" w:hint="eastAsia"/>
              <w:lang w:val="en-US"/>
            </w:rPr>
          </w:rPrChange>
        </w:rPr>
        <w:t>proposed</w:t>
      </w:r>
      <w:r w:rsidRPr="00B00E3E">
        <w:rPr>
          <w:rFonts w:eastAsia="Calibri"/>
          <w:strike/>
          <w:lang w:val="en-US"/>
          <w:rPrChange w:id="325" w:author="Hu Chuan-Peng" w:date="2023-09-07T02:36:00Z">
            <w:rPr>
              <w:rFonts w:eastAsia="Calibri"/>
              <w:lang w:val="en-US"/>
            </w:rPr>
          </w:rPrChange>
        </w:rPr>
        <w:t xml:space="preserve"> “reliability paradox” in cognitive tasks </w:t>
      </w:r>
      <w:r w:rsidRPr="00B00E3E">
        <w:rPr>
          <w:rFonts w:eastAsiaTheme="minorEastAsia"/>
          <w:strike/>
          <w:color w:val="000000" w:themeColor="text1"/>
          <w:rPrChange w:id="326" w:author="Hu Chuan-Peng" w:date="2023-09-07T02:36:00Z">
            <w:rPr>
              <w:rFonts w:eastAsiaTheme="minorEastAsia"/>
              <w:color w:val="000000" w:themeColor="text1"/>
            </w:rPr>
          </w:rPrChange>
        </w:rPr>
        <w:fldChar w:fldCharType="begin"/>
      </w:r>
      <w:r w:rsidRPr="00B00E3E">
        <w:rPr>
          <w:rFonts w:eastAsiaTheme="minorEastAsia"/>
          <w:strike/>
          <w:color w:val="000000" w:themeColor="text1"/>
          <w:rPrChange w:id="327" w:author="Hu Chuan-Peng" w:date="2023-09-07T02:36:00Z">
            <w:rPr>
              <w:rFonts w:eastAsiaTheme="minorEastAsia"/>
              <w:color w:val="000000" w:themeColor="text1"/>
            </w:rPr>
          </w:rPrChange>
        </w:rPr>
        <w:instrText xml:space="preserve"> ADDIN EN.CITE &lt;EndNote&gt;&lt;Cite&gt;&lt;Author&gt;Logie&lt;/Author&gt;&lt;Year&gt;1996&lt;/Year&gt;&lt;RecNum&gt;73&lt;/RecNum&gt;&lt;DisplayText&gt;(Hedge, Powell, &amp;amp; Sumner, 2018; Logie et al., 1996)&lt;/DisplayText&gt;&lt;record&gt;&lt;rec-number&gt;73&lt;/rec-number&gt;&lt;foreign-keys&gt;&lt;key app="EN" db-id="92stxze02rwdwteeedrpas0htfx29za50wsw" timestamp="1693806035"&gt;73&lt;/key&gt;&lt;/foreign-keys&gt;&lt;ref-type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20&lt;/RecNum&gt;&lt;record&gt;&lt;rec-number&gt;20&lt;/rec-number&gt;&lt;foreign-keys&gt;&lt;key app="EN" db-id="92stxze02rwdwteeedrpas0htfx29za50wsw" timestamp="1693806035"&gt;20&lt;/key&gt;&lt;/foreign-keys&gt;&lt;ref-type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B00E3E">
        <w:rPr>
          <w:rFonts w:eastAsiaTheme="minorEastAsia"/>
          <w:strike/>
          <w:color w:val="000000" w:themeColor="text1"/>
          <w:rPrChange w:id="328" w:author="Hu Chuan-Peng" w:date="2023-09-07T02:36:00Z">
            <w:rPr>
              <w:rFonts w:eastAsiaTheme="minorEastAsia"/>
              <w:color w:val="000000" w:themeColor="text1"/>
            </w:rPr>
          </w:rPrChange>
        </w:rPr>
        <w:fldChar w:fldCharType="separate"/>
      </w:r>
      <w:r w:rsidRPr="00B00E3E">
        <w:rPr>
          <w:rFonts w:eastAsiaTheme="minorEastAsia"/>
          <w:strike/>
          <w:noProof/>
          <w:color w:val="000000" w:themeColor="text1"/>
          <w:rPrChange w:id="329" w:author="Hu Chuan-Peng" w:date="2023-09-07T02:36:00Z">
            <w:rPr>
              <w:rFonts w:eastAsiaTheme="minorEastAsia"/>
              <w:noProof/>
              <w:color w:val="000000" w:themeColor="text1"/>
            </w:rPr>
          </w:rPrChange>
        </w:rPr>
        <w:t>(Hedge, Powell, &amp; Sumner, 2018; Logie et al., 1996)</w:t>
      </w:r>
      <w:r w:rsidRPr="00B00E3E">
        <w:rPr>
          <w:rFonts w:eastAsiaTheme="minorEastAsia"/>
          <w:strike/>
          <w:color w:val="000000" w:themeColor="text1"/>
          <w:rPrChange w:id="330" w:author="Hu Chuan-Peng" w:date="2023-09-07T02:36:00Z">
            <w:rPr>
              <w:rFonts w:eastAsiaTheme="minorEastAsia"/>
              <w:color w:val="000000" w:themeColor="text1"/>
            </w:rPr>
          </w:rPrChange>
        </w:rPr>
        <w:fldChar w:fldCharType="end"/>
      </w:r>
      <w:r w:rsidRPr="00B00E3E">
        <w:rPr>
          <w:rFonts w:eastAsiaTheme="minorEastAsia"/>
          <w:strike/>
          <w:color w:val="000000" w:themeColor="text1"/>
          <w:rPrChange w:id="331" w:author="Hu Chuan-Peng" w:date="2023-09-07T02:36:00Z">
            <w:rPr>
              <w:rFonts w:eastAsiaTheme="minorEastAsia"/>
              <w:color w:val="000000" w:themeColor="text1"/>
            </w:rPr>
          </w:rPrChange>
        </w:rPr>
        <w:t>.</w:t>
      </w:r>
      <w:r w:rsidRPr="00B00E3E">
        <w:rPr>
          <w:rFonts w:eastAsia="Calibri"/>
          <w:strike/>
          <w:lang w:val="en-US"/>
          <w:rPrChange w:id="332" w:author="Hu Chuan-Peng" w:date="2023-09-07T02:36:00Z">
            <w:rPr>
              <w:rFonts w:eastAsia="Calibri"/>
              <w:lang w:val="en-US"/>
            </w:rPr>
          </w:rPrChange>
        </w:rPr>
        <w:t xml:space="preserve"> </w:t>
      </w:r>
      <w:r w:rsidRPr="00B00E3E">
        <w:rPr>
          <w:rFonts w:eastAsiaTheme="minorEastAsia"/>
          <w:strike/>
          <w:color w:val="000000" w:themeColor="text1"/>
          <w:lang w:val="en-US" w:eastAsia="zh-TW"/>
          <w:rPrChange w:id="333" w:author="Hu Chuan-Peng" w:date="2023-09-07T02:36:00Z">
            <w:rPr>
              <w:rFonts w:eastAsiaTheme="minorEastAsia"/>
              <w:color w:val="000000" w:themeColor="text1"/>
              <w:lang w:val="en-US" w:eastAsia="zh-TW"/>
            </w:rPr>
          </w:rPrChange>
        </w:rPr>
        <w:t xml:space="preserve">Like other traditional cognitive tasks such as </w:t>
      </w:r>
      <w:r w:rsidRPr="00B00E3E">
        <w:rPr>
          <w:rFonts w:eastAsiaTheme="minorEastAsia"/>
          <w:strike/>
          <w:color w:val="000000" w:themeColor="text1"/>
          <w:rPrChange w:id="334" w:author="Hu Chuan-Peng" w:date="2023-09-07T02:36:00Z">
            <w:rPr>
              <w:rFonts w:eastAsiaTheme="minorEastAsia"/>
              <w:color w:val="000000" w:themeColor="text1"/>
            </w:rPr>
          </w:rPrChange>
        </w:rPr>
        <w:t xml:space="preserve">Flanker, Simon, or Stroop tasks </w:t>
      </w:r>
      <w:r w:rsidRPr="00B00E3E">
        <w:rPr>
          <w:rFonts w:eastAsiaTheme="minorEastAsia"/>
          <w:strike/>
          <w:color w:val="000000" w:themeColor="text1"/>
          <w:rPrChange w:id="335" w:author="Hu Chuan-Peng" w:date="2023-09-07T02:36:00Z">
            <w:rPr>
              <w:rFonts w:eastAsiaTheme="minorEastAsia"/>
              <w:color w:val="000000" w:themeColor="text1"/>
            </w:rPr>
          </w:rPrChange>
        </w:rPr>
        <w:fldChar w:fldCharType="begin"/>
      </w:r>
      <w:r w:rsidRPr="00B00E3E">
        <w:rPr>
          <w:rFonts w:eastAsiaTheme="minorEastAsia"/>
          <w:strike/>
          <w:color w:val="000000" w:themeColor="text1"/>
          <w:rPrChange w:id="336" w:author="Hu Chuan-Peng" w:date="2023-09-07T02:36:00Z">
            <w:rPr>
              <w:rFonts w:eastAsiaTheme="minorEastAsia"/>
              <w:color w:val="000000" w:themeColor="text1"/>
            </w:rPr>
          </w:rPrChange>
        </w:rPr>
        <w:instrText xml:space="preserve"> ADDIN EN.CITE &lt;EndNote&gt;&lt;Cite&gt;&lt;Author&gt;Mollon&lt;/Author&gt;&lt;Year&gt;2017&lt;/Year&gt;&lt;RecNum&gt;74&lt;/RecNum&gt;&lt;DisplayText&gt;(Clark et al., 2022; Mollon et al., 2017)&lt;/DisplayText&gt;&lt;record&gt;&lt;rec-number&gt;74&lt;/rec-number&gt;&lt;foreign-keys&gt;&lt;key app="EN" db-id="92stxze02rwdwteeedrpas0htfx29za50wsw" timestamp="1693806035"&gt;74&lt;/key&gt;&lt;/foreign-keys&gt;&lt;ref-type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23&lt;/RecNum&gt;&lt;record&gt;&lt;rec-number&gt;23&lt;/rec-number&gt;&lt;foreign-keys&gt;&lt;key app="EN" db-id="92stxze02rwdwteeedrpas0htfx29za50wsw" timestamp="1693806035"&gt;23&lt;/key&gt;&lt;/foreign-keys&gt;&lt;ref-type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Pr="00B00E3E">
        <w:rPr>
          <w:rFonts w:eastAsiaTheme="minorEastAsia"/>
          <w:strike/>
          <w:color w:val="000000" w:themeColor="text1"/>
          <w:rPrChange w:id="337" w:author="Hu Chuan-Peng" w:date="2023-09-07T02:36:00Z">
            <w:rPr>
              <w:rFonts w:eastAsiaTheme="minorEastAsia"/>
              <w:color w:val="000000" w:themeColor="text1"/>
            </w:rPr>
          </w:rPrChange>
        </w:rPr>
        <w:fldChar w:fldCharType="separate"/>
      </w:r>
      <w:r w:rsidRPr="00B00E3E">
        <w:rPr>
          <w:rFonts w:eastAsiaTheme="minorEastAsia"/>
          <w:strike/>
          <w:noProof/>
          <w:color w:val="000000" w:themeColor="text1"/>
          <w:rPrChange w:id="338" w:author="Hu Chuan-Peng" w:date="2023-09-07T02:36:00Z">
            <w:rPr>
              <w:rFonts w:eastAsiaTheme="minorEastAsia"/>
              <w:noProof/>
              <w:color w:val="000000" w:themeColor="text1"/>
            </w:rPr>
          </w:rPrChange>
        </w:rPr>
        <w:t>(Clark et al., 2022; Mollon et al., 2017)</w:t>
      </w:r>
      <w:r w:rsidRPr="00B00E3E">
        <w:rPr>
          <w:rFonts w:eastAsiaTheme="minorEastAsia"/>
          <w:strike/>
          <w:color w:val="000000" w:themeColor="text1"/>
          <w:rPrChange w:id="339" w:author="Hu Chuan-Peng" w:date="2023-09-07T02:36:00Z">
            <w:rPr>
              <w:rFonts w:eastAsiaTheme="minorEastAsia"/>
              <w:color w:val="000000" w:themeColor="text1"/>
            </w:rPr>
          </w:rPrChange>
        </w:rPr>
        <w:fldChar w:fldCharType="end"/>
      </w:r>
      <w:r w:rsidRPr="00B00E3E">
        <w:rPr>
          <w:rFonts w:eastAsiaTheme="minorEastAsia"/>
          <w:strike/>
          <w:color w:val="000000" w:themeColor="text1"/>
          <w:lang w:val="en-US" w:eastAsia="zh-TW"/>
          <w:rPrChange w:id="340" w:author="Hu Chuan-Peng" w:date="2023-09-07T02:36:00Z">
            <w:rPr>
              <w:rFonts w:eastAsiaTheme="minorEastAsia"/>
              <w:color w:val="000000" w:themeColor="text1"/>
              <w:lang w:val="en-US" w:eastAsia="zh-TW"/>
            </w:rPr>
          </w:rPrChange>
        </w:rPr>
        <w:t xml:space="preserve">, the SPMT is </w:t>
      </w:r>
      <w:r w:rsidRPr="00B00E3E">
        <w:rPr>
          <w:rFonts w:eastAsiaTheme="minorEastAsia"/>
          <w:strike/>
          <w:color w:val="000000" w:themeColor="text1"/>
          <w:rPrChange w:id="341" w:author="Hu Chuan-Peng" w:date="2023-09-07T02:36:00Z">
            <w:rPr>
              <w:rFonts w:eastAsiaTheme="minorEastAsia"/>
              <w:color w:val="000000" w:themeColor="text1"/>
            </w:rPr>
          </w:rPrChange>
        </w:rPr>
        <w:t xml:space="preserve">susceptible to factors such as external conditions and contextual differences, which contribute to greater within-participant variability, lower </w:t>
      </w:r>
      <w:r w:rsidRPr="00B00E3E">
        <w:rPr>
          <w:rFonts w:eastAsiaTheme="minorEastAsia"/>
          <w:strike/>
          <w:color w:val="000000" w:themeColor="text1"/>
          <w:lang w:val="en-US"/>
          <w:rPrChange w:id="342" w:author="Hu Chuan-Peng" w:date="2023-09-07T02:36:00Z">
            <w:rPr>
              <w:rFonts w:eastAsiaTheme="minorEastAsia"/>
              <w:color w:val="000000" w:themeColor="text1"/>
              <w:lang w:val="en-US"/>
            </w:rPr>
          </w:rPrChange>
        </w:rPr>
        <w:t>spli-half reliability</w:t>
      </w:r>
      <w:r w:rsidRPr="00B00E3E">
        <w:rPr>
          <w:rFonts w:eastAsiaTheme="minorEastAsia"/>
          <w:strike/>
          <w:color w:val="000000" w:themeColor="text1"/>
          <w:rPrChange w:id="343" w:author="Hu Chuan-Peng" w:date="2023-09-07T02:36:00Z">
            <w:rPr>
              <w:rFonts w:eastAsiaTheme="minorEastAsia"/>
              <w:color w:val="000000" w:themeColor="text1"/>
            </w:rPr>
          </w:rPrChange>
        </w:rPr>
        <w:t xml:space="preserve"> and lower </w:t>
      </w:r>
      <w:r w:rsidRPr="00B00E3E">
        <w:rPr>
          <w:rFonts w:eastAsiaTheme="minorEastAsia"/>
          <w:strike/>
          <w:color w:val="000000" w:themeColor="text1"/>
          <w:lang w:val="en-US"/>
          <w:rPrChange w:id="344" w:author="Hu Chuan-Peng" w:date="2023-09-07T02:36:00Z">
            <w:rPr>
              <w:rFonts w:eastAsiaTheme="minorEastAsia"/>
              <w:color w:val="000000" w:themeColor="text1"/>
              <w:lang w:val="en-US"/>
            </w:rPr>
          </w:rPrChange>
        </w:rPr>
        <w:t>test-retest reliability</w:t>
      </w:r>
      <w:r w:rsidRPr="00B00E3E">
        <w:rPr>
          <w:rFonts w:eastAsiaTheme="minorEastAsia"/>
          <w:strike/>
          <w:color w:val="000000" w:themeColor="text1"/>
          <w:rPrChange w:id="345" w:author="Hu Chuan-Peng" w:date="2023-09-07T02:36:00Z">
            <w:rPr>
              <w:rFonts w:eastAsiaTheme="minorEastAsia"/>
              <w:color w:val="000000" w:themeColor="text1"/>
            </w:rPr>
          </w:rPrChange>
        </w:rPr>
        <w:t xml:space="preserve"> </w:t>
      </w:r>
      <w:r w:rsidRPr="00B00E3E">
        <w:rPr>
          <w:rFonts w:eastAsiaTheme="minorEastAsia"/>
          <w:strike/>
          <w:color w:val="000000" w:themeColor="text1"/>
          <w:rPrChange w:id="346" w:author="Hu Chuan-Peng" w:date="2023-09-07T02:36:00Z">
            <w:rPr>
              <w:rFonts w:eastAsiaTheme="minorEastAsia"/>
              <w:color w:val="000000" w:themeColor="text1"/>
            </w:rPr>
          </w:rPrChange>
        </w:rPr>
        <w:fldChar w:fldCharType="begin"/>
      </w:r>
      <w:r w:rsidRPr="00B00E3E">
        <w:rPr>
          <w:rFonts w:eastAsiaTheme="minorEastAsia"/>
          <w:strike/>
          <w:color w:val="000000" w:themeColor="text1"/>
          <w:rPrChange w:id="347" w:author="Hu Chuan-Peng" w:date="2023-09-07T02:36:00Z">
            <w:rPr>
              <w:rFonts w:eastAsiaTheme="minorEastAsia"/>
              <w:color w:val="000000" w:themeColor="text1"/>
            </w:rPr>
          </w:rPrChange>
        </w:rPr>
        <w:instrText xml:space="preserve"> ADDIN EN.CITE &lt;EndNote&gt;&lt;Cite&gt;&lt;Author&gt;Mollon&lt;/Author&gt;&lt;Year&gt;2017&lt;/Year&gt;&lt;RecNum&gt;74&lt;/RecNum&gt;&lt;DisplayText&gt;(Clark et al., 2022; Mollon et al., 2017)&lt;/DisplayText&gt;&lt;record&gt;&lt;rec-number&gt;74&lt;/rec-number&gt;&lt;foreign-keys&gt;&lt;key app="EN" db-id="92stxze02rwdwteeedrpas0htfx29za50wsw" timestamp="1693806035"&gt;74&lt;/key&gt;&lt;/foreign-keys&gt;&lt;ref-type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23&lt;/RecNum&gt;&lt;record&gt;&lt;rec-number&gt;23&lt;/rec-number&gt;&lt;foreign-keys&gt;&lt;key app="EN" db-id="92stxze02rwdwteeedrpas0htfx29za50wsw" timestamp="1693806035"&gt;23&lt;/key&gt;&lt;/foreign-keys&gt;&lt;ref-type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Pr="00B00E3E">
        <w:rPr>
          <w:rFonts w:eastAsiaTheme="minorEastAsia"/>
          <w:strike/>
          <w:color w:val="000000" w:themeColor="text1"/>
          <w:rPrChange w:id="348" w:author="Hu Chuan-Peng" w:date="2023-09-07T02:36:00Z">
            <w:rPr>
              <w:rFonts w:eastAsiaTheme="minorEastAsia"/>
              <w:color w:val="000000" w:themeColor="text1"/>
            </w:rPr>
          </w:rPrChange>
        </w:rPr>
        <w:fldChar w:fldCharType="separate"/>
      </w:r>
      <w:r w:rsidRPr="00B00E3E">
        <w:rPr>
          <w:rFonts w:eastAsiaTheme="minorEastAsia"/>
          <w:strike/>
          <w:noProof/>
          <w:color w:val="000000" w:themeColor="text1"/>
          <w:rPrChange w:id="349" w:author="Hu Chuan-Peng" w:date="2023-09-07T02:36:00Z">
            <w:rPr>
              <w:rFonts w:eastAsiaTheme="minorEastAsia"/>
              <w:noProof/>
              <w:color w:val="000000" w:themeColor="text1"/>
            </w:rPr>
          </w:rPrChange>
        </w:rPr>
        <w:t>(Clark et al., 2022; Mollon et al., 2017)</w:t>
      </w:r>
      <w:r w:rsidRPr="00B00E3E">
        <w:rPr>
          <w:rFonts w:eastAsiaTheme="minorEastAsia"/>
          <w:strike/>
          <w:color w:val="000000" w:themeColor="text1"/>
          <w:rPrChange w:id="350" w:author="Hu Chuan-Peng" w:date="2023-09-07T02:36:00Z">
            <w:rPr>
              <w:rFonts w:eastAsiaTheme="minorEastAsia"/>
              <w:color w:val="000000" w:themeColor="text1"/>
            </w:rPr>
          </w:rPrChange>
        </w:rPr>
        <w:fldChar w:fldCharType="end"/>
      </w:r>
      <w:r w:rsidRPr="00B00E3E">
        <w:rPr>
          <w:rFonts w:eastAsiaTheme="minorEastAsia"/>
          <w:strike/>
          <w:color w:val="000000" w:themeColor="text1"/>
          <w:rPrChange w:id="351" w:author="Hu Chuan-Peng" w:date="2023-09-07T02:36:00Z">
            <w:rPr>
              <w:rFonts w:eastAsiaTheme="minorEastAsia"/>
              <w:color w:val="000000" w:themeColor="text1"/>
            </w:rPr>
          </w:rPrChange>
        </w:rPr>
        <w:t xml:space="preserve">.  However, when averaging performance across individuals, the task still demonstrates good consistency, leading to saliant experiemntal effect </w:t>
      </w:r>
      <w:r w:rsidRPr="00B00E3E">
        <w:rPr>
          <w:rFonts w:eastAsiaTheme="minorEastAsia"/>
          <w:strike/>
          <w:color w:val="000000" w:themeColor="text1"/>
          <w:rPrChange w:id="352" w:author="Hu Chuan-Peng" w:date="2023-09-07T02:36:00Z">
            <w:rPr>
              <w:rFonts w:eastAsiaTheme="minorEastAsia"/>
              <w:color w:val="000000" w:themeColor="text1"/>
            </w:rPr>
          </w:rPrChange>
        </w:rPr>
        <w:fldChar w:fldCharType="begin"/>
      </w:r>
      <w:r w:rsidRPr="00B00E3E">
        <w:rPr>
          <w:rFonts w:eastAsiaTheme="minorEastAsia"/>
          <w:strike/>
          <w:color w:val="000000" w:themeColor="text1"/>
          <w:rPrChange w:id="353" w:author="Hu Chuan-Peng" w:date="2023-09-07T02:36:00Z">
            <w:rPr>
              <w:rFonts w:eastAsiaTheme="minorEastAsia"/>
              <w:color w:val="000000" w:themeColor="text1"/>
            </w:rPr>
          </w:rPrChange>
        </w:rPr>
        <w:instrText xml:space="preserve"> ADDIN EN.CITE &lt;EndNote&gt;&lt;Cite&gt;&lt;Author&gt;Liljequist&lt;/Author&gt;&lt;Year&gt;2019&lt;/Year&gt;&lt;RecNum&gt;75&lt;/RecNum&gt;&lt;DisplayText&gt;(Liljequist et al., 2019)&lt;/DisplayText&gt;&lt;record&gt;&lt;rec-number&gt;75&lt;/rec-number&gt;&lt;foreign-keys&gt;&lt;key app="EN" db-id="92stxze02rwdwteeedrpas0htfx29za50wsw" timestamp="1693806035"&gt;75&lt;/key&gt;&lt;/foreign-keys&gt;&lt;ref-type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Pr="00B00E3E">
        <w:rPr>
          <w:rFonts w:eastAsiaTheme="minorEastAsia"/>
          <w:strike/>
          <w:color w:val="000000" w:themeColor="text1"/>
          <w:rPrChange w:id="354" w:author="Hu Chuan-Peng" w:date="2023-09-07T02:36:00Z">
            <w:rPr>
              <w:rFonts w:eastAsiaTheme="minorEastAsia"/>
              <w:color w:val="000000" w:themeColor="text1"/>
            </w:rPr>
          </w:rPrChange>
        </w:rPr>
        <w:fldChar w:fldCharType="separate"/>
      </w:r>
      <w:r w:rsidRPr="00B00E3E">
        <w:rPr>
          <w:rFonts w:eastAsiaTheme="minorEastAsia"/>
          <w:strike/>
          <w:noProof/>
          <w:color w:val="000000" w:themeColor="text1"/>
          <w:rPrChange w:id="355" w:author="Hu Chuan-Peng" w:date="2023-09-07T02:36:00Z">
            <w:rPr>
              <w:rFonts w:eastAsiaTheme="minorEastAsia"/>
              <w:noProof/>
              <w:color w:val="000000" w:themeColor="text1"/>
            </w:rPr>
          </w:rPrChange>
        </w:rPr>
        <w:t>(Liljequist et al., 2019)</w:t>
      </w:r>
      <w:r w:rsidRPr="00B00E3E">
        <w:rPr>
          <w:rFonts w:eastAsiaTheme="minorEastAsia"/>
          <w:strike/>
          <w:color w:val="000000" w:themeColor="text1"/>
          <w:rPrChange w:id="356" w:author="Hu Chuan-Peng" w:date="2023-09-07T02:36:00Z">
            <w:rPr>
              <w:rFonts w:eastAsiaTheme="minorEastAsia"/>
              <w:color w:val="000000" w:themeColor="text1"/>
            </w:rPr>
          </w:rPrChange>
        </w:rPr>
        <w:fldChar w:fldCharType="end"/>
      </w:r>
      <w:r w:rsidRPr="00B00E3E">
        <w:rPr>
          <w:rFonts w:eastAsiaTheme="minorEastAsia"/>
          <w:strike/>
          <w:color w:val="000000" w:themeColor="text1"/>
          <w:lang w:val="en-US"/>
          <w:rPrChange w:id="357" w:author="Hu Chuan-Peng" w:date="2023-09-07T02:36:00Z">
            <w:rPr>
              <w:rFonts w:eastAsiaTheme="minorEastAsia"/>
              <w:color w:val="000000" w:themeColor="text1"/>
              <w:lang w:val="en-US"/>
            </w:rPr>
          </w:rPrChange>
        </w:rPr>
        <w:t xml:space="preserve">. Thus, </w:t>
      </w:r>
      <w:r w:rsidRPr="00B00E3E">
        <w:rPr>
          <w:rFonts w:eastAsiaTheme="minorEastAsia"/>
          <w:strike/>
          <w:color w:val="000000" w:themeColor="text1"/>
          <w:rPrChange w:id="358" w:author="Hu Chuan-Peng" w:date="2023-09-07T02:36:00Z">
            <w:rPr>
              <w:rFonts w:eastAsiaTheme="minorEastAsia"/>
              <w:color w:val="000000" w:themeColor="text1"/>
            </w:rPr>
          </w:rPrChange>
        </w:rPr>
        <w:t xml:space="preserve">researchers </w:t>
      </w:r>
      <w:r w:rsidRPr="00B00E3E">
        <w:rPr>
          <w:strike/>
          <w:rPrChange w:id="359" w:author="Hu Chuan-Peng" w:date="2023-09-07T02:36:00Z">
            <w:rPr/>
          </w:rPrChange>
        </w:rPr>
        <w:t>should consider these factors when investigating individual differences using the SPMT.</w:t>
      </w:r>
      <w:r w:rsidR="00E263A5" w:rsidRPr="00B00E3E">
        <w:rPr>
          <w:strike/>
          <w:rPrChange w:id="360" w:author="Hu Chuan-Peng" w:date="2023-09-07T02:36:00Z">
            <w:rPr/>
          </w:rPrChange>
        </w:rPr>
        <w:t xml:space="preserve"> T</w:t>
      </w:r>
      <w:r w:rsidR="00E263A5" w:rsidRPr="00B00E3E">
        <w:rPr>
          <w:rFonts w:eastAsia="Calibri"/>
          <w:strike/>
          <w:lang w:val="en-US"/>
          <w:rPrChange w:id="361" w:author="Hu Chuan-Peng" w:date="2023-09-07T02:36:00Z">
            <w:rPr>
              <w:rFonts w:eastAsia="Calibri"/>
              <w:lang w:val="en-US"/>
            </w:rPr>
          </w:rPrChange>
        </w:rPr>
        <w:t xml:space="preserve">he issue of low reliability </w:t>
      </w:r>
      <w:r w:rsidR="00E263A5" w:rsidRPr="00B00E3E">
        <w:rPr>
          <w:strike/>
          <w:rPrChange w:id="362" w:author="Hu Chuan-Peng" w:date="2023-09-07T02:36:00Z">
            <w:rPr/>
          </w:rPrChange>
        </w:rPr>
        <w:t>at the individual level</w:t>
      </w:r>
      <w:r w:rsidR="00E263A5" w:rsidRPr="00B00E3E">
        <w:rPr>
          <w:rFonts w:eastAsia="Calibri"/>
          <w:strike/>
          <w:lang w:val="en-US"/>
          <w:rPrChange w:id="363" w:author="Hu Chuan-Peng" w:date="2023-09-07T02:36:00Z">
            <w:rPr>
              <w:rFonts w:eastAsia="Calibri"/>
              <w:lang w:val="en-US"/>
            </w:rPr>
          </w:rPrChange>
        </w:rPr>
        <w:t xml:space="preserve"> becomes especially problematic in correlational designs, including those that integrate experimental paradigms with questionnaires and utilize </w:t>
      </w:r>
      <w:r w:rsidR="00E263A5" w:rsidRPr="00B00E3E">
        <w:rPr>
          <w:rFonts w:eastAsia="Calibri"/>
          <w:strike/>
          <w:lang w:val="en-US"/>
          <w:rPrChange w:id="364" w:author="Hu Chuan-Peng" w:date="2023-09-07T02:36:00Z">
            <w:rPr>
              <w:rFonts w:eastAsia="Calibri"/>
              <w:lang w:val="en-US"/>
            </w:rPr>
          </w:rPrChange>
        </w:rPr>
        <w:lastRenderedPageBreak/>
        <w:t xml:space="preserve">structural equation modeling. These approaches </w:t>
      </w:r>
      <w:r w:rsidR="00E263A5" w:rsidRPr="00B00E3E">
        <w:rPr>
          <w:strike/>
          <w:lang w:val="en-US"/>
          <w:rPrChange w:id="365" w:author="Hu Chuan-Peng" w:date="2023-09-07T02:36:00Z">
            <w:rPr>
              <w:lang w:val="en-US"/>
            </w:rPr>
          </w:rPrChange>
        </w:rPr>
        <w:t>rely largely on</w:t>
      </w:r>
      <w:r w:rsidR="00E263A5" w:rsidRPr="00B00E3E">
        <w:rPr>
          <w:strike/>
          <w:rPrChange w:id="366" w:author="Hu Chuan-Peng" w:date="2023-09-07T02:36:00Z">
            <w:rPr/>
          </w:rPrChange>
        </w:rPr>
        <w:t xml:space="preserve"> natural variability in the measured constructs between different individuals</w:t>
      </w:r>
      <w:r w:rsidR="00E263A5" w:rsidRPr="00B00E3E">
        <w:rPr>
          <w:strike/>
          <w:lang w:val="en-US"/>
          <w:rPrChange w:id="367" w:author="Hu Chuan-Peng" w:date="2023-09-07T02:36:00Z">
            <w:rPr>
              <w:lang w:val="en-US"/>
            </w:rPr>
          </w:rPrChange>
        </w:rPr>
        <w:t>.</w:t>
      </w:r>
      <w:r w:rsidR="00E263A5" w:rsidRPr="00B00E3E">
        <w:rPr>
          <w:rStyle w:val="CommentReference"/>
          <w:strike/>
          <w:lang w:val="en-US"/>
          <w:rPrChange w:id="368" w:author="Hu Chuan-Peng" w:date="2023-09-07T02:36:00Z">
            <w:rPr>
              <w:rStyle w:val="CommentReference"/>
              <w:lang w:val="en-US"/>
            </w:rPr>
          </w:rPrChange>
        </w:rPr>
        <w:t xml:space="preserve"> </w:t>
      </w:r>
      <w:r w:rsidR="00E263A5" w:rsidRPr="00B00E3E">
        <w:rPr>
          <w:rFonts w:eastAsia="Calibri"/>
          <w:strike/>
          <w:lang w:val="en-US"/>
          <w:rPrChange w:id="369" w:author="Hu Chuan-Peng" w:date="2023-09-07T02:36:00Z">
            <w:rPr>
              <w:rFonts w:eastAsia="Calibri"/>
              <w:lang w:val="en-US"/>
            </w:rPr>
          </w:rPrChange>
        </w:rPr>
        <w:t xml:space="preserve">When there is limited natural variation in the measured variables among individuals, it can weaken the strength of the observed correlations between variables. </w:t>
      </w:r>
      <w:r w:rsidR="00E263A5" w:rsidRPr="00B00E3E">
        <w:rPr>
          <w:strike/>
          <w:rPrChange w:id="370" w:author="Hu Chuan-Peng" w:date="2023-09-07T02:36:00Z">
            <w:rPr/>
          </w:rPrChange>
        </w:rPr>
        <w:t xml:space="preserve"> </w:t>
      </w:r>
      <w:commentRangeEnd w:id="322"/>
      <w:r w:rsidR="00B00E3E">
        <w:rPr>
          <w:rStyle w:val="CommentReference"/>
        </w:rPr>
        <w:commentReference w:id="322"/>
      </w:r>
    </w:p>
    <w:p w14:paraId="4D105600" w14:textId="77777777" w:rsidR="00D963B2" w:rsidRDefault="00D963B2" w:rsidP="00E263A5">
      <w:pPr>
        <w:rPr>
          <w:rFonts w:eastAsiaTheme="minorEastAsia"/>
          <w:color w:val="000000" w:themeColor="text1"/>
          <w:lang w:val="en-US" w:eastAsia="zh-TW"/>
        </w:rPr>
      </w:pPr>
    </w:p>
    <w:p w14:paraId="417B599E" w14:textId="6C9C17EB" w:rsidR="00776E0B" w:rsidRPr="002C43B8" w:rsidRDefault="00776E0B" w:rsidP="002C43B8">
      <w:pPr>
        <w:pStyle w:val="Heading2"/>
        <w:spacing w:after="120"/>
        <w:rPr>
          <w:rFonts w:ascii="Times New Roman" w:hAnsi="Times New Roman"/>
          <w:lang w:val="en-US"/>
        </w:rPr>
      </w:pPr>
      <w:commentRangeStart w:id="371"/>
      <w:r w:rsidRPr="002C43B8">
        <w:rPr>
          <w:rFonts w:ascii="Times New Roman" w:hAnsi="Times New Roman"/>
          <w:lang w:val="en-US"/>
        </w:rPr>
        <w:t xml:space="preserve">Implications </w:t>
      </w:r>
      <w:r w:rsidR="00D963B2">
        <w:rPr>
          <w:rFonts w:ascii="Times New Roman" w:hAnsi="Times New Roman"/>
          <w:lang w:val="en-US"/>
        </w:rPr>
        <w:t>and Further Directions</w:t>
      </w:r>
      <w:commentRangeEnd w:id="371"/>
      <w:r w:rsidR="00B54B6F">
        <w:rPr>
          <w:rStyle w:val="CommentReference"/>
          <w:rFonts w:ascii="Times New Roman" w:eastAsia="Times New Roman" w:hAnsi="Times New Roman"/>
          <w:b w:val="0"/>
        </w:rPr>
        <w:commentReference w:id="371"/>
      </w:r>
    </w:p>
    <w:p w14:paraId="435CEBA4" w14:textId="77777777" w:rsidR="00B54B6F" w:rsidRDefault="00231B47" w:rsidP="00EE4E57">
      <w:pPr>
        <w:ind w:firstLineChars="100" w:firstLine="240"/>
        <w:rPr>
          <w:ins w:id="372" w:author="Hu Chuan-Peng" w:date="2023-09-07T02:37:00Z"/>
          <w:rFonts w:eastAsia="Calibri"/>
        </w:rPr>
      </w:pPr>
      <w:r w:rsidRPr="00F83FD2">
        <w:rPr>
          <w:rFonts w:eastAsiaTheme="minorEastAsia"/>
          <w:color w:val="000000" w:themeColor="text1"/>
        </w:rPr>
        <w:t xml:space="preserve">Our study </w:t>
      </w:r>
      <w:r w:rsidR="00DB3B1E" w:rsidRPr="00DB3B1E">
        <w:rPr>
          <w:rFonts w:eastAsiaTheme="minorEastAsia"/>
          <w:color w:val="000000" w:themeColor="text1"/>
        </w:rPr>
        <w:t xml:space="preserve">yields </w:t>
      </w:r>
      <w:r>
        <w:rPr>
          <w:rFonts w:eastAsiaTheme="minorEastAsia"/>
          <w:color w:val="000000" w:themeColor="text1"/>
        </w:rPr>
        <w:t>practical implications for researchers aiming to use SPMT</w:t>
      </w:r>
      <w:r w:rsidR="00DB3B1E">
        <w:rPr>
          <w:rFonts w:eastAsiaTheme="minorEastAsia"/>
          <w:color w:val="000000" w:themeColor="text1"/>
        </w:rPr>
        <w:t xml:space="preserve"> or improve it</w:t>
      </w:r>
      <w:r>
        <w:rPr>
          <w:rFonts w:eastAsiaTheme="minorEastAsia"/>
          <w:color w:val="000000" w:themeColor="text1"/>
        </w:rPr>
        <w:t>.</w:t>
      </w:r>
      <w:r w:rsidR="00E107FB">
        <w:rPr>
          <w:rFonts w:eastAsiaTheme="minorEastAsia"/>
          <w:color w:val="000000" w:themeColor="text1"/>
          <w:lang w:val="en-US"/>
        </w:rPr>
        <w:t xml:space="preserve"> </w:t>
      </w:r>
      <w:r w:rsidR="00E107FB">
        <w:rPr>
          <w:rFonts w:eastAsiaTheme="minorEastAsia"/>
          <w:color w:val="000000" w:themeColor="text1"/>
        </w:rPr>
        <w:t xml:space="preserve">First, </w:t>
      </w:r>
      <w:r w:rsidR="00E107FB">
        <w:rPr>
          <w:rFonts w:eastAsia="Calibri"/>
        </w:rPr>
        <w:t>o</w:t>
      </w:r>
      <w:r w:rsidR="00E107FB" w:rsidRPr="00231B47">
        <w:rPr>
          <w:rFonts w:eastAsia="Calibri"/>
        </w:rPr>
        <w:t xml:space="preserve">ur </w:t>
      </w:r>
      <w:del w:id="373" w:author="Hu Chuan-Peng" w:date="2023-09-07T02:37:00Z">
        <w:r w:rsidR="00E107FB" w:rsidRPr="00231B47" w:rsidDel="00B54B6F">
          <w:rPr>
            <w:rFonts w:eastAsia="Calibri" w:hint="eastAsia"/>
          </w:rPr>
          <w:delText xml:space="preserve">analyses </w:delText>
        </w:r>
      </w:del>
      <w:ins w:id="374" w:author="Hu Chuan-Peng" w:date="2023-09-07T02:37:00Z">
        <w:r w:rsidR="00B54B6F">
          <w:rPr>
            <w:rFonts w:eastAsia="Calibri" w:hint="eastAsia"/>
          </w:rPr>
          <w:t>results</w:t>
        </w:r>
        <w:r w:rsidR="00B54B6F">
          <w:rPr>
            <w:rFonts w:eastAsia="Calibri"/>
          </w:rPr>
          <w:t xml:space="preserve"> </w:t>
        </w:r>
      </w:ins>
      <w:r w:rsidR="00E107FB" w:rsidRPr="00231B47">
        <w:rPr>
          <w:rFonts w:eastAsia="Calibri"/>
        </w:rPr>
        <w:t xml:space="preserve">indicate that Reaction Time and Efficiency emerge as </w:t>
      </w:r>
      <w:r w:rsidR="00E107FB">
        <w:rPr>
          <w:rFonts w:eastAsia="Calibri"/>
        </w:rPr>
        <w:t xml:space="preserve">the most reliable measure of SPE, among all </w:t>
      </w:r>
      <w:r w:rsidR="00E107FB" w:rsidRPr="007764DA">
        <w:t>measures available in the SPMT</w:t>
      </w:r>
      <w:r w:rsidR="00E107FB" w:rsidRPr="00231B47">
        <w:rPr>
          <w:rFonts w:eastAsia="Calibri"/>
        </w:rPr>
        <w:t>. This is particularly true when quantifying the SPE as the contrast between self and stranger</w:t>
      </w:r>
      <w:r w:rsidR="00E107FB">
        <w:rPr>
          <w:rFonts w:eastAsia="Calibri"/>
        </w:rPr>
        <w:t xml:space="preserve"> </w:t>
      </w:r>
      <w:r w:rsidR="00E107FB" w:rsidRPr="00231B47">
        <w:rPr>
          <w:rFonts w:eastAsia="Calibri"/>
        </w:rPr>
        <w:t>condition.</w:t>
      </w:r>
      <w:r w:rsidR="00E107FB">
        <w:rPr>
          <w:rFonts w:eastAsia="Calibri"/>
          <w:lang w:val="en-US"/>
        </w:rPr>
        <w:t xml:space="preserve"> </w:t>
      </w:r>
      <w:r w:rsidR="00E107FB" w:rsidRPr="00DB3B1E">
        <w:rPr>
          <w:rFonts w:eastAsiaTheme="minorEastAsia"/>
          <w:color w:val="000000" w:themeColor="text1"/>
        </w:rPr>
        <w:t xml:space="preserve">The remaining outcome variables demonstrated low levels of </w:t>
      </w:r>
      <w:r w:rsidR="00D963B2">
        <w:rPr>
          <w:rFonts w:eastAsiaTheme="minorEastAsia"/>
          <w:color w:val="000000" w:themeColor="text1"/>
        </w:rPr>
        <w:t xml:space="preserve">internal </w:t>
      </w:r>
      <w:r w:rsidR="00E107FB" w:rsidRPr="00DB3B1E">
        <w:rPr>
          <w:rFonts w:eastAsiaTheme="minorEastAsia"/>
          <w:color w:val="000000" w:themeColor="text1"/>
        </w:rPr>
        <w:t xml:space="preserve">reliability, and our initial analysis into the factors influencing this </w:t>
      </w:r>
      <w:r w:rsidR="000A2EBE">
        <w:rPr>
          <w:rFonts w:eastAsiaTheme="minorEastAsia"/>
          <w:color w:val="000000" w:themeColor="text1"/>
          <w:lang w:val="en-US"/>
        </w:rPr>
        <w:t>individual level</w:t>
      </w:r>
      <w:r w:rsidR="000A2EBE" w:rsidRPr="00DB3B1E">
        <w:rPr>
          <w:rFonts w:eastAsiaTheme="minorEastAsia"/>
          <w:color w:val="000000" w:themeColor="text1"/>
        </w:rPr>
        <w:t xml:space="preserve"> </w:t>
      </w:r>
      <w:r w:rsidR="00E107FB" w:rsidRPr="00DB3B1E">
        <w:rPr>
          <w:rFonts w:eastAsiaTheme="minorEastAsia"/>
          <w:color w:val="000000" w:themeColor="text1"/>
        </w:rPr>
        <w:t xml:space="preserve">reliability </w:t>
      </w:r>
      <w:r w:rsidR="00E107FB" w:rsidRPr="00D85296">
        <w:rPr>
          <w:rFonts w:eastAsia="Calibri"/>
        </w:rPr>
        <w:t>deficiency indicates a probable connection to inadequate trial numbers and the emergence of a serial dependence effect.</w:t>
      </w:r>
      <w:r w:rsidR="0062265D">
        <w:rPr>
          <w:rFonts w:eastAsia="Calibri"/>
        </w:rPr>
        <w:t xml:space="preserve"> </w:t>
      </w:r>
    </w:p>
    <w:p w14:paraId="592E1E9C" w14:textId="6B053F5E" w:rsidR="00D85296" w:rsidRPr="00EE4E57" w:rsidRDefault="00566282" w:rsidP="00EE4E57">
      <w:pPr>
        <w:ind w:firstLineChars="100" w:firstLine="240"/>
        <w:rPr>
          <w:rFonts w:eastAsia="Calibri"/>
        </w:rPr>
      </w:pPr>
      <w:commentRangeStart w:id="375"/>
      <w:r w:rsidRPr="00D85296">
        <w:rPr>
          <w:rFonts w:eastAsia="Calibri"/>
        </w:rPr>
        <w:t xml:space="preserve">Second, </w:t>
      </w:r>
      <w:r w:rsidRPr="00B54B6F">
        <w:rPr>
          <w:rFonts w:eastAsia="Calibri"/>
          <w:strike/>
          <w:rPrChange w:id="376" w:author="Hu Chuan-Peng" w:date="2023-09-07T02:39:00Z">
            <w:rPr>
              <w:rFonts w:eastAsia="Calibri"/>
            </w:rPr>
          </w:rPrChange>
        </w:rPr>
        <w:t xml:space="preserve">for researchers interested </w:t>
      </w:r>
      <w:r w:rsidRPr="00B54B6F">
        <w:rPr>
          <w:rFonts w:eastAsia="Calibri"/>
          <w:strike/>
          <w:lang w:val="en-US"/>
          <w:rPrChange w:id="377" w:author="Hu Chuan-Peng" w:date="2023-09-07T02:39:00Z">
            <w:rPr>
              <w:rFonts w:eastAsia="Calibri"/>
              <w:lang w:val="en-US"/>
            </w:rPr>
          </w:rPrChange>
        </w:rPr>
        <w:t xml:space="preserve">repeated administration </w:t>
      </w:r>
      <w:r w:rsidRPr="00B54B6F">
        <w:rPr>
          <w:rFonts w:eastAsia="Calibri"/>
          <w:strike/>
          <w:rPrChange w:id="378" w:author="Hu Chuan-Peng" w:date="2023-09-07T02:39:00Z">
            <w:rPr>
              <w:rFonts w:eastAsia="Calibri"/>
            </w:rPr>
          </w:rPrChange>
        </w:rPr>
        <w:t>of SPE,</w:t>
      </w:r>
      <w:r w:rsidR="0062265D" w:rsidRPr="00B54B6F">
        <w:rPr>
          <w:rFonts w:eastAsia="Calibri"/>
          <w:strike/>
          <w:rPrChange w:id="379" w:author="Hu Chuan-Peng" w:date="2023-09-07T02:39:00Z">
            <w:rPr>
              <w:rFonts w:eastAsia="Calibri"/>
            </w:rPr>
          </w:rPrChange>
        </w:rPr>
        <w:t xml:space="preserve"> it's crucial to be aware that there is a significant degree of variability in the scores acquired from multiple administrations. Consequently, when this task is administered multiple times to the same individuals, it fails to generate consistent results</w:t>
      </w:r>
      <w:r w:rsidR="00EE4E57" w:rsidRPr="00B54B6F">
        <w:rPr>
          <w:rFonts w:eastAsia="Calibri"/>
          <w:strike/>
          <w:rPrChange w:id="380" w:author="Hu Chuan-Peng" w:date="2023-09-07T02:39:00Z">
            <w:rPr>
              <w:rFonts w:eastAsia="Calibri"/>
            </w:rPr>
          </w:rPrChange>
        </w:rPr>
        <w:t xml:space="preserve">. </w:t>
      </w:r>
      <w:r w:rsidR="00776E0B" w:rsidRPr="00B54B6F">
        <w:rPr>
          <w:rFonts w:eastAsia="Calibri"/>
          <w:strike/>
          <w:rPrChange w:id="381" w:author="Hu Chuan-Peng" w:date="2023-09-07T02:39:00Z">
            <w:rPr>
              <w:rFonts w:eastAsia="Calibri"/>
            </w:rPr>
          </w:rPrChange>
        </w:rPr>
        <w:t xml:space="preserve">For </w:t>
      </w:r>
      <w:r w:rsidR="00E107FB" w:rsidRPr="00B54B6F">
        <w:rPr>
          <w:rFonts w:eastAsia="Calibri"/>
          <w:strike/>
          <w:rPrChange w:id="382" w:author="Hu Chuan-Peng" w:date="2023-09-07T02:39:00Z">
            <w:rPr>
              <w:rFonts w:eastAsia="Calibri"/>
            </w:rPr>
          </w:rPrChange>
        </w:rPr>
        <w:t>researchers</w:t>
      </w:r>
      <w:r w:rsidR="00776E0B" w:rsidRPr="00B54B6F">
        <w:rPr>
          <w:rFonts w:eastAsia="Calibri"/>
          <w:strike/>
          <w:rPrChange w:id="383" w:author="Hu Chuan-Peng" w:date="2023-09-07T02:39:00Z">
            <w:rPr>
              <w:rFonts w:eastAsia="Calibri"/>
            </w:rPr>
          </w:rPrChange>
        </w:rPr>
        <w:t xml:space="preserve"> who interested in using SPMT as a measure</w:t>
      </w:r>
      <w:r w:rsidR="00E107FB" w:rsidRPr="00B54B6F">
        <w:rPr>
          <w:rFonts w:eastAsia="Calibri"/>
          <w:strike/>
          <w:rPrChange w:id="384" w:author="Hu Chuan-Peng" w:date="2023-09-07T02:39:00Z">
            <w:rPr>
              <w:rFonts w:eastAsia="Calibri"/>
            </w:rPr>
          </w:rPrChange>
        </w:rPr>
        <w:t xml:space="preserve"> individual difference in SPE, </w:t>
      </w:r>
      <w:r w:rsidR="00D85296" w:rsidRPr="00B54B6F">
        <w:rPr>
          <w:rFonts w:eastAsia="Calibri"/>
          <w:strike/>
          <w:rPrChange w:id="385" w:author="Hu Chuan-Peng" w:date="2023-09-07T02:39:00Z">
            <w:rPr>
              <w:rFonts w:eastAsia="Calibri"/>
            </w:rPr>
          </w:rPrChange>
        </w:rPr>
        <w:t>the current version of SPMT demonstrates limitations in capturing trait-like characteristics</w:t>
      </w:r>
      <w:r w:rsidR="00D85296" w:rsidRPr="00B54B6F">
        <w:rPr>
          <w:rFonts w:eastAsia="Calibri"/>
          <w:strike/>
          <w:lang w:val="en-US"/>
          <w:rPrChange w:id="386" w:author="Hu Chuan-Peng" w:date="2023-09-07T02:39:00Z">
            <w:rPr>
              <w:rFonts w:eastAsia="Calibri"/>
              <w:lang w:val="en-US"/>
            </w:rPr>
          </w:rPrChange>
        </w:rPr>
        <w:t>.</w:t>
      </w:r>
      <w:r w:rsidR="00D85296">
        <w:rPr>
          <w:rFonts w:eastAsia="Calibri"/>
          <w:lang w:val="en-US"/>
        </w:rPr>
        <w:t xml:space="preserve"> </w:t>
      </w:r>
      <w:commentRangeEnd w:id="375"/>
      <w:r w:rsidR="00B54B6F">
        <w:rPr>
          <w:rStyle w:val="CommentReference"/>
        </w:rPr>
        <w:commentReference w:id="375"/>
      </w:r>
      <w:r w:rsidR="00D85296" w:rsidRPr="00D85296">
        <w:rPr>
          <w:rFonts w:eastAsia="Calibri"/>
        </w:rPr>
        <w:t xml:space="preserve">Consequently, </w:t>
      </w:r>
      <w:r w:rsidR="00D85296">
        <w:rPr>
          <w:rFonts w:eastAsia="Calibri"/>
          <w:lang w:val="en-US"/>
        </w:rPr>
        <w:t xml:space="preserve">significant </w:t>
      </w:r>
      <w:r w:rsidR="00D85296" w:rsidRPr="00D85296">
        <w:rPr>
          <w:rFonts w:eastAsia="Calibri"/>
        </w:rPr>
        <w:t xml:space="preserve">modifications are imperative. </w:t>
      </w:r>
    </w:p>
    <w:p w14:paraId="1027BA01" w14:textId="05EBD8CF" w:rsidR="00776E0B" w:rsidRDefault="00D963B2" w:rsidP="00D963B2">
      <w:pPr>
        <w:ind w:firstLineChars="100" w:firstLine="240"/>
        <w:rPr>
          <w:rFonts w:eastAsiaTheme="minorEastAsia"/>
        </w:rPr>
      </w:pPr>
      <w:commentRangeStart w:id="387"/>
      <w:del w:id="388" w:author="Hu Chuan-Peng" w:date="2023-09-07T02:39:00Z">
        <w:r w:rsidDel="00B54B6F">
          <w:rPr>
            <w:rFonts w:eastAsiaTheme="minorEastAsia" w:hint="eastAsia"/>
            <w:color w:val="000000" w:themeColor="text1"/>
          </w:rPr>
          <w:delText>It is</w:delText>
        </w:r>
        <w:r w:rsidRPr="00F83FD2" w:rsidDel="00B54B6F">
          <w:rPr>
            <w:rFonts w:eastAsiaTheme="minorEastAsia" w:hint="eastAsia"/>
            <w:color w:val="000000" w:themeColor="text1"/>
          </w:rPr>
          <w:delText xml:space="preserve"> important to clarify </w:delText>
        </w:r>
        <w:r w:rsidDel="00B54B6F">
          <w:rPr>
            <w:rFonts w:eastAsiaTheme="minorEastAsia" w:hint="eastAsia"/>
            <w:color w:val="000000" w:themeColor="text1"/>
          </w:rPr>
          <w:delText xml:space="preserve">here that </w:delText>
        </w:r>
        <w:r w:rsidRPr="00F83FD2" w:rsidDel="00B54B6F">
          <w:rPr>
            <w:rFonts w:eastAsiaTheme="minorEastAsia" w:hint="eastAsia"/>
            <w:color w:val="000000" w:themeColor="text1"/>
          </w:rPr>
          <w:delText xml:space="preserve">the aim of our study, </w:delText>
        </w:r>
        <w:commentRangeEnd w:id="387"/>
        <w:r w:rsidR="00B54B6F" w:rsidDel="00B54B6F">
          <w:rPr>
            <w:rStyle w:val="CommentReference"/>
            <w:rFonts w:hint="eastAsia"/>
          </w:rPr>
          <w:commentReference w:id="387"/>
        </w:r>
        <w:r w:rsidRPr="00F83FD2" w:rsidDel="00B54B6F">
          <w:rPr>
            <w:rFonts w:eastAsiaTheme="minorEastAsia" w:hint="eastAsia"/>
            <w:color w:val="000000" w:themeColor="text1"/>
          </w:rPr>
          <w:delText xml:space="preserve">which primarily focused on exploratory purposes and providing information regarding the current state of reliability for the assessed </w:delText>
        </w:r>
        <w:r w:rsidDel="00B54B6F">
          <w:rPr>
            <w:rFonts w:eastAsiaTheme="minorEastAsia" w:hint="eastAsia"/>
            <w:color w:val="000000" w:themeColor="text1"/>
          </w:rPr>
          <w:delText>outcome variables</w:delText>
        </w:r>
        <w:r w:rsidRPr="00F83FD2" w:rsidDel="00B54B6F">
          <w:rPr>
            <w:rFonts w:eastAsiaTheme="minorEastAsia" w:hint="eastAsia"/>
            <w:color w:val="000000" w:themeColor="text1"/>
          </w:rPr>
          <w:delText xml:space="preserve">. Consequently, </w:delText>
        </w:r>
      </w:del>
      <w:ins w:id="389" w:author="Hu Chuan-Peng" w:date="2023-09-07T02:39:00Z">
        <w:r w:rsidR="00B54B6F">
          <w:rPr>
            <w:rFonts w:eastAsiaTheme="minorEastAsia" w:hint="eastAsia"/>
            <w:color w:val="000000" w:themeColor="text1"/>
          </w:rPr>
          <w:t>Third</w:t>
        </w:r>
        <w:r w:rsidR="00B54B6F">
          <w:rPr>
            <w:rFonts w:eastAsiaTheme="minorEastAsia"/>
            <w:color w:val="000000" w:themeColor="text1"/>
            <w:lang w:val="en-US"/>
          </w:rPr>
          <w:t xml:space="preserve">, </w:t>
        </w:r>
      </w:ins>
      <w:r w:rsidRPr="00F83FD2">
        <w:rPr>
          <w:rFonts w:eastAsiaTheme="minorEastAsia"/>
          <w:color w:val="000000" w:themeColor="text1"/>
        </w:rPr>
        <w:t xml:space="preserve">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w:t>
      </w:r>
      <w:r>
        <w:rPr>
          <w:rFonts w:eastAsiaTheme="minorEastAsia"/>
          <w:color w:val="000000" w:themeColor="text1"/>
        </w:rPr>
        <w:t xml:space="preserve"> (see </w:t>
      </w:r>
      <w:r>
        <w:rPr>
          <w:rFonts w:eastAsiaTheme="minorEastAsia"/>
          <w:color w:val="000000" w:themeColor="text1"/>
        </w:rPr>
        <w:fldChar w:fldCharType="begin"/>
      </w:r>
      <w:r>
        <w:rPr>
          <w:rFonts w:eastAsiaTheme="minorEastAsia"/>
          <w:color w:val="000000" w:themeColor="text1"/>
        </w:rPr>
        <w:instrText xml:space="preserve"> ADDIN EN.CITE &lt;EndNote&gt;&lt;Cite AuthorYear="1"&gt;&lt;Author&gt;Zorowitz&lt;/Author&gt;&lt;Year&gt;2023&lt;/Year&gt;&lt;RecNum&gt;16&lt;/RecNum&gt;&lt;DisplayText&gt;Zorowitz and Niv (2023)&lt;/DisplayText&gt;&lt;record&gt;&lt;rec-number&gt;16&lt;/rec-number&gt;&lt;foreign-keys&gt;&lt;key app="EN" db-id="92stxze02rwdwteeedrpas0htfx29za50wsw" timestamp="1693806035"&gt;16&lt;/key&gt;&lt;/foreign-keys&gt;&lt;ref-type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Zorowitz and Niv (2023)</w:t>
      </w:r>
      <w:r>
        <w:rPr>
          <w:rFonts w:eastAsiaTheme="minorEastAsia"/>
          <w:color w:val="000000" w:themeColor="text1"/>
        </w:rPr>
        <w:fldChar w:fldCharType="end"/>
      </w:r>
      <w:r>
        <w:rPr>
          <w:rFonts w:eastAsiaTheme="minorEastAsia" w:hint="eastAsia"/>
          <w:color w:val="000000" w:themeColor="text1"/>
        </w:rPr>
        <w:t>)</w:t>
      </w:r>
      <w:r>
        <w:rPr>
          <w:rFonts w:eastAsiaTheme="minorEastAsia"/>
          <w:color w:val="000000" w:themeColor="text1"/>
          <w:lang w:val="en-US"/>
        </w:rPr>
        <w:t xml:space="preserve">. For example, if researchers want to use SPMT in assessing individual </w:t>
      </w:r>
      <w:r w:rsidRPr="008972F0">
        <w:rPr>
          <w:rFonts w:eastAsiaTheme="minorEastAsia"/>
          <w:color w:val="000000" w:themeColor="text1"/>
        </w:rPr>
        <w:t xml:space="preserve">difference, there is a </w:t>
      </w:r>
      <w:r w:rsidRPr="00F83FD2">
        <w:rPr>
          <w:rFonts w:eastAsiaTheme="minorEastAsia"/>
          <w:color w:val="000000" w:themeColor="text1"/>
        </w:rPr>
        <w:t>need for a more nuanced task setting that can consistently capture performance nuances and reveal individual differences more sensitively</w:t>
      </w:r>
      <w:r w:rsidRPr="008972F0">
        <w:rPr>
          <w:rFonts w:eastAsiaTheme="minorEastAsia"/>
          <w:color w:val="000000" w:themeColor="text1"/>
        </w:rPr>
        <w:t xml:space="preserve">. Recent study on gamification of cognitive tasks have shown that incorporating gamification elements can effectively improve data quality and assessment efficacy </w:t>
      </w:r>
      <w:r w:rsidRPr="008972F0">
        <w:rPr>
          <w:rFonts w:eastAsiaTheme="minorEastAsia"/>
          <w:color w:val="000000" w:themeColor="text1"/>
        </w:rPr>
        <w:fldChar w:fldCharType="begin"/>
      </w:r>
      <w:r>
        <w:rPr>
          <w:rFonts w:eastAsiaTheme="minorEastAsia"/>
          <w:color w:val="000000" w:themeColor="text1"/>
        </w:rPr>
        <w:instrText xml:space="preserve"> ADDIN EN.CITE &lt;EndNote&gt;&lt;Cite&gt;&lt;Author&gt;Friehs&lt;/Author&gt;&lt;Year&gt;2020&lt;/Year&gt;&lt;RecNum&gt;76&lt;/RecNum&gt;&lt;DisplayText&gt;(Friehs et al., 2020)&lt;/DisplayText&gt;&lt;record&gt;&lt;rec-number&gt;76&lt;/rec-number&gt;&lt;foreign-keys&gt;&lt;key app="EN" db-id="92stxze02rwdwteeedrpas0htfx29za50wsw" timestamp="1693806035"&gt;76&lt;/key&gt;&lt;/foreign-keys&gt;&lt;ref-type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Pr="008972F0">
        <w:rPr>
          <w:rFonts w:eastAsiaTheme="minorEastAsia"/>
          <w:color w:val="000000" w:themeColor="text1"/>
        </w:rPr>
        <w:fldChar w:fldCharType="separate"/>
      </w:r>
      <w:r>
        <w:rPr>
          <w:rFonts w:eastAsiaTheme="minorEastAsia"/>
          <w:noProof/>
          <w:color w:val="000000" w:themeColor="text1"/>
        </w:rPr>
        <w:t>(Friehs et al., 2020)</w:t>
      </w:r>
      <w:r w:rsidRPr="008972F0">
        <w:rPr>
          <w:rFonts w:eastAsiaTheme="minorEastAsia"/>
          <w:color w:val="000000" w:themeColor="text1"/>
        </w:rPr>
        <w:fldChar w:fldCharType="end"/>
      </w:r>
      <w:r w:rsidRPr="008972F0">
        <w:rPr>
          <w:rFonts w:eastAsiaTheme="minorEastAsia"/>
          <w:color w:val="000000" w:themeColor="text1"/>
        </w:rPr>
        <w:t>.</w:t>
      </w:r>
      <w:r w:rsidRPr="000A2EBE">
        <w:rPr>
          <w:rFonts w:eastAsiaTheme="minorEastAsia"/>
          <w:color w:val="000000" w:themeColor="text1"/>
        </w:rPr>
        <w:t xml:space="preserve"> Moreover, Despite </w:t>
      </w:r>
      <w:r w:rsidR="00EE4E57">
        <w:rPr>
          <w:rFonts w:eastAsiaTheme="minorEastAsia"/>
          <w:color w:val="000000" w:themeColor="text1"/>
        </w:rPr>
        <w:t xml:space="preserve">the </w:t>
      </w:r>
      <w:r w:rsidRPr="000A2EBE">
        <w:rPr>
          <w:rFonts w:eastAsiaTheme="minorEastAsia"/>
          <w:color w:val="000000" w:themeColor="text1"/>
        </w:rPr>
        <w:t xml:space="preserve">psychometric shortcomings in assessing individual difference, </w:t>
      </w:r>
      <w:r w:rsidRPr="000A2EBE">
        <w:rPr>
          <w:rFonts w:eastAsiaTheme="minorEastAsia"/>
          <w:color w:val="000000" w:themeColor="text1"/>
        </w:rPr>
        <w:fldChar w:fldCharType="begin"/>
      </w:r>
      <w:r>
        <w:rPr>
          <w:rFonts w:eastAsiaTheme="minorEastAsia"/>
          <w:color w:val="000000" w:themeColor="text1"/>
        </w:rPr>
        <w:instrText xml:space="preserve"> ADDIN EN.CITE &lt;EndNote&gt;&lt;Cite AuthorYear="1"&gt;&lt;Author&gt;Enkavi&lt;/Author&gt;&lt;Year&gt;2019&lt;/Year&gt;&lt;RecNum&gt;22&lt;/RecNum&gt;&lt;DisplayText&gt;Enkavi et al. (2019)&lt;/DisplayText&gt;&lt;record&gt;&lt;rec-number&gt;22&lt;/rec-number&gt;&lt;foreign-keys&gt;&lt;key app="EN" db-id="92stxze02rwdwteeedrpas0htfx29za50wsw" timestamp="1693806035"&gt;22&lt;/key&gt;&lt;/foreign-keys&gt;&lt;ref-type name="Journal Article"&gt;17&lt;/ref-type&gt;&lt;contributors&gt;&lt;authors&gt;&lt;author&gt;Enkavi, A. Zeynep&lt;/author&gt;&lt;author&gt;Eisenberg, Ian W.&lt;/author&gt;&lt;author&gt;Bissett, Patrick G.&lt;/author&gt;&lt;author&gt;Mazza, Gina L.&lt;/author&gt;&lt;author&gt;MacKinnon, David P.&lt;/author&gt;&lt;author&gt;Marsch, Lisa A.&lt;/author&gt;&lt;author&gt;Poldrack, Russell A.&lt;/author&gt;&lt;/authors&gt;&lt;/contributors&gt;&lt;titles&gt;&lt;title&gt;Large-scale analysis of test–retest reliabilities of self-regulation measures&lt;/title&gt;&lt;secondary-title&gt;Proceedings of the National Academy of Sciences&lt;/secondary-title&gt;&lt;/titles&gt;&lt;periodical&gt;&lt;full-title&gt;Proceedings of the National Academy of Sciences&lt;/full-title&gt;&lt;/periodical&gt;&lt;pages&gt;5472-5477&lt;/pages&gt;&lt;volume&gt;116&lt;/volume&gt;&lt;number&gt;12&lt;/number&gt;&lt;dates&gt;&lt;year&gt;2019&lt;/year&gt;&lt;/dates&gt;&lt;urls&gt;&lt;related-urls&gt;&lt;url&gt;https://www.pnas.org/doi/abs/10.1073/pnas.1818430116&lt;/url&gt;&lt;/related-urls&gt;&lt;/urls&gt;&lt;electronic-resource-num&gt;doi:10.1073/pnas.1818430116&lt;/electronic-resource-num&gt;&lt;/record&gt;&lt;/Cite&gt;&lt;/EndNote&gt;</w:instrText>
      </w:r>
      <w:r w:rsidRPr="000A2EBE">
        <w:rPr>
          <w:rFonts w:eastAsiaTheme="minorEastAsia"/>
          <w:color w:val="000000" w:themeColor="text1"/>
        </w:rPr>
        <w:fldChar w:fldCharType="separate"/>
      </w:r>
      <w:r w:rsidRPr="000A2EBE">
        <w:rPr>
          <w:rFonts w:eastAsiaTheme="minorEastAsia"/>
          <w:noProof/>
          <w:color w:val="000000" w:themeColor="text1"/>
        </w:rPr>
        <w:t>Enkavi et al. (2019)</w:t>
      </w:r>
      <w:r w:rsidRPr="000A2EBE">
        <w:rPr>
          <w:rFonts w:eastAsiaTheme="minorEastAsia"/>
          <w:color w:val="000000" w:themeColor="text1"/>
        </w:rPr>
        <w:fldChar w:fldCharType="end"/>
      </w:r>
      <w:r w:rsidRPr="000A2EBE">
        <w:rPr>
          <w:rFonts w:eastAsiaTheme="minorEastAsia"/>
          <w:color w:val="000000" w:themeColor="text1"/>
        </w:rPr>
        <w:t xml:space="preserve"> propose that the results of cognitive tasks' outcome variables can be combined using data-driven methods. These methods aim to derive more consistent latent variables, which could be better suited for trait-like treatment.</w:t>
      </w:r>
      <w:r>
        <w:rPr>
          <w:rFonts w:eastAsiaTheme="minorEastAsia"/>
          <w:color w:val="000000" w:themeColor="text1"/>
        </w:rPr>
        <w:t xml:space="preserve"> </w:t>
      </w:r>
      <w:r w:rsidRPr="008972F0">
        <w:rPr>
          <w:rFonts w:eastAsiaTheme="minorEastAsia"/>
          <w:color w:val="000000" w:themeColor="text1"/>
        </w:rPr>
        <w:t xml:space="preserve">Hence, introducing modifications to the SPMT by integrating dynamic elements, such as gamification components, </w:t>
      </w:r>
      <w:r>
        <w:rPr>
          <w:rFonts w:eastAsiaTheme="minorEastAsia"/>
          <w:color w:val="000000" w:themeColor="text1"/>
          <w:lang w:val="en-US"/>
        </w:rPr>
        <w:t xml:space="preserve">or using </w:t>
      </w:r>
      <w:r w:rsidRPr="000A2EBE">
        <w:rPr>
          <w:rFonts w:eastAsiaTheme="minorEastAsia"/>
          <w:color w:val="000000" w:themeColor="text1"/>
        </w:rPr>
        <w:t>data-driven</w:t>
      </w:r>
      <w:r>
        <w:rPr>
          <w:rFonts w:eastAsiaTheme="minorEastAsia"/>
          <w:color w:val="000000" w:themeColor="text1"/>
          <w:lang w:val="en-US"/>
        </w:rPr>
        <w:t xml:space="preserve"> approach to undriveable </w:t>
      </w:r>
      <w:r w:rsidRPr="000A2EBE">
        <w:rPr>
          <w:rFonts w:eastAsiaTheme="minorEastAsia"/>
          <w:color w:val="000000" w:themeColor="text1"/>
        </w:rPr>
        <w:t>latent variables</w:t>
      </w:r>
      <w:r>
        <w:rPr>
          <w:rFonts w:eastAsiaTheme="minorEastAsia"/>
          <w:color w:val="000000" w:themeColor="text1"/>
          <w:lang w:val="en-US"/>
        </w:rPr>
        <w:t xml:space="preserve"> of SPMT </w:t>
      </w:r>
      <w:r w:rsidRPr="008972F0">
        <w:rPr>
          <w:rFonts w:eastAsiaTheme="minorEastAsia" w:hint="eastAsia"/>
          <w:color w:val="000000" w:themeColor="text1"/>
        </w:rPr>
        <w:t>h</w:t>
      </w:r>
      <w:r w:rsidRPr="008972F0">
        <w:rPr>
          <w:rFonts w:eastAsiaTheme="minorEastAsia"/>
          <w:color w:val="000000" w:themeColor="text1"/>
        </w:rPr>
        <w:t>olds the potential to amplify its efficacy in capturing distinctive individual variations.</w:t>
      </w:r>
      <w:r>
        <w:rPr>
          <w:rFonts w:eastAsiaTheme="minorEastAsia"/>
          <w:color w:val="000000" w:themeColor="text1"/>
          <w:lang w:val="en-US"/>
        </w:rPr>
        <w:t xml:space="preserve"> </w:t>
      </w:r>
      <w:r w:rsidRPr="00A37F7F">
        <w:rPr>
          <w:rFonts w:eastAsiaTheme="minorEastAsia"/>
        </w:rPr>
        <w:t xml:space="preserve">These </w:t>
      </w:r>
      <w:r>
        <w:rPr>
          <w:rFonts w:eastAsiaTheme="minorEastAsia"/>
          <w:lang w:val="en-US"/>
        </w:rPr>
        <w:t xml:space="preserve">further explorations </w:t>
      </w:r>
      <w:r>
        <w:rPr>
          <w:rFonts w:eastAsiaTheme="minorEastAsia"/>
        </w:rPr>
        <w:t xml:space="preserve">will </w:t>
      </w:r>
      <w:r w:rsidRPr="00A37F7F">
        <w:rPr>
          <w:rFonts w:eastAsiaTheme="minorEastAsia"/>
        </w:rPr>
        <w:t xml:space="preserve">have </w:t>
      </w:r>
      <w:r w:rsidRPr="003A0CE9">
        <w:rPr>
          <w:rFonts w:eastAsiaTheme="minorEastAsia"/>
        </w:rPr>
        <w:t xml:space="preserve">important </w:t>
      </w:r>
      <w:r w:rsidRPr="00A37F7F">
        <w:rPr>
          <w:rFonts w:eastAsiaTheme="minorEastAsia"/>
        </w:rPr>
        <w:t>implications for future task design and data collection protocols.</w:t>
      </w:r>
    </w:p>
    <w:p w14:paraId="0F28E319" w14:textId="77777777" w:rsidR="00D963B2" w:rsidRDefault="00D963B2" w:rsidP="00D963B2">
      <w:pPr>
        <w:ind w:firstLineChars="100" w:firstLine="240"/>
        <w:rPr>
          <w:rFonts w:eastAsiaTheme="minorEastAsia"/>
        </w:rPr>
      </w:pPr>
    </w:p>
    <w:p w14:paraId="7197F926" w14:textId="1E9534CD" w:rsidR="00776E0B" w:rsidRPr="00E14AB7" w:rsidRDefault="00776E0B" w:rsidP="00E14AB7">
      <w:pPr>
        <w:pStyle w:val="Heading2"/>
        <w:spacing w:after="120"/>
        <w:rPr>
          <w:rFonts w:ascii="Times New Roman" w:hAnsi="Times New Roman"/>
          <w:lang w:val="en-US"/>
        </w:rPr>
      </w:pPr>
      <w:r w:rsidRPr="00E14AB7">
        <w:rPr>
          <w:rFonts w:ascii="Times New Roman" w:hAnsi="Times New Roman"/>
          <w:lang w:val="en-US"/>
        </w:rPr>
        <w:t>Limitations</w:t>
      </w:r>
    </w:p>
    <w:p w14:paraId="1F75BDD3" w14:textId="18E86E18" w:rsidR="00231B47" w:rsidRPr="008972F0" w:rsidRDefault="008972F0" w:rsidP="008972F0">
      <w:pPr>
        <w:ind w:firstLineChars="100" w:firstLine="240"/>
        <w:rPr>
          <w:rFonts w:eastAsiaTheme="minorEastAsia"/>
          <w:color w:val="000000" w:themeColor="text1"/>
        </w:rPr>
      </w:pPr>
      <w:r w:rsidRPr="008972F0">
        <w:rPr>
          <w:rFonts w:eastAsiaTheme="minorEastAsia"/>
          <w:color w:val="000000" w:themeColor="text1"/>
        </w:rPr>
        <w:t>Several limitations warrant acknowledgment.</w:t>
      </w:r>
      <w:r>
        <w:rPr>
          <w:rFonts w:eastAsiaTheme="minorEastAsia"/>
          <w:color w:val="000000" w:themeColor="text1"/>
          <w:lang w:val="en-US"/>
        </w:rPr>
        <w:t xml:space="preserve"> </w:t>
      </w:r>
      <w:r w:rsidR="00A53B34" w:rsidRPr="00F83FD2">
        <w:rPr>
          <w:rFonts w:eastAsiaTheme="minorEastAsia"/>
          <w:color w:val="000000" w:themeColor="text1"/>
        </w:rPr>
        <w:t>Firstly, although we made efforts to enhance sample diversity by including open data whenever possible, it is important to note that the majority of our samples still consisted of individuals from what is commonly referred to as "</w:t>
      </w:r>
      <w:r w:rsidR="00A53B34">
        <w:rPr>
          <w:rFonts w:eastAsiaTheme="minorEastAsia"/>
          <w:color w:val="000000" w:themeColor="text1"/>
        </w:rPr>
        <w:t>WEIRD</w:t>
      </w:r>
      <w:r w:rsidR="00A53B34" w:rsidRPr="00F83FD2">
        <w:rPr>
          <w:rFonts w:eastAsiaTheme="minorEastAsia"/>
          <w:color w:val="000000" w:themeColor="text1"/>
        </w:rPr>
        <w:t xml:space="preserve">" populations </w:t>
      </w:r>
      <w:r w:rsidR="00A53B34" w:rsidRPr="00F83FD2">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&lt;EndNote&gt;&lt;Cite&gt;&lt;Author&gt;Rad&lt;/Author&gt;&lt;Year&gt;2018&lt;/Year&gt;&lt;RecNum&gt;77&lt;/RecNum&gt;&lt;DisplayText&gt;(Rad et al., 2018; Yue et al., 2023)&lt;/DisplayText&gt;&lt;record&gt;&lt;rec-number&gt;77&lt;/rec-number&gt;&lt;foreign-keys&gt;&lt;key app="EN" db-id="92stxze02rwdwteeedrpas0htfx29za50wsw" timestamp="1693806035"&gt;77&lt;/key&gt;&lt;/foreign-keys&gt;&lt;ref-type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78&lt;/RecNum&gt;&lt;record&gt;&lt;rec-number&gt;78&lt;/rec-number&gt;&lt;foreign-keys&gt;&lt;key app="EN" db-id="92stxze02rwdwteeedrpas0htfx29za50wsw" timestamp="1693806035"&gt;78&lt;/key&gt;&lt;/foreign-keys&gt;&lt;ref-type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00A53B34" w:rsidRPr="00F83FD2">
        <w:rPr>
          <w:rFonts w:eastAsiaTheme="minorEastAsia"/>
          <w:color w:val="000000" w:themeColor="text1"/>
        </w:rPr>
        <w:fldChar w:fldCharType="separate"/>
      </w:r>
      <w:r w:rsidR="003B4116">
        <w:rPr>
          <w:rFonts w:eastAsiaTheme="minorEastAsia"/>
          <w:noProof/>
          <w:color w:val="000000" w:themeColor="text1"/>
        </w:rPr>
        <w:t>(Rad et al., 2018; Yue et al., 2023)</w:t>
      </w:r>
      <w:r w:rsidR="00A53B34" w:rsidRPr="00F83FD2">
        <w:rPr>
          <w:rFonts w:eastAsiaTheme="minorEastAsia"/>
          <w:color w:val="000000" w:themeColor="text1"/>
        </w:rPr>
        <w:fldChar w:fldCharType="end"/>
      </w:r>
      <w:r w:rsidR="00A53B34"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w:t>
      </w:r>
      <w:r w:rsidR="002A7023">
        <w:rPr>
          <w:rFonts w:eastAsiaTheme="minorEastAsia"/>
          <w:color w:val="000000" w:themeColor="text1"/>
        </w:rPr>
        <w:t xml:space="preserve">one </w:t>
      </w:r>
      <w:r w:rsidR="00A53B34" w:rsidRPr="00F83FD2">
        <w:rPr>
          <w:rFonts w:eastAsiaTheme="minorEastAsia"/>
          <w:color w:val="000000" w:themeColor="text1"/>
        </w:rPr>
        <w:t xml:space="preserve">dataset had longitudinal data available, which could potentially limit the representativeness of the results. </w:t>
      </w:r>
      <w:r w:rsidR="00A53B34">
        <w:rPr>
          <w:rFonts w:eastAsiaTheme="minorEastAsia" w:hint="eastAsia"/>
          <w:color w:val="000000" w:themeColor="text1"/>
        </w:rPr>
        <w:t>This</w:t>
      </w:r>
      <w:r w:rsidR="00A53B34">
        <w:rPr>
          <w:rFonts w:eastAsiaTheme="minorEastAsia"/>
          <w:color w:val="000000" w:themeColor="text1"/>
        </w:rPr>
        <w:t xml:space="preserve"> </w:t>
      </w:r>
      <w:r w:rsidR="00A53B34">
        <w:rPr>
          <w:rFonts w:eastAsiaTheme="minorEastAsia" w:hint="eastAsia"/>
          <w:color w:val="000000" w:themeColor="text1"/>
        </w:rPr>
        <w:t>issue</w:t>
      </w:r>
      <w:r w:rsidR="00A53B34">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00A53B34" w:rsidRPr="00F83FD2">
        <w:rPr>
          <w:rFonts w:eastAsiaTheme="minorEastAsia"/>
          <w:color w:val="000000" w:themeColor="text1"/>
        </w:rPr>
        <w:t xml:space="preserve">Furthermore, the majority of the studies included in our analysis </w:t>
      </w:r>
      <w:r w:rsidR="00A53B34" w:rsidRPr="00F83FD2">
        <w:rPr>
          <w:rFonts w:eastAsiaTheme="minorEastAsia"/>
          <w:color w:val="000000" w:themeColor="text1"/>
        </w:rPr>
        <w:lastRenderedPageBreak/>
        <w:t>focused on adults from healthy populations. Therefore, further investigation is needed to include more datasets with a more diverse population in order to determine the reliability of the SPMT in different settings.</w:t>
      </w:r>
      <w:r w:rsidR="00A53B34" w:rsidRPr="00F83FD2">
        <w:rPr>
          <w:rFonts w:eastAsiaTheme="minorEastAsia"/>
          <w:color w:val="000000" w:themeColor="text1"/>
          <w:lang w:val="en-US"/>
        </w:rPr>
        <w:t xml:space="preserve"> </w:t>
      </w:r>
      <w:r w:rsidR="00776E0B">
        <w:rPr>
          <w:rFonts w:eastAsiaTheme="minorEastAsia"/>
          <w:color w:val="000000" w:themeColor="text1"/>
          <w:lang w:val="en-US"/>
        </w:rPr>
        <w:t xml:space="preserve">Finally, we did not use hierarchical models, which may reveal different results. We are doing so to </w:t>
      </w:r>
      <w:r w:rsidR="0018631E">
        <w:rPr>
          <w:rFonts w:eastAsiaTheme="minorEastAsia"/>
          <w:color w:val="000000" w:themeColor="text1"/>
          <w:lang w:val="en-US"/>
        </w:rPr>
        <w:t>reveal</w:t>
      </w:r>
      <w:r w:rsidR="00776E0B">
        <w:rPr>
          <w:rFonts w:eastAsiaTheme="minorEastAsia"/>
          <w:color w:val="000000" w:themeColor="text1"/>
          <w:lang w:val="en-US"/>
        </w:rPr>
        <w:t xml:space="preserve"> the reliability of the conventional ways of measuring SPE. Future </w:t>
      </w:r>
      <w:r w:rsidR="002C43B8">
        <w:rPr>
          <w:rFonts w:eastAsiaTheme="minorEastAsia"/>
          <w:color w:val="000000" w:themeColor="text1"/>
          <w:lang w:val="en-US"/>
        </w:rPr>
        <w:t>studies</w:t>
      </w:r>
      <w:r w:rsidR="00776E0B">
        <w:rPr>
          <w:rFonts w:eastAsiaTheme="minorEastAsia"/>
          <w:color w:val="000000" w:themeColor="text1"/>
          <w:lang w:val="en-US"/>
        </w:rPr>
        <w:t xml:space="preserve"> may consider introducing new </w:t>
      </w:r>
      <w:r w:rsidR="002C43B8">
        <w:rPr>
          <w:rFonts w:eastAsiaTheme="minorEastAsia"/>
          <w:color w:val="000000" w:themeColor="text1"/>
          <w:lang w:val="en-US"/>
        </w:rPr>
        <w:t>statistical</w:t>
      </w:r>
      <w:r w:rsidR="00776E0B">
        <w:rPr>
          <w:rFonts w:eastAsiaTheme="minorEastAsia"/>
          <w:color w:val="000000" w:themeColor="text1"/>
          <w:lang w:val="en-US"/>
        </w:rPr>
        <w:t xml:space="preserve"> methods to improve the </w:t>
      </w:r>
      <w:r w:rsidR="002C43B8">
        <w:rPr>
          <w:rFonts w:eastAsiaTheme="minorEastAsia"/>
          <w:color w:val="000000" w:themeColor="text1"/>
          <w:lang w:val="en-US"/>
        </w:rPr>
        <w:t>reliability</w:t>
      </w:r>
      <w:r w:rsidR="00776E0B">
        <w:rPr>
          <w:rFonts w:eastAsiaTheme="minorEastAsia"/>
          <w:color w:val="000000" w:themeColor="text1"/>
          <w:lang w:val="en-US"/>
        </w:rPr>
        <w:t xml:space="preserve"> of SPMT.  </w:t>
      </w:r>
    </w:p>
    <w:p w14:paraId="546927DF" w14:textId="77777777" w:rsidR="00A53B34" w:rsidRPr="00A53B34" w:rsidRDefault="00A53B34" w:rsidP="00A53B34">
      <w:pPr>
        <w:ind w:firstLineChars="100" w:firstLine="240"/>
        <w:rPr>
          <w:rFonts w:eastAsiaTheme="minorEastAsia"/>
          <w:color w:val="000000" w:themeColor="text1"/>
          <w:lang w:val="en-US"/>
        </w:rPr>
      </w:pPr>
    </w:p>
    <w:p w14:paraId="35F819A3" w14:textId="1319234A" w:rsidR="00231B47" w:rsidRPr="00231B47" w:rsidRDefault="00231B47" w:rsidP="00231B47">
      <w:pPr>
        <w:pStyle w:val="Heading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6D9E6E64" w:rsidR="00586F83" w:rsidRPr="002A7023" w:rsidRDefault="007E1323" w:rsidP="002A7023">
      <w:pPr>
        <w:ind w:firstLineChars="100" w:firstLine="240"/>
        <w:rPr>
          <w:noProof/>
          <w:lang w:val="en-US"/>
        </w:rPr>
      </w:pPr>
      <w:del w:id="390" w:author="Hu Chuan-Peng" w:date="2023-09-07T02:41:00Z">
        <w:r w:rsidDel="00166435">
          <w:rPr>
            <w:rFonts w:eastAsiaTheme="minorEastAsia" w:hint="eastAsia"/>
          </w:rPr>
          <w:delText xml:space="preserve">In conclusion, this </w:delText>
        </w:r>
      </w:del>
      <w:ins w:id="391" w:author="Hu Chuan-Peng" w:date="2023-09-07T02:41:00Z">
        <w:r w:rsidR="00166435">
          <w:rPr>
            <w:rFonts w:eastAsiaTheme="minorEastAsia" w:hint="eastAsia"/>
          </w:rPr>
          <w:t>This</w:t>
        </w:r>
        <w:r w:rsidR="00166435">
          <w:rPr>
            <w:rFonts w:eastAsiaTheme="minorEastAsia"/>
          </w:rPr>
          <w:t xml:space="preserve"> </w:t>
        </w:r>
      </w:ins>
      <w:r>
        <w:rPr>
          <w:rFonts w:eastAsiaTheme="minorEastAsia"/>
        </w:rPr>
        <w:t xml:space="preserve">study provides </w:t>
      </w:r>
      <w:ins w:id="392" w:author="Hu Chuan-Peng" w:date="2023-09-07T02:41:00Z">
        <w:r w:rsidR="00166435">
          <w:rPr>
            <w:rFonts w:eastAsiaTheme="minorEastAsia"/>
          </w:rPr>
          <w:t xml:space="preserve">an </w:t>
        </w:r>
      </w:ins>
      <w:r>
        <w:rPr>
          <w:rFonts w:eastAsiaTheme="minorEastAsia"/>
        </w:rPr>
        <w:t>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w:t>
      </w:r>
      <w:del w:id="393" w:author="Hu Chuan-Peng" w:date="2023-09-07T02:41:00Z">
        <w:r w:rsidR="00D70160" w:rsidRPr="003A0CE9" w:rsidDel="00166435">
          <w:rPr>
            <w:rFonts w:eastAsiaTheme="minorEastAsia"/>
          </w:rPr>
          <w:delText xml:space="preserve"> and highlights important considerations for interpreting its reliabilities</w:delText>
        </w:r>
      </w:del>
      <w:r w:rsidR="00D70160" w:rsidRPr="003A0CE9">
        <w:rPr>
          <w:rFonts w:eastAsiaTheme="minorEastAsia"/>
        </w:rPr>
        <w:t>.</w:t>
      </w:r>
      <w:r w:rsidR="00231B47">
        <w:rPr>
          <w:rFonts w:eastAsiaTheme="minorEastAsia"/>
        </w:rPr>
        <w:t xml:space="preserve"> </w:t>
      </w:r>
      <w:r w:rsidR="00D70160" w:rsidRPr="003A0CE9">
        <w:rPr>
          <w:rFonts w:eastAsiaTheme="minorEastAsia"/>
        </w:rPr>
        <w:t xml:space="preserve">We </w:t>
      </w:r>
      <w:del w:id="394" w:author="Hu Chuan-Peng" w:date="2023-09-07T02:41:00Z">
        <w:r w:rsidR="00D70160" w:rsidRPr="003A0CE9" w:rsidDel="00166435">
          <w:rPr>
            <w:rFonts w:eastAsiaTheme="minorEastAsia" w:hint="eastAsia"/>
          </w:rPr>
          <w:delText xml:space="preserve">have demonstrated </w:delText>
        </w:r>
      </w:del>
      <w:ins w:id="395" w:author="Hu Chuan-Peng" w:date="2023-09-07T02:41:00Z">
        <w:r w:rsidR="00166435">
          <w:rPr>
            <w:rFonts w:eastAsiaTheme="minorEastAsia" w:hint="eastAsia"/>
          </w:rPr>
          <w:t>found</w:t>
        </w:r>
        <w:r w:rsidR="00166435">
          <w:rPr>
            <w:rFonts w:eastAsiaTheme="minorEastAsia"/>
            <w:lang w:val="en-US"/>
          </w:rPr>
          <w:t xml:space="preserve"> </w:t>
        </w:r>
      </w:ins>
      <w:ins w:id="396" w:author="Hu Chuan-Peng" w:date="2023-09-07T02:42:00Z">
        <w:r w:rsidR="00166435">
          <w:rPr>
            <w:rFonts w:eastAsiaTheme="minorEastAsia"/>
            <w:lang w:val="en-US"/>
          </w:rPr>
          <w:t xml:space="preserve">a robust </w:t>
        </w:r>
      </w:ins>
      <w:ins w:id="397" w:author="Hu Chuan-Peng" w:date="2023-09-07T02:43:00Z">
        <w:r w:rsidR="00166435">
          <w:rPr>
            <w:rFonts w:eastAsiaTheme="minorEastAsia"/>
            <w:lang w:val="en-US"/>
          </w:rPr>
          <w:t xml:space="preserve">self-prioritization effect for reaction times, efficiency, and accuracy, mean while, the reliability of </w:t>
        </w:r>
      </w:ins>
      <w:del w:id="398" w:author="Hu Chuan-Peng" w:date="2023-09-07T02:43:00Z">
        <w:r w:rsidR="00D70160" w:rsidRPr="003A0CE9" w:rsidDel="00166435">
          <w:rPr>
            <w:rFonts w:eastAsiaTheme="minorEastAsia"/>
          </w:rPr>
          <w:delText xml:space="preserve">that the </w:delText>
        </w:r>
      </w:del>
      <w:ins w:id="399" w:author="Hu Chuan-Peng" w:date="2023-09-07T02:43:00Z">
        <w:r w:rsidR="00166435">
          <w:rPr>
            <w:rFonts w:eastAsiaTheme="minorEastAsia"/>
          </w:rPr>
          <w:t xml:space="preserve">the most reliability SPE measure, </w:t>
        </w:r>
      </w:ins>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and Efficiency</w:t>
      </w:r>
      <w:ins w:id="400" w:author="Hu Chuan-Peng" w:date="2023-09-07T02:43:00Z">
        <w:r w:rsidR="00166435">
          <w:rPr>
            <w:rFonts w:eastAsiaTheme="minorEastAsia"/>
          </w:rPr>
          <w:t>, are not satifactory</w:t>
        </w:r>
      </w:ins>
      <w:del w:id="401" w:author="Hu Chuan-Peng" w:date="2023-09-07T02:44:00Z">
        <w:r w:rsidR="00D70160" w:rsidRPr="003A0CE9" w:rsidDel="00166435">
          <w:rPr>
            <w:rFonts w:eastAsiaTheme="minorEastAsia"/>
          </w:rPr>
          <w:delText xml:space="preserve"> measures exhibit greater reliability compared to other </w:delText>
        </w:r>
        <w:r w:rsidR="00EA2CC9" w:rsidDel="00166435">
          <w:rPr>
            <w:lang w:val="en-US"/>
          </w:rPr>
          <w:delText xml:space="preserve">outcome variables </w:delText>
        </w:r>
        <w:r w:rsidR="00D70160" w:rsidRPr="003A0CE9" w:rsidDel="00166435">
          <w:rPr>
            <w:rFonts w:eastAsiaTheme="minorEastAsia"/>
          </w:rPr>
          <w:delText>in the SPMT</w:delText>
        </w:r>
      </w:del>
      <w:r w:rsidR="00D70160" w:rsidRPr="003A0CE9">
        <w:rPr>
          <w:rFonts w:eastAsiaTheme="minorEastAsia"/>
        </w:rPr>
        <w:t>.</w:t>
      </w:r>
      <w:del w:id="402" w:author="Hu Chuan-Peng" w:date="2023-09-07T02:44:00Z">
        <w:r w:rsidR="00D70160" w:rsidRPr="003A0CE9" w:rsidDel="00AF6C4B">
          <w:rPr>
            <w:rFonts w:eastAsiaTheme="minorEastAsia"/>
          </w:rPr>
          <w:delText xml:space="preserve"> Furthermore, our findings </w:delText>
        </w:r>
        <w:r w:rsidR="002A7023" w:rsidRPr="00DC4405" w:rsidDel="00AF6C4B">
          <w:rPr>
            <w:noProof/>
            <w:lang w:val="en-US"/>
          </w:rPr>
          <w:delText>uncover the presence of a reliability paradox in the context of SPMT-based SPE assessments</w:delText>
        </w:r>
        <w:r w:rsidR="002A7023" w:rsidDel="00AF6C4B">
          <w:rPr>
            <w:noProof/>
            <w:lang w:val="en-US"/>
          </w:rPr>
          <w:delText xml:space="preserve">. </w:delText>
        </w:r>
        <w:r w:rsidR="00D70160" w:rsidRPr="00A37F7F" w:rsidDel="00AF6C4B">
          <w:rPr>
            <w:rFonts w:eastAsiaTheme="minorEastAsia"/>
          </w:rPr>
          <w:delText>Ultimately, our study paves the way for the prospective utilization of these tasks, in various domains including research, clinical</w:delText>
        </w:r>
        <w:r w:rsidR="00D70160" w:rsidDel="00AF6C4B">
          <w:rPr>
            <w:rFonts w:eastAsiaTheme="minorEastAsia"/>
          </w:rPr>
          <w:delText xml:space="preserve"> </w:delText>
        </w:r>
        <w:r w:rsidR="00D70160" w:rsidRPr="00A37F7F" w:rsidDel="00AF6C4B">
          <w:rPr>
            <w:rFonts w:eastAsiaTheme="minorEastAsia"/>
          </w:rPr>
          <w:delText>applications,</w:delText>
        </w:r>
        <w:r w:rsidR="00D70160" w:rsidRPr="003A0CE9" w:rsidDel="00AF6C4B">
          <w:rPr>
            <w:rFonts w:eastAsiaTheme="minorEastAsia"/>
          </w:rPr>
          <w:delText xml:space="preserve"> </w:delText>
        </w:r>
        <w:r w:rsidR="00D70160" w:rsidRPr="00A37F7F" w:rsidDel="00AF6C4B">
          <w:rPr>
            <w:rFonts w:eastAsiaTheme="minorEastAsia"/>
          </w:rPr>
          <w:delText>and personal performance monitoring.</w:delText>
        </w:r>
      </w:del>
      <w:r w:rsidR="00D70160" w:rsidRPr="00A37F7F">
        <w:rPr>
          <w:rFonts w:eastAsiaTheme="minorEastAsia"/>
        </w:rPr>
        <w:t xml:space="preserve"> The </w:t>
      </w:r>
      <w:del w:id="403" w:author="Hu Chuan-Peng" w:date="2023-09-07T02:44:00Z">
        <w:r w:rsidR="00D70160" w:rsidRPr="00A37F7F" w:rsidDel="00AF6C4B">
          <w:rPr>
            <w:rFonts w:eastAsiaTheme="minorEastAsia"/>
          </w:rPr>
          <w:delText xml:space="preserve">information </w:delText>
        </w:r>
      </w:del>
      <w:ins w:id="404" w:author="Hu Chuan-Peng" w:date="2023-09-07T02:44:00Z">
        <w:r w:rsidR="00AF6C4B">
          <w:rPr>
            <w:rFonts w:eastAsiaTheme="minorEastAsia"/>
          </w:rPr>
          <w:t>results of the current study may serve as a bench marker for the improvement of future studies</w:t>
        </w:r>
      </w:ins>
      <w:del w:id="405" w:author="Hu Chuan-Peng" w:date="2023-09-07T02:44:00Z">
        <w:r w:rsidR="00D70160" w:rsidRPr="00A37F7F" w:rsidDel="00AF6C4B">
          <w:rPr>
            <w:rFonts w:eastAsiaTheme="minorEastAsia"/>
          </w:rPr>
          <w:delText xml:space="preserve">obtained from our study </w:delText>
        </w:r>
        <w:r w:rsidR="004F4895" w:rsidDel="00AF6C4B">
          <w:rPr>
            <w:rFonts w:eastAsiaTheme="minorEastAsia"/>
          </w:rPr>
          <w:delText xml:space="preserve">also </w:delText>
        </w:r>
        <w:r w:rsidR="00D70160" w:rsidRPr="00A37F7F" w:rsidDel="00AF6C4B">
          <w:rPr>
            <w:rFonts w:eastAsiaTheme="minorEastAsia"/>
          </w:rPr>
          <w:delText>contributes valuable knowledge to the field and sets the stage for further investigations and advancements in utilizing SPMT effectively</w:delText>
        </w:r>
      </w:del>
      <w:r w:rsidR="00D70160" w:rsidRPr="00A37F7F">
        <w:rPr>
          <w:rFonts w:eastAsiaTheme="minorEastAsia"/>
        </w:rPr>
        <w:t>.</w:t>
      </w:r>
      <w:r w:rsidR="00F25571" w:rsidRPr="006A5A80">
        <w:rPr>
          <w:rFonts w:eastAsia="Calibri"/>
          <w:b/>
          <w:sz w:val="42"/>
          <w:szCs w:val="42"/>
        </w:rPr>
        <w:br w:type="page"/>
      </w:r>
      <w:r w:rsidR="00917185" w:rsidRPr="006A5A80">
        <w:rPr>
          <w:rFonts w:eastAsia="Calibri"/>
          <w:b/>
          <w:sz w:val="42"/>
          <w:szCs w:val="42"/>
        </w:rPr>
        <w:lastRenderedPageBreak/>
        <w:t>Acknowledgements</w:t>
      </w:r>
    </w:p>
    <w:p w14:paraId="166B615D" w14:textId="77777777" w:rsidR="00DD5EDD" w:rsidRPr="00DD5EDD" w:rsidRDefault="00DD5EDD" w:rsidP="00DD5EDD">
      <w:pPr>
        <w:rPr>
          <w:lang w:val="en-US"/>
        </w:rPr>
      </w:pPr>
      <w:r w:rsidRPr="00DD5EDD">
        <w:rPr>
          <w:highlight w:val="yellow"/>
          <w:lang w:val="en-US"/>
        </w:rPr>
        <w:t>The authors declare that this research received no external funding.</w:t>
      </w:r>
    </w:p>
    <w:p w14:paraId="771E3CBA" w14:textId="77777777" w:rsidR="0014261E" w:rsidRPr="00DD5EDD" w:rsidRDefault="0014261E" w:rsidP="0014261E"/>
    <w:p w14:paraId="0EF50E9B" w14:textId="77777777" w:rsidR="00586F83" w:rsidRPr="006A5A80" w:rsidRDefault="00BA0079">
      <w:pPr>
        <w:pStyle w:val="Heading1"/>
        <w:keepNext w:val="0"/>
        <w:keepLines w:val="0"/>
        <w:spacing w:after="240"/>
        <w:rPr>
          <w:rFonts w:eastAsia="Calibri"/>
          <w:b/>
          <w:sz w:val="42"/>
          <w:szCs w:val="42"/>
        </w:rPr>
      </w:pPr>
      <w:bookmarkStart w:id="406" w:name="_ridkkf2yzxxx" w:colFirst="0" w:colLast="0"/>
      <w:bookmarkStart w:id="407" w:name="_Toc129530173"/>
      <w:bookmarkStart w:id="408" w:name="_Toc129530203"/>
      <w:bookmarkStart w:id="409" w:name="_Toc139718167"/>
      <w:bookmarkEnd w:id="406"/>
      <w:r w:rsidRPr="006A5A80">
        <w:rPr>
          <w:rFonts w:eastAsia="Calibri"/>
          <w:b/>
          <w:sz w:val="42"/>
          <w:szCs w:val="42"/>
        </w:rPr>
        <w:t>Author contributions</w:t>
      </w:r>
      <w:bookmarkEnd w:id="407"/>
      <w:bookmarkEnd w:id="408"/>
      <w:bookmarkEnd w:id="409"/>
    </w:p>
    <w:p w14:paraId="67F329E3" w14:textId="1A44609B" w:rsidR="00586F83" w:rsidRPr="00F350B2" w:rsidRDefault="00D17E28" w:rsidP="007370B2">
      <w:pPr>
        <w:rPr>
          <w:lang w:val="en-US"/>
        </w:rPr>
      </w:pPr>
      <w:r w:rsidRPr="006A5A80">
        <w:rPr>
          <w:lang w:val="en-US"/>
        </w:rPr>
        <w:t>HCP contributed to the conception and supervision of the study.</w:t>
      </w:r>
      <w:r w:rsidR="00974083">
        <w:rPr>
          <w:lang w:val="en-US"/>
        </w:rPr>
        <w:t xml:space="preserve"> </w:t>
      </w:r>
      <w:r w:rsidRPr="006A5A80">
        <w:rPr>
          <w:lang w:val="en-US"/>
        </w:rPr>
        <w:t>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Heading1"/>
        <w:keepNext w:val="0"/>
        <w:keepLines w:val="0"/>
        <w:spacing w:after="240"/>
        <w:rPr>
          <w:rFonts w:eastAsia="Calibri"/>
          <w:b/>
          <w:sz w:val="42"/>
          <w:szCs w:val="42"/>
        </w:rPr>
      </w:pPr>
      <w:bookmarkStart w:id="410" w:name="_Toc139718168"/>
      <w:r w:rsidRPr="00A37F7F">
        <w:rPr>
          <w:rFonts w:eastAsia="Calibri"/>
          <w:b/>
          <w:sz w:val="42"/>
          <w:szCs w:val="42"/>
        </w:rPr>
        <w:t>Data and Material Availability</w:t>
      </w:r>
      <w:bookmarkEnd w:id="410"/>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5" w:history="1">
        <w:r w:rsidRPr="005E025C">
          <w:rPr>
            <w:rStyle w:val="Hyperlink"/>
            <w:rFonts w:eastAsiaTheme="minorEastAsia"/>
            <w:lang w:val="en-US"/>
          </w:rPr>
          <w:t>https://osf.io/zv628</w:t>
        </w:r>
      </w:hyperlink>
      <w:r w:rsidRPr="00A37F7F">
        <w:rPr>
          <w:rFonts w:eastAsiaTheme="minorEastAsia"/>
          <w:lang w:val="en-US"/>
        </w:rPr>
        <w:t xml:space="preserve">. The de-identified raw data from our lab is available at </w:t>
      </w:r>
      <w:hyperlink r:id="rId26" w:history="1">
        <w:r w:rsidR="003954D4" w:rsidRPr="00230B08">
          <w:rPr>
            <w:rStyle w:val="Hyperlink"/>
            <w:rFonts w:eastAsiaTheme="minorEastAsia"/>
            <w:lang w:val="en-US"/>
          </w:rPr>
          <w:t>https://doi.org/10.57760/sciencedb.08117</w:t>
        </w:r>
      </w:hyperlink>
      <w:r w:rsidRPr="00A37F7F">
        <w:rPr>
          <w:rFonts w:eastAsiaTheme="minorEastAsia"/>
          <w:lang w:val="en-US"/>
        </w:rPr>
        <w:t>. The simulated data is accessible on GitHub (</w:t>
      </w:r>
      <w:hyperlink r:id="rId27" w:history="1">
        <w:r w:rsidR="003954D4" w:rsidRPr="00230B08">
          <w:rPr>
            <w:rStyle w:val="Hyperlink"/>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Heading1"/>
        <w:keepNext w:val="0"/>
        <w:keepLines w:val="0"/>
        <w:spacing w:after="240"/>
        <w:rPr>
          <w:rFonts w:eastAsia="Calibri"/>
          <w:b/>
          <w:sz w:val="42"/>
          <w:szCs w:val="42"/>
        </w:rPr>
      </w:pPr>
      <w:bookmarkStart w:id="411" w:name="_Toc139718169"/>
      <w:r w:rsidRPr="00A37F7F">
        <w:rPr>
          <w:rFonts w:eastAsia="Calibri"/>
          <w:b/>
          <w:sz w:val="42"/>
          <w:szCs w:val="42"/>
        </w:rPr>
        <w:t>Code Availability</w:t>
      </w:r>
      <w:bookmarkEnd w:id="411"/>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8" w:history="1">
        <w:r w:rsidR="003954D4" w:rsidRPr="00230B08">
          <w:rPr>
            <w:rStyle w:val="Hyperlink"/>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Heading1"/>
        <w:keepNext w:val="0"/>
        <w:keepLines w:val="0"/>
        <w:spacing w:after="240"/>
        <w:rPr>
          <w:rFonts w:eastAsia="Calibri"/>
          <w:b/>
          <w:sz w:val="42"/>
          <w:szCs w:val="42"/>
        </w:rPr>
      </w:pPr>
      <w:bookmarkStart w:id="412" w:name="_Toc129530174"/>
      <w:bookmarkStart w:id="413" w:name="_Toc129530204"/>
      <w:bookmarkStart w:id="414" w:name="_Toc139718170"/>
      <w:r w:rsidRPr="006A5A80">
        <w:rPr>
          <w:rFonts w:eastAsia="Calibri"/>
          <w:b/>
          <w:sz w:val="42"/>
          <w:szCs w:val="42"/>
        </w:rPr>
        <w:t>Competing interests</w:t>
      </w:r>
      <w:bookmarkEnd w:id="412"/>
      <w:bookmarkEnd w:id="413"/>
      <w:bookmarkEnd w:id="414"/>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Heading1"/>
        <w:keepNext w:val="0"/>
        <w:keepLines w:val="0"/>
        <w:spacing w:after="240"/>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Heading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2430AFC1"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&lt;EndNote&gt;&lt;Cite&gt;&lt;Author&gt;Wiecki&lt;/Author&gt;&lt;Year&gt;2013&lt;/Year&gt;&lt;RecNum&gt;79&lt;/RecNum&gt;&lt;DisplayText&gt;(Wiecki et al., 2013)&lt;/DisplayText&gt;&lt;record&gt;&lt;rec-number&gt;79&lt;/rec-number&gt;&lt;foreign-keys&gt;&lt;key app="EN" db-id="92stxze02rwdwteeedrpas0htfx29za50wsw" timestamp="1693806035"&gt;79&lt;/key&gt;&lt;/foreign-keys&gt;&lt;ref-type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3B4116">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&lt;EndNote&gt;&lt;Cite&gt;&lt;Author&gt;Viechtbauer&lt;/Author&gt;&lt;Year&gt;2010&lt;/Year&gt;&lt;RecNum&gt;55&lt;/RecNum&gt;&lt;DisplayText&gt;(Viechtbauer, 2010)&lt;/DisplayText&gt;&lt;record&gt;&lt;rec-number&gt;55&lt;/rec-number&gt;&lt;foreign-keys&gt;&lt;key app="EN" db-id="92stxze02rwdwteeedrpas0htfx29za50wsw" timestamp="1693806035"&gt;55&lt;/key&gt;&lt;/foreign-keys&gt;&lt;ref-type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&lt;EndNote&gt;&lt;Cite&gt;&lt;Author&gt;Lin&lt;/Author&gt;&lt;Year&gt;2019&lt;/Year&gt;&lt;RecNum&gt;80&lt;/RecNum&gt;&lt;DisplayText&gt;(Lin, 2019)&lt;/DisplayText&gt;&lt;record&gt;&lt;rec-number&gt;80&lt;/rec-number&gt;&lt;foreign-keys&gt;&lt;key app="EN" db-id="92stxze02rwdwteeedrpas0htfx29za50wsw" timestamp="1693806035"&gt;80&lt;/key&gt;&lt;/foreign-keys&gt;&lt;ref-type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063C34">
        <w:rPr>
          <w:rFonts w:eastAsiaTheme="minorEastAsia"/>
          <w:color w:val="000000" w:themeColor="text1"/>
        </w:rPr>
        <w:instrText xml:space="preserve"> ADDIN EN.CITE &lt;EndNote&gt;&lt;Cite&gt;&lt;Author&gt;Voss&lt;/Author&gt;&lt;Year&gt;2007&lt;/Year&gt;&lt;RecNum&gt;81&lt;/RecNum&gt;&lt;DisplayText&gt;(Voss &amp;amp; Voss, 2007)&lt;/DisplayText&gt;&lt;record&gt;&lt;rec-number&gt;81&lt;/rec-number&gt;&lt;foreign-keys&gt;&lt;key app="EN" db-id="92stxze02rwdwteeedrpas0htfx29za50wsw" timestamp="1693806035"&gt;81&lt;/key&gt;&lt;/foreign-keys&gt;&lt;ref-type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1806">
      <w:pPr>
        <w:jc w:val="cente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5"/>
        <w:jc w:val="center"/>
        <w:rPr>
          <w:rFonts w:eastAsia="SimSun"/>
          <w:b/>
          <w:noProof/>
          <w:lang w:val="en-US" w:eastAsia="zh-TW"/>
        </w:rPr>
      </w:pPr>
    </w:p>
    <w:p w14:paraId="09D14A8F" w14:textId="44D63C27" w:rsidR="00F6143A" w:rsidRDefault="00E17822" w:rsidP="005C6C7A">
      <w:pPr>
        <w:ind w:firstLineChars="100" w:firstLine="245"/>
        <w:jc w:val="center"/>
        <w:rPr>
          <w:rFonts w:eastAsia="SimSun"/>
          <w:b/>
          <w:noProof/>
          <w:lang w:val="en-US" w:eastAsia="zh-TW"/>
        </w:rPr>
      </w:pPr>
      <w:r w:rsidRPr="004E53A7">
        <w:rPr>
          <w:rFonts w:eastAsia="SimSun"/>
          <w:b/>
          <w:noProof/>
          <w:lang w:val="en-US" w:eastAsia="zh-TW"/>
        </w:rPr>
        <w:lastRenderedPageBreak/>
        <w:t xml:space="preserve">Supplementary Fig. </w:t>
      </w:r>
      <w:r w:rsidR="00B10BA7">
        <w:rPr>
          <w:rFonts w:eastAsia="SimSun"/>
          <w:b/>
          <w:noProof/>
          <w:lang w:val="en-US" w:eastAsia="zh-TW"/>
        </w:rPr>
        <w:t>1</w:t>
      </w:r>
      <w:r w:rsidRPr="004E53A7">
        <w:rPr>
          <w:rFonts w:eastAsia="SimSun"/>
          <w:b/>
          <w:noProof/>
          <w:lang w:val="en-US" w:eastAsia="zh-TW"/>
        </w:rPr>
        <w:t xml:space="preserve"> DDM Packages Compariso</w:t>
      </w:r>
      <w:r w:rsidR="004E53A7">
        <w:rPr>
          <w:rFonts w:eastAsia="SimSun"/>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5"/>
        <w:jc w:val="center"/>
        <w:rPr>
          <w:rFonts w:eastAsia="SimSun"/>
          <w:b/>
          <w:noProof/>
          <w:lang w:val="en-US" w:eastAsia="zh-TW"/>
        </w:rPr>
      </w:pPr>
    </w:p>
    <w:p w14:paraId="5EFDF6A6" w14:textId="1068ACA5" w:rsidR="004E53A7" w:rsidRPr="007E1323" w:rsidRDefault="00E17822" w:rsidP="007E1323">
      <w:pPr>
        <w:pStyle w:val="ListParagraph"/>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76195B2D" w:rsidR="00CD4B93" w:rsidRDefault="00A6066D" w:rsidP="00821806">
      <w:pPr>
        <w:ind w:firstLineChars="100" w:firstLine="240"/>
        <w:jc w:val="center"/>
        <w:rPr>
          <w:rFonts w:eastAsiaTheme="minorEastAsia"/>
          <w:color w:val="000000" w:themeColor="text1"/>
        </w:rPr>
      </w:pPr>
      <w:r>
        <w:rPr>
          <w:noProof/>
        </w:rPr>
        <w:lastRenderedPageBreak/>
        <w:drawing>
          <wp:inline distT="0" distB="0" distL="0" distR="0" wp14:anchorId="45CBD33F" wp14:editId="3773E224">
            <wp:extent cx="5943598" cy="4754879"/>
            <wp:effectExtent l="0" t="0" r="635" b="8255"/>
            <wp:docPr id="20" name="图片 20"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 graph with black lines and white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6B06D63D" w:rsidR="0082371A" w:rsidRDefault="00A6066D" w:rsidP="0018631E">
      <w:pPr>
        <w:spacing w:beforeLines="100" w:before="240"/>
        <w:jc w:val="center"/>
        <w:rPr>
          <w:rFonts w:eastAsiaTheme="minorEastAsia"/>
          <w:b/>
          <w:sz w:val="42"/>
          <w:szCs w:val="42"/>
        </w:rPr>
      </w:pPr>
      <w:r>
        <w:rPr>
          <w:noProof/>
        </w:rPr>
        <w:lastRenderedPageBreak/>
        <w:drawing>
          <wp:inline distT="0" distB="0" distL="0" distR="0" wp14:anchorId="0055DB40" wp14:editId="78C8D347">
            <wp:extent cx="5943598" cy="4754879"/>
            <wp:effectExtent l="0" t="0" r="635" b="8255"/>
            <wp:docPr id="4" name="图片 4"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graph with black lines and white 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079C397D" w:rsidR="00374507" w:rsidRDefault="00A6066D" w:rsidP="0018631E">
      <w:pPr>
        <w:spacing w:beforeLines="100" w:before="240"/>
        <w:jc w:val="center"/>
        <w:rPr>
          <w:rFonts w:eastAsiaTheme="minorEastAsia"/>
          <w:b/>
          <w:sz w:val="42"/>
          <w:szCs w:val="42"/>
        </w:rPr>
      </w:pPr>
      <w:r>
        <w:rPr>
          <w:noProof/>
        </w:rPr>
        <w:lastRenderedPageBreak/>
        <w:drawing>
          <wp:inline distT="0" distB="0" distL="0" distR="0" wp14:anchorId="0F5614FA" wp14:editId="746F86DF">
            <wp:extent cx="5943598" cy="4754879"/>
            <wp:effectExtent l="0" t="0" r="635" b="8255"/>
            <wp:docPr id="5" name="图片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graph with black lines and white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4A3F4560" w:rsidR="00374507" w:rsidRDefault="00A6066D" w:rsidP="00ED438D">
      <w:pPr>
        <w:spacing w:beforeLines="100" w:before="240"/>
        <w:jc w:val="center"/>
        <w:rPr>
          <w:rFonts w:eastAsiaTheme="minorEastAsia"/>
          <w:b/>
          <w:sz w:val="42"/>
          <w:szCs w:val="42"/>
        </w:rPr>
      </w:pPr>
      <w:r>
        <w:rPr>
          <w:noProof/>
        </w:rPr>
        <w:lastRenderedPageBreak/>
        <w:drawing>
          <wp:inline distT="0" distB="0" distL="0" distR="0" wp14:anchorId="78556277" wp14:editId="7EAF7353">
            <wp:extent cx="5943598" cy="4754879"/>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943598" cy="4754879"/>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SimSun"/>
          <w:noProof/>
          <w:sz w:val="20"/>
          <w:szCs w:val="20"/>
          <w:lang w:val="en-US" w:eastAsia="zh-TW"/>
        </w:rPr>
      </w:pPr>
      <w:r w:rsidRPr="00DC0602">
        <w:rPr>
          <w:rFonts w:eastAsia="SimSun"/>
          <w:i/>
          <w:iCs/>
          <w:noProof/>
          <w:sz w:val="20"/>
          <w:szCs w:val="20"/>
          <w:lang w:val="en-US" w:eastAsia="zh-TW"/>
        </w:rPr>
        <w:t xml:space="preserve">Note: </w:t>
      </w:r>
      <w:r w:rsidR="00CD4B93" w:rsidRPr="00CD4B93">
        <w:rPr>
          <w:rFonts w:eastAsia="SimSun"/>
          <w:noProof/>
          <w:sz w:val="20"/>
          <w:szCs w:val="20"/>
          <w:lang w:val="en-US" w:eastAsia="zh-TW"/>
        </w:rPr>
        <w:t>The vertical axis of the graph</w:t>
      </w:r>
      <w:r w:rsidR="00FF5B40">
        <w:rPr>
          <w:rFonts w:eastAsia="SimSun"/>
          <w:noProof/>
          <w:sz w:val="20"/>
          <w:szCs w:val="20"/>
          <w:lang w:val="en-US"/>
        </w:rPr>
        <w:t xml:space="preserve"> </w:t>
      </w:r>
      <w:r w:rsidR="00FF5B40">
        <w:rPr>
          <w:rFonts w:eastAsia="SimSun" w:hint="eastAsia"/>
          <w:noProof/>
          <w:sz w:val="20"/>
          <w:szCs w:val="20"/>
          <w:lang w:val="en-US"/>
        </w:rPr>
        <w:t>listed</w:t>
      </w:r>
      <w:r w:rsidR="00CD4B93" w:rsidRPr="00CD4B93">
        <w:rPr>
          <w:rFonts w:eastAsia="SimSun" w:hint="eastAsia"/>
          <w:noProof/>
          <w:sz w:val="20"/>
          <w:szCs w:val="20"/>
          <w:lang w:val="en-US"/>
        </w:rPr>
        <w:t xml:space="preserve"> </w:t>
      </w:r>
      <w:r w:rsidR="00CD4B93">
        <w:rPr>
          <w:rFonts w:eastAsia="SimSun"/>
          <w:noProof/>
          <w:sz w:val="20"/>
          <w:szCs w:val="20"/>
          <w:lang w:val="en-US" w:eastAsia="zh-TW"/>
        </w:rPr>
        <w:t>32</w:t>
      </w:r>
      <w:r w:rsidR="00CD4B93" w:rsidRPr="00DC0602">
        <w:rPr>
          <w:rFonts w:eastAsia="SimSun"/>
          <w:noProof/>
          <w:sz w:val="20"/>
          <w:szCs w:val="20"/>
          <w:lang w:val="en-US" w:eastAsia="zh-TW"/>
        </w:rPr>
        <w:t xml:space="preserve"> different SPE measures, combining six outcomes variables (RT, ACC, </w:t>
      </w:r>
      <w:r w:rsidR="00CD4B93" w:rsidRPr="00FF0BF9">
        <w:rPr>
          <w:rFonts w:eastAsia="SimSun"/>
          <w:i/>
          <w:iCs/>
          <w:noProof/>
          <w:sz w:val="20"/>
          <w:szCs w:val="20"/>
          <w:lang w:val="en-US" w:eastAsia="zh-TW"/>
        </w:rPr>
        <w:t>d’, η, v, z</w:t>
      </w:r>
      <w:r w:rsidR="00CD4B93" w:rsidRPr="00DC0602">
        <w:rPr>
          <w:rFonts w:eastAsia="SimSun"/>
          <w:noProof/>
          <w:sz w:val="20"/>
          <w:szCs w:val="20"/>
          <w:lang w:val="en-US" w:eastAsia="zh-TW"/>
        </w:rPr>
        <w:t>) and four baseline conditions (close other, stranger, celebrity, and non-person)</w:t>
      </w:r>
      <w:r w:rsidR="00CD4B93">
        <w:rPr>
          <w:rFonts w:eastAsia="SimSun"/>
          <w:noProof/>
          <w:sz w:val="20"/>
          <w:szCs w:val="20"/>
          <w:lang w:val="en-US" w:eastAsia="zh-TW"/>
        </w:rPr>
        <w:t xml:space="preserve">. The </w:t>
      </w:r>
      <w:r w:rsidR="00CD4B93" w:rsidRPr="00CD4B93">
        <w:rPr>
          <w:rFonts w:eastAsia="SimSun"/>
          <w:i/>
          <w:iCs/>
          <w:noProof/>
          <w:sz w:val="20"/>
          <w:szCs w:val="20"/>
          <w:lang w:val="en-US" w:eastAsia="zh-TW"/>
        </w:rPr>
        <w:t>v</w:t>
      </w:r>
      <w:r w:rsidR="00CD4B93">
        <w:rPr>
          <w:rFonts w:eastAsia="SimSun"/>
          <w:noProof/>
          <w:sz w:val="20"/>
          <w:szCs w:val="20"/>
          <w:lang w:val="en-US" w:eastAsia="zh-TW"/>
        </w:rPr>
        <w:t xml:space="preserve"> and </w:t>
      </w:r>
      <w:r w:rsidR="00CD4B93" w:rsidRPr="00CD4B93">
        <w:rPr>
          <w:rFonts w:eastAsia="SimSun"/>
          <w:i/>
          <w:iCs/>
          <w:noProof/>
          <w:sz w:val="20"/>
          <w:szCs w:val="20"/>
          <w:lang w:val="en-US" w:eastAsia="zh-TW"/>
        </w:rPr>
        <w:t>z</w:t>
      </w:r>
      <w:r w:rsidR="00CD4B93">
        <w:rPr>
          <w:rFonts w:eastAsia="SimSun"/>
          <w:noProof/>
          <w:sz w:val="20"/>
          <w:szCs w:val="20"/>
          <w:lang w:val="en-US" w:eastAsia="zh-TW"/>
        </w:rPr>
        <w:t xml:space="preserve"> </w:t>
      </w:r>
      <w:r w:rsidR="00CD4B93" w:rsidRPr="00DC0602">
        <w:rPr>
          <w:rFonts w:eastAsia="SimSun"/>
          <w:noProof/>
          <w:sz w:val="20"/>
          <w:szCs w:val="20"/>
          <w:lang w:val="en-US" w:eastAsia="zh-TW"/>
        </w:rPr>
        <w:t>implemented using the "hausekeep" package</w:t>
      </w:r>
      <w:r w:rsidR="00CD4B93">
        <w:rPr>
          <w:rFonts w:eastAsia="SimSun"/>
          <w:noProof/>
          <w:sz w:val="20"/>
          <w:szCs w:val="20"/>
          <w:lang w:val="en-US" w:eastAsia="zh-TW"/>
        </w:rPr>
        <w:t xml:space="preserve"> were also included</w:t>
      </w:r>
      <w:r w:rsidR="00CD4B93" w:rsidRPr="00DC0602">
        <w:rPr>
          <w:rFonts w:eastAsia="SimSun"/>
          <w:noProof/>
          <w:sz w:val="20"/>
          <w:szCs w:val="20"/>
          <w:lang w:val="en-US" w:eastAsia="zh-TW"/>
        </w:rPr>
        <w:t>.</w:t>
      </w:r>
      <w:r w:rsidR="00CD4B93">
        <w:rPr>
          <w:rFonts w:eastAsia="SimSun"/>
          <w:bCs/>
          <w:noProof/>
          <w:lang w:val="en-US" w:eastAsia="zh-TW"/>
        </w:rPr>
        <w:t xml:space="preserve"> </w:t>
      </w:r>
      <w:r w:rsidR="00611A9C" w:rsidRPr="00DC0602">
        <w:rPr>
          <w:rFonts w:eastAsia="SimSun"/>
          <w:noProof/>
          <w:sz w:val="20"/>
          <w:szCs w:val="20"/>
          <w:lang w:val="en-US" w:eastAsia="zh-TW"/>
        </w:rPr>
        <w:t>The weighted average split-half reliability and 95% confidence intervals are shown by points and lines</w:t>
      </w:r>
      <w:r w:rsidRPr="00DC0602">
        <w:rPr>
          <w:rFonts w:eastAsia="SimSun"/>
          <w:noProof/>
          <w:sz w:val="20"/>
          <w:szCs w:val="20"/>
          <w:lang w:val="en-US" w:eastAsia="zh-TW"/>
        </w:rPr>
        <w:t xml:space="preserve">. The figure is divided into separate facets arranged from left to right, each representing </w:t>
      </w:r>
      <w:r w:rsidR="00611A9C" w:rsidRPr="00DC0602">
        <w:rPr>
          <w:rFonts w:eastAsia="SimSun"/>
          <w:noProof/>
          <w:sz w:val="20"/>
          <w:szCs w:val="20"/>
          <w:lang w:val="en-US" w:eastAsia="zh-TW"/>
        </w:rPr>
        <w:t>weighted average split-half reliability</w:t>
      </w:r>
      <w:r w:rsidRPr="00DC0602">
        <w:rPr>
          <w:rFonts w:eastAsia="SimSun"/>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SimSun"/>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SimSun"/>
          <w:noProof/>
          <w:sz w:val="20"/>
          <w:szCs w:val="20"/>
          <w:lang w:val="en-US" w:eastAsia="zh-TW"/>
        </w:rPr>
      </w:pPr>
    </w:p>
    <w:p w14:paraId="2C21ECAC" w14:textId="2BE17482" w:rsidR="00366F6F" w:rsidRPr="005F18D3" w:rsidRDefault="00366F6F" w:rsidP="005F18D3">
      <w:pPr>
        <w:rPr>
          <w:rFonts w:eastAsia="SimSun"/>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Heading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5E861B4A" w:rsidR="00C21799" w:rsidRPr="00C21799" w:rsidRDefault="005413E6" w:rsidP="005413E6">
      <w:pPr>
        <w:rPr>
          <w:lang w:val="en-US"/>
        </w:rPr>
      </w:pPr>
      <w:r w:rsidRPr="005413E6">
        <w:rPr>
          <w:lang w:val="en-US"/>
        </w:rPr>
        <w:t>In Figure 3a, we present the results of the Intraclass Correlation Coefficients (ICC</w:t>
      </w:r>
      <w:r w:rsidR="008B4716">
        <w:rPr>
          <w:lang w:val="en-US"/>
        </w:rPr>
        <w:t>2</w:t>
      </w:r>
      <w:r w:rsidRPr="005413E6">
        <w:rPr>
          <w:lang w:val="en-US"/>
        </w:rPr>
        <w:t xml:space="preserve">)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xml:space="preserve">) estimated from the "hausekeep"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w:t>
      </w:r>
      <w:r w:rsidR="00C21799" w:rsidRPr="00C21799">
        <w:rPr>
          <w:rFonts w:hint="eastAsia"/>
          <w:lang w:val="en-US"/>
        </w:rPr>
        <w:t>ICC</w:t>
      </w:r>
      <w:r w:rsidR="008B4716">
        <w:rPr>
          <w:lang w:val="en-US"/>
        </w:rPr>
        <w:t>2</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ICC</w:t>
      </w:r>
      <w:r w:rsidR="008B4716">
        <w:rPr>
          <w:lang w:val="en-US"/>
        </w:rPr>
        <w:t>2</w:t>
      </w:r>
      <w:r w:rsidR="00C21799" w:rsidRPr="00C21799">
        <w:rPr>
          <w:lang w:val="en-US"/>
        </w:rPr>
        <w:t xml:space="preserve">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141D1B36" w:rsidR="00EB2BE6" w:rsidRDefault="008B4716" w:rsidP="00821806">
      <w:pPr>
        <w:jc w:val="center"/>
        <w:rPr>
          <w:rFonts w:eastAsia="PMingLiU"/>
          <w:bCs/>
          <w:noProof/>
          <w:lang w:val="en-US" w:eastAsia="zh-TW"/>
        </w:rPr>
      </w:pPr>
      <w:r>
        <w:rPr>
          <w:noProof/>
        </w:rPr>
        <w:drawing>
          <wp:inline distT="0" distB="0" distL="0" distR="0" wp14:anchorId="3BA9AD33" wp14:editId="1B09AE13">
            <wp:extent cx="5943600" cy="47542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6A8E5AF5" w14:textId="785D1F5F" w:rsidR="004E53A7" w:rsidRPr="007E1323" w:rsidRDefault="00EB2BE6" w:rsidP="004E53A7">
      <w:pPr>
        <w:ind w:firstLineChars="100" w:firstLine="245"/>
        <w:jc w:val="center"/>
        <w:rPr>
          <w:rFonts w:eastAsia="SimSun"/>
          <w:b/>
          <w:noProof/>
          <w:lang w:val="en-US" w:eastAsia="zh-TW"/>
        </w:rPr>
      </w:pPr>
      <w:r w:rsidRPr="007E1323">
        <w:rPr>
          <w:rFonts w:eastAsia="SimSun"/>
          <w:b/>
          <w:noProof/>
          <w:lang w:val="en-US" w:eastAsia="zh-TW"/>
        </w:rPr>
        <w:t xml:space="preserve">Supplementary Fig. </w:t>
      </w:r>
      <w:r w:rsidR="00FF46E9" w:rsidRPr="007E1323">
        <w:rPr>
          <w:rFonts w:eastAsia="SimSun"/>
          <w:b/>
          <w:noProof/>
          <w:lang w:val="en-US" w:eastAsia="zh-TW"/>
        </w:rPr>
        <w:t>3</w:t>
      </w:r>
      <w:r w:rsidR="00B20000" w:rsidRPr="007E1323">
        <w:rPr>
          <w:rFonts w:eastAsia="SimSun"/>
          <w:b/>
          <w:noProof/>
          <w:lang w:val="en-US" w:eastAsia="zh-TW"/>
        </w:rPr>
        <w:t>a</w:t>
      </w:r>
      <w:r w:rsidRPr="007E1323">
        <w:rPr>
          <w:rFonts w:eastAsia="SimSun"/>
          <w:b/>
          <w:noProof/>
          <w:lang w:val="en-US" w:eastAsia="zh-TW"/>
        </w:rPr>
        <w:t xml:space="preserve"> </w:t>
      </w:r>
      <w:r w:rsidR="00044360" w:rsidRPr="007E1323">
        <w:rPr>
          <w:rFonts w:eastAsia="SimSun" w:hint="eastAsia"/>
          <w:b/>
          <w:noProof/>
          <w:lang w:val="en-US" w:eastAsia="zh-TW"/>
        </w:rPr>
        <w:t>ICC</w:t>
      </w:r>
      <w:r w:rsidR="008B4716">
        <w:rPr>
          <w:rFonts w:eastAsia="SimSun"/>
          <w:b/>
          <w:noProof/>
          <w:lang w:val="en-US" w:eastAsia="zh-TW"/>
        </w:rPr>
        <w:t>2</w:t>
      </w:r>
      <w:r w:rsidR="00044360" w:rsidRPr="007E1323">
        <w:rPr>
          <w:rFonts w:eastAsia="SimSun"/>
          <w:b/>
          <w:noProof/>
          <w:lang w:val="en-US" w:eastAsia="zh-TW"/>
        </w:rPr>
        <w:t xml:space="preserve"> </w:t>
      </w:r>
      <w:r w:rsidR="0027313F" w:rsidRPr="007E1323">
        <w:rPr>
          <w:rFonts w:eastAsia="SimSun"/>
          <w:b/>
          <w:noProof/>
          <w:lang w:val="en-US" w:eastAsia="zh-TW"/>
        </w:rPr>
        <w:t>for SP</w:t>
      </w:r>
      <w:r w:rsidR="0027313F" w:rsidRPr="007E1323">
        <w:rPr>
          <w:rFonts w:eastAsia="SimSun"/>
          <w:b/>
          <w:noProof/>
          <w:lang w:val="en-US"/>
        </w:rPr>
        <w:t xml:space="preserve">E </w:t>
      </w:r>
      <w:r w:rsidR="005413E6" w:rsidRPr="007E1323">
        <w:rPr>
          <w:rFonts w:eastAsia="SimSun" w:hint="eastAsia"/>
          <w:b/>
          <w:noProof/>
          <w:lang w:val="en-US"/>
        </w:rPr>
        <w:t>Measures</w:t>
      </w:r>
      <w:r w:rsidR="005413E6" w:rsidRPr="007E1323">
        <w:rPr>
          <w:rFonts w:eastAsia="SimSun"/>
          <w:b/>
          <w:noProof/>
          <w:lang w:val="en-US"/>
        </w:rPr>
        <w:t xml:space="preserve"> </w:t>
      </w:r>
      <w:r w:rsidR="005413E6" w:rsidRPr="007E1323">
        <w:rPr>
          <w:rFonts w:eastAsia="SimSun" w:hint="eastAsia"/>
          <w:b/>
          <w:noProof/>
          <w:lang w:val="en-US"/>
        </w:rPr>
        <w:t>Using</w:t>
      </w:r>
      <w:r w:rsidR="005413E6" w:rsidRPr="007E1323">
        <w:rPr>
          <w:rFonts w:eastAsia="SimSun"/>
          <w:b/>
          <w:noProof/>
          <w:lang w:val="en-US"/>
        </w:rPr>
        <w:t xml:space="preserve"> </w:t>
      </w:r>
      <w:r w:rsidR="005413E6" w:rsidRPr="007E1323">
        <w:rPr>
          <w:rFonts w:eastAsia="SimSun"/>
          <w:b/>
          <w:noProof/>
          <w:lang w:val="en-US"/>
        </w:rPr>
        <w:fldChar w:fldCharType="begin"/>
      </w:r>
      <w:r w:rsidR="00063C34">
        <w:rPr>
          <w:rFonts w:eastAsia="SimSun"/>
          <w:b/>
          <w:noProof/>
          <w:lang w:val="en-US"/>
        </w:rPr>
        <w:instrText xml:space="preserve"> ADDIN EN.CITE &lt;EndNote&gt;&lt;Cite AuthorYear="1"&gt;&lt;Author&gt;Hu&lt;/Author&gt;&lt;Year&gt;2023&lt;/Year&gt;&lt;RecNum&gt;41&lt;/RecNum&gt;&lt;DisplayText&gt;Hu et al. (2023)&lt;/DisplayText&gt;&lt;record&gt;&lt;rec-number&gt;41&lt;/rec-number&gt;&lt;foreign-keys&gt;&lt;key app="EN" db-id="92stxze02rwdwteeedrpas0htfx29za50wsw" timestamp="1693806035"&gt;41&lt;/key&gt;&lt;/foreign-keys&gt;&lt;ref-type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SimSun"/>
          <w:b/>
          <w:noProof/>
          <w:lang w:val="en-US"/>
        </w:rPr>
        <w:fldChar w:fldCharType="separate"/>
      </w:r>
      <w:r w:rsidR="003B4116">
        <w:rPr>
          <w:rFonts w:eastAsia="SimSun"/>
          <w:b/>
          <w:noProof/>
          <w:lang w:val="en-US"/>
        </w:rPr>
        <w:t>Hu et al. (2023)</w:t>
      </w:r>
      <w:r w:rsidR="005413E6" w:rsidRPr="007E1323">
        <w:rPr>
          <w:rFonts w:eastAsia="SimSun"/>
          <w:b/>
          <w:noProof/>
          <w:lang w:val="en-US"/>
        </w:rPr>
        <w:fldChar w:fldCharType="end"/>
      </w:r>
      <w:r w:rsidR="005413E6" w:rsidRPr="007E1323">
        <w:rPr>
          <w:rFonts w:eastAsia="SimSun"/>
          <w:b/>
          <w:noProof/>
          <w:lang w:val="en-US"/>
        </w:rPr>
        <w:t>.</w:t>
      </w:r>
    </w:p>
    <w:p w14:paraId="329F01F2" w14:textId="5D67D230" w:rsidR="00B20000" w:rsidRDefault="00B20000" w:rsidP="004E53A7">
      <w:pPr>
        <w:ind w:firstLineChars="100" w:firstLine="240"/>
        <w:jc w:val="center"/>
        <w:rPr>
          <w:rFonts w:eastAsia="PMingLiU"/>
          <w:bCs/>
          <w:noProof/>
          <w:lang w:val="en-US" w:eastAsia="zh-TW"/>
        </w:rPr>
      </w:pPr>
    </w:p>
    <w:p w14:paraId="72F7599F" w14:textId="0B5E34BA" w:rsidR="008B4716" w:rsidRDefault="008B4716" w:rsidP="004E53A7">
      <w:pPr>
        <w:ind w:firstLineChars="100" w:firstLine="240"/>
        <w:jc w:val="center"/>
        <w:rPr>
          <w:rFonts w:eastAsia="PMingLiU"/>
          <w:bCs/>
          <w:noProof/>
          <w:lang w:val="en-US" w:eastAsia="zh-TW"/>
        </w:rPr>
      </w:pPr>
      <w:r>
        <w:rPr>
          <w:noProof/>
        </w:rPr>
        <w:lastRenderedPageBreak/>
        <w:drawing>
          <wp:inline distT="0" distB="0" distL="0" distR="0" wp14:anchorId="3819837C" wp14:editId="3E250E00">
            <wp:extent cx="5943600" cy="47542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0732C401" w14:textId="607CA6A8" w:rsidR="00ED438D" w:rsidRPr="007E1323" w:rsidRDefault="00B20000" w:rsidP="00C21799">
      <w:pPr>
        <w:ind w:firstLineChars="100" w:firstLine="245"/>
        <w:jc w:val="center"/>
        <w:rPr>
          <w:rFonts w:eastAsia="SimSun"/>
          <w:b/>
          <w:noProof/>
          <w:lang w:val="en-US" w:eastAsia="zh-TW"/>
        </w:rPr>
      </w:pPr>
      <w:r w:rsidRPr="007E1323">
        <w:rPr>
          <w:rFonts w:eastAsia="SimSun"/>
          <w:b/>
          <w:noProof/>
          <w:lang w:val="en-US" w:eastAsia="zh-TW"/>
        </w:rPr>
        <w:t xml:space="preserve">Supplementary Fig. </w:t>
      </w:r>
      <w:r w:rsidR="00FF46E9" w:rsidRPr="007E1323">
        <w:rPr>
          <w:rFonts w:eastAsia="SimSun"/>
          <w:b/>
          <w:noProof/>
          <w:lang w:val="en-US" w:eastAsia="zh-TW"/>
        </w:rPr>
        <w:t>3</w:t>
      </w:r>
      <w:r w:rsidRPr="007E1323">
        <w:rPr>
          <w:rFonts w:eastAsia="SimSun"/>
          <w:b/>
          <w:noProof/>
          <w:lang w:val="en-US" w:eastAsia="zh-TW"/>
        </w:rPr>
        <w:t xml:space="preserve">b </w:t>
      </w:r>
      <w:r w:rsidRPr="007E1323">
        <w:rPr>
          <w:rFonts w:eastAsia="SimSun" w:hint="eastAsia"/>
          <w:b/>
          <w:noProof/>
          <w:lang w:val="en-US" w:eastAsia="zh-TW"/>
        </w:rPr>
        <w:t>ICC</w:t>
      </w:r>
      <w:r w:rsidR="008B4716">
        <w:rPr>
          <w:rFonts w:eastAsia="SimSun"/>
          <w:b/>
          <w:noProof/>
          <w:lang w:val="en-US" w:eastAsia="zh-TW"/>
        </w:rPr>
        <w:t>2</w:t>
      </w:r>
      <w:r w:rsidRPr="007E1323">
        <w:rPr>
          <w:rFonts w:eastAsia="SimSun"/>
          <w:b/>
          <w:noProof/>
          <w:lang w:val="en-US" w:eastAsia="zh-TW"/>
        </w:rPr>
        <w:t xml:space="preserve"> for SPE </w:t>
      </w:r>
      <w:r w:rsidR="005413E6" w:rsidRPr="007E1323">
        <w:rPr>
          <w:rFonts w:eastAsia="SimSun"/>
          <w:b/>
          <w:noProof/>
          <w:lang w:val="en-US" w:eastAsia="zh-TW"/>
        </w:rPr>
        <w:t xml:space="preserve">Measures Using an Aditional dataset. </w:t>
      </w:r>
    </w:p>
    <w:p w14:paraId="7F839FF8" w14:textId="3EA356F3" w:rsidR="00C038E6" w:rsidRPr="00ED438D" w:rsidRDefault="004E53A7" w:rsidP="00ED438D">
      <w:pPr>
        <w:ind w:firstLineChars="100" w:firstLine="200"/>
        <w:rPr>
          <w:rFonts w:eastAsia="SimSun"/>
          <w:b/>
          <w:noProof/>
          <w:sz w:val="20"/>
          <w:szCs w:val="20"/>
          <w:lang w:val="en-US" w:eastAsia="zh-TW"/>
        </w:rPr>
      </w:pPr>
      <w:r w:rsidRPr="00ED438D">
        <w:rPr>
          <w:rFonts w:eastAsia="SimSun"/>
          <w:bCs/>
          <w:i/>
          <w:iCs/>
          <w:noProof/>
          <w:sz w:val="20"/>
          <w:szCs w:val="20"/>
          <w:lang w:val="en-US" w:eastAsia="zh-TW"/>
        </w:rPr>
        <w:t>Note:</w:t>
      </w:r>
      <w:r w:rsidRPr="00ED438D">
        <w:rPr>
          <w:rFonts w:eastAsia="SimSun"/>
          <w:b/>
          <w:noProof/>
          <w:sz w:val="20"/>
          <w:szCs w:val="20"/>
          <w:lang w:val="en-US" w:eastAsia="zh-TW"/>
        </w:rPr>
        <w:t xml:space="preserve"> </w:t>
      </w:r>
      <w:r w:rsidR="00C038E6" w:rsidRPr="00ED438D">
        <w:rPr>
          <w:rFonts w:eastAsia="SimSun"/>
          <w:bCs/>
          <w:noProof/>
          <w:sz w:val="20"/>
          <w:szCs w:val="20"/>
          <w:lang w:val="en-US" w:eastAsia="zh-TW"/>
        </w:rPr>
        <w:t>The vertical axis of the graph illustrates eight distinct outcome variables, which includes two additional indices from the DDM, implemented using the "</w:t>
      </w:r>
      <w:r w:rsidR="00C038E6" w:rsidRPr="00602C0D">
        <w:rPr>
          <w:rFonts w:eastAsia="SimSun"/>
          <w:bCs/>
          <w:noProof/>
          <w:color w:val="000000" w:themeColor="text1"/>
          <w:sz w:val="20"/>
          <w:szCs w:val="20"/>
          <w:lang w:val="en-US" w:eastAsia="zh-TW"/>
        </w:rPr>
        <w:t>hausekeep" package. The line and dots on the graph represent the value of ICC</w:t>
      </w:r>
      <w:r w:rsidR="00B7363C">
        <w:rPr>
          <w:rFonts w:eastAsia="SimSun"/>
          <w:bCs/>
          <w:noProof/>
          <w:color w:val="000000" w:themeColor="text1"/>
          <w:sz w:val="20"/>
          <w:szCs w:val="20"/>
          <w:lang w:val="en-US" w:eastAsia="zh-TW"/>
        </w:rPr>
        <w:t>2</w:t>
      </w:r>
      <w:r w:rsidR="00C038E6" w:rsidRPr="00602C0D">
        <w:rPr>
          <w:rFonts w:eastAsia="SimSun"/>
          <w:bCs/>
          <w:noProof/>
          <w:color w:val="000000" w:themeColor="text1"/>
          <w:sz w:val="20"/>
          <w:szCs w:val="20"/>
          <w:lang w:val="en-US" w:eastAsia="zh-TW"/>
        </w:rPr>
        <w:t xml:space="preserve">, along with their corresponding 95% confidence intervals. </w:t>
      </w:r>
      <w:r w:rsidR="00F3016A" w:rsidRPr="00602C0D">
        <w:rPr>
          <w:rFonts w:eastAsia="SimSun"/>
          <w:bCs/>
          <w:noProof/>
          <w:color w:val="000000" w:themeColor="text1"/>
          <w:sz w:val="20"/>
          <w:szCs w:val="20"/>
          <w:lang w:val="en-US" w:eastAsia="zh-TW"/>
        </w:rPr>
        <w:t>The dashed line</w:t>
      </w:r>
      <w:r w:rsidR="00C038E6" w:rsidRPr="00602C0D">
        <w:rPr>
          <w:rFonts w:eastAsia="SimSun"/>
          <w:bCs/>
          <w:noProof/>
          <w:color w:val="000000" w:themeColor="text1"/>
          <w:sz w:val="20"/>
          <w:szCs w:val="20"/>
          <w:lang w:val="en-US" w:eastAsia="zh-TW"/>
        </w:rPr>
        <w:t xml:space="preserve"> indicates that the confidence interval for that point estimate extends beyond the range of our coordinate axes (0, 1</w:t>
      </w:r>
      <w:r w:rsidR="00B7363C">
        <w:rPr>
          <w:rFonts w:eastAsia="SimSun"/>
          <w:bCs/>
          <w:noProof/>
          <w:color w:val="000000" w:themeColor="text1"/>
          <w:sz w:val="20"/>
          <w:szCs w:val="20"/>
          <w:lang w:val="en-US" w:eastAsia="zh-TW"/>
        </w:rPr>
        <w:t>).</w:t>
      </w:r>
    </w:p>
    <w:p w14:paraId="4066C299" w14:textId="414436A2" w:rsidR="00366F6F" w:rsidRDefault="00366F6F" w:rsidP="0025117B">
      <w:pPr>
        <w:rPr>
          <w:lang w:val="en-US"/>
        </w:rPr>
      </w:pPr>
    </w:p>
    <w:p w14:paraId="69216019" w14:textId="1BA4693E" w:rsidR="00BB2EEF" w:rsidRPr="00BB2EEF" w:rsidRDefault="00366F6F" w:rsidP="00BB2EEF">
      <w:pPr>
        <w:pStyle w:val="Heading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lastRenderedPageBreak/>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393A6B1F" w:rsidR="002D0F37" w:rsidRDefault="00B7363C" w:rsidP="0018631E">
      <w:pPr>
        <w:jc w:val="center"/>
        <w:rPr>
          <w:rFonts w:eastAsiaTheme="minorEastAsia"/>
          <w:lang w:val="en-US"/>
        </w:rPr>
      </w:pPr>
      <w:r>
        <w:rPr>
          <w:noProof/>
        </w:rPr>
        <w:drawing>
          <wp:inline distT="0" distB="0" distL="0" distR="0" wp14:anchorId="112C4A8C" wp14:editId="03E2B5EE">
            <wp:extent cx="5943600" cy="4754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3600" cy="4754245"/>
                    </a:xfrm>
                    <a:prstGeom prst="rect">
                      <a:avLst/>
                    </a:prstGeom>
                    <a:noFill/>
                    <a:ln>
                      <a:noFill/>
                    </a:ln>
                  </pic:spPr>
                </pic:pic>
              </a:graphicData>
            </a:graphic>
          </wp:inline>
        </w:drawing>
      </w:r>
    </w:p>
    <w:p w14:paraId="022199C4" w14:textId="2C163DC6" w:rsidR="00DC0602" w:rsidRPr="004E53A7" w:rsidRDefault="000A2C97" w:rsidP="00FF46E9">
      <w:pPr>
        <w:ind w:firstLineChars="100" w:firstLine="245"/>
        <w:jc w:val="center"/>
        <w:rPr>
          <w:rFonts w:eastAsia="SimSun"/>
          <w:b/>
          <w:noProof/>
          <w:lang w:val="en-US" w:eastAsia="zh-TW"/>
        </w:rPr>
      </w:pPr>
      <w:r w:rsidRPr="00FF46E9">
        <w:rPr>
          <w:rFonts w:eastAsia="SimSun"/>
          <w:b/>
          <w:noProof/>
          <w:lang w:val="en-US" w:eastAsia="zh-TW"/>
        </w:rPr>
        <w:t xml:space="preserve">Supplementary Fig. </w:t>
      </w:r>
      <w:r w:rsidR="009945B9">
        <w:rPr>
          <w:rFonts w:eastAsia="SimSun"/>
          <w:b/>
          <w:noProof/>
          <w:lang w:val="en-US" w:eastAsia="zh-TW"/>
        </w:rPr>
        <w:t xml:space="preserve">4 </w:t>
      </w:r>
      <w:r w:rsidR="00366F6F" w:rsidRPr="00FF46E9">
        <w:rPr>
          <w:rFonts w:eastAsia="SimSun"/>
          <w:b/>
          <w:noProof/>
          <w:lang w:val="en-US" w:eastAsia="zh-TW"/>
        </w:rPr>
        <w:t>R</w:t>
      </w:r>
      <w:r w:rsidRPr="00FF46E9">
        <w:rPr>
          <w:rFonts w:eastAsia="SimSun"/>
          <w:b/>
          <w:noProof/>
          <w:lang w:val="en-US" w:eastAsia="zh-TW"/>
        </w:rPr>
        <w:t>egression</w:t>
      </w:r>
      <w:r w:rsidR="00366F6F" w:rsidRPr="00FF46E9">
        <w:rPr>
          <w:rFonts w:eastAsia="SimSun"/>
          <w:b/>
          <w:noProof/>
          <w:lang w:val="en-US" w:eastAsia="zh-TW"/>
        </w:rPr>
        <w:t xml:space="preserve"> analysis</w:t>
      </w:r>
      <w:r w:rsidRPr="00FF46E9">
        <w:rPr>
          <w:rFonts w:eastAsia="SimSun"/>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SimSun"/>
          <w:b/>
          <w:noProof/>
          <w:lang w:val="en-US" w:eastAsia="zh-TW"/>
        </w:rPr>
        <w:t>and trial numbers</w:t>
      </w:r>
      <w:r w:rsidR="004E53A7" w:rsidRPr="00FF46E9">
        <w:rPr>
          <w:rFonts w:eastAsia="SimSun"/>
          <w:b/>
          <w:noProof/>
          <w:lang w:val="en-US" w:eastAsia="zh-TW"/>
        </w:rPr>
        <w:t xml:space="preserve"> </w:t>
      </w:r>
      <w:r w:rsidR="00366F6F" w:rsidRPr="00FF46E9">
        <w:rPr>
          <w:rFonts w:eastAsia="SimSun"/>
          <w:b/>
          <w:noProof/>
          <w:lang w:val="en-US" w:eastAsia="zh-TW"/>
        </w:rPr>
        <w:t xml:space="preserve">using </w:t>
      </w:r>
      <w:r w:rsidRPr="00FF46E9">
        <w:rPr>
          <w:rFonts w:eastAsia="SimSun"/>
          <w:b/>
          <w:noProof/>
          <w:lang w:val="en-US" w:eastAsia="zh-TW"/>
        </w:rPr>
        <w:t xml:space="preserve">different SPE </w:t>
      </w:r>
      <w:r w:rsidR="00BA265E" w:rsidRPr="00FF46E9">
        <w:rPr>
          <w:rFonts w:eastAsia="SimSun" w:hint="eastAsia"/>
          <w:b/>
          <w:noProof/>
          <w:lang w:val="en-US" w:eastAsia="zh-TW"/>
        </w:rPr>
        <w:t>measure</w:t>
      </w:r>
      <w:r w:rsidR="0075550B" w:rsidRPr="00FF46E9">
        <w:rPr>
          <w:rFonts w:eastAsia="SimSun"/>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SimSun"/>
          <w:bCs/>
          <w:i/>
          <w:iCs/>
          <w:noProof/>
          <w:sz w:val="20"/>
          <w:szCs w:val="20"/>
          <w:lang w:val="en-US"/>
        </w:rPr>
        <w:t>Note:</w:t>
      </w:r>
      <w:r w:rsidRPr="00DC0602">
        <w:rPr>
          <w:rFonts w:eastAsia="SimSun"/>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Heading1"/>
        <w:spacing w:after="240"/>
        <w:rPr>
          <w:rFonts w:eastAsia="Calibri"/>
          <w:b/>
          <w:bCs/>
        </w:rPr>
      </w:pPr>
      <w:bookmarkStart w:id="415" w:name="_Toc129530178"/>
      <w:bookmarkStart w:id="416" w:name="_Toc129530208"/>
      <w:bookmarkStart w:id="417" w:name="_Toc139718171"/>
      <w:r w:rsidRPr="00DC0602">
        <w:rPr>
          <w:rFonts w:eastAsia="Calibri"/>
          <w:b/>
          <w:bCs/>
        </w:rPr>
        <w:t>References</w:t>
      </w:r>
      <w:bookmarkEnd w:id="415"/>
      <w:bookmarkEnd w:id="416"/>
      <w:bookmarkEnd w:id="417"/>
      <w:r w:rsidRPr="00DC0602">
        <w:rPr>
          <w:rFonts w:eastAsia="Calibri"/>
          <w:b/>
          <w:bCs/>
        </w:rPr>
        <w:t xml:space="preserve"> </w:t>
      </w:r>
    </w:p>
    <w:p w14:paraId="59DD3D1A" w14:textId="77777777" w:rsidR="00B03D7E" w:rsidRPr="006A5A80" w:rsidRDefault="00B03D7E">
      <w:pPr>
        <w:rPr>
          <w:rFonts w:eastAsiaTheme="minorEastAsia"/>
        </w:rPr>
      </w:pPr>
    </w:p>
    <w:p w14:paraId="0D5F871E" w14:textId="77777777" w:rsidR="00F82D1D" w:rsidRPr="00F82D1D" w:rsidRDefault="00B03D7E" w:rsidP="00F82D1D">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F82D1D" w:rsidRPr="00F82D1D">
        <w:rPr>
          <w:noProof/>
        </w:rPr>
        <w:t xml:space="preserve">Borenstein, M., Hedges, L. V., Higgins, J. P., &amp; Rothstein, H. R. (2021). </w:t>
      </w:r>
      <w:r w:rsidR="00F82D1D" w:rsidRPr="00F82D1D">
        <w:rPr>
          <w:i/>
          <w:noProof/>
        </w:rPr>
        <w:t>Introduction to meta-analysis</w:t>
      </w:r>
      <w:r w:rsidR="00F82D1D" w:rsidRPr="00F82D1D">
        <w:rPr>
          <w:noProof/>
        </w:rPr>
        <w:t xml:space="preserve">. John Wiley &amp; Sons. </w:t>
      </w:r>
    </w:p>
    <w:p w14:paraId="3C9DA71E" w14:textId="77777777" w:rsidR="00F82D1D" w:rsidRPr="00F82D1D" w:rsidRDefault="00F82D1D" w:rsidP="00F82D1D">
      <w:pPr>
        <w:pStyle w:val="EndNoteBibliography"/>
        <w:rPr>
          <w:noProof/>
        </w:rPr>
      </w:pPr>
    </w:p>
    <w:p w14:paraId="183D3F79" w14:textId="77777777" w:rsidR="00F82D1D" w:rsidRPr="00F82D1D" w:rsidRDefault="00F82D1D" w:rsidP="00F82D1D">
      <w:pPr>
        <w:pStyle w:val="EndNoteBibliography"/>
        <w:ind w:left="720" w:hanging="720"/>
        <w:rPr>
          <w:noProof/>
        </w:rPr>
      </w:pPr>
      <w:r w:rsidRPr="00F82D1D">
        <w:rPr>
          <w:noProof/>
        </w:rPr>
        <w:lastRenderedPageBreak/>
        <w:t xml:space="preserve">Borsboom, D. (2005). </w:t>
      </w:r>
      <w:r w:rsidRPr="00F82D1D">
        <w:rPr>
          <w:i/>
          <w:noProof/>
        </w:rPr>
        <w:t>Measuring the mind: Conceptual issues in contemporary psychometrics</w:t>
      </w:r>
      <w:r w:rsidRPr="00F82D1D">
        <w:rPr>
          <w:noProof/>
        </w:rPr>
        <w:t xml:space="preserve">. Cambridge University Press. </w:t>
      </w:r>
    </w:p>
    <w:p w14:paraId="4BFAEFCD" w14:textId="77777777" w:rsidR="00F82D1D" w:rsidRPr="00F82D1D" w:rsidRDefault="00F82D1D" w:rsidP="00F82D1D">
      <w:pPr>
        <w:pStyle w:val="EndNoteBibliography"/>
        <w:rPr>
          <w:noProof/>
        </w:rPr>
      </w:pPr>
    </w:p>
    <w:p w14:paraId="5D66BD0C" w14:textId="77777777" w:rsidR="00F82D1D" w:rsidRPr="00F82D1D" w:rsidRDefault="00F82D1D" w:rsidP="00F82D1D">
      <w:pPr>
        <w:pStyle w:val="EndNoteBibliography"/>
        <w:ind w:left="720" w:hanging="720"/>
        <w:rPr>
          <w:noProof/>
        </w:rPr>
      </w:pPr>
      <w:r w:rsidRPr="00F82D1D">
        <w:rPr>
          <w:noProof/>
        </w:rPr>
        <w:t xml:space="preserve">Braun, A., Urai, A. E., &amp; Donner, T. H. (2018). Adaptive history biases result from confidence-weighted accumulation of past choices. </w:t>
      </w:r>
      <w:r w:rsidRPr="00F82D1D">
        <w:rPr>
          <w:i/>
          <w:noProof/>
        </w:rPr>
        <w:t>Journal of Neuroscience, 38</w:t>
      </w:r>
      <w:r w:rsidRPr="00F82D1D">
        <w:rPr>
          <w:noProof/>
        </w:rPr>
        <w:t xml:space="preserve">(10), 2418-2429. </w:t>
      </w:r>
    </w:p>
    <w:p w14:paraId="4FF035AC" w14:textId="77777777" w:rsidR="00F82D1D" w:rsidRPr="00F82D1D" w:rsidRDefault="00F82D1D" w:rsidP="00F82D1D">
      <w:pPr>
        <w:pStyle w:val="EndNoteBibliography"/>
        <w:rPr>
          <w:noProof/>
        </w:rPr>
      </w:pPr>
    </w:p>
    <w:p w14:paraId="0DD0850E" w14:textId="35D67941" w:rsidR="00F82D1D" w:rsidRPr="00F82D1D" w:rsidRDefault="00F82D1D" w:rsidP="00F82D1D">
      <w:pPr>
        <w:pStyle w:val="EndNoteBibliography"/>
        <w:ind w:left="720" w:hanging="720"/>
        <w:rPr>
          <w:noProof/>
        </w:rPr>
      </w:pPr>
      <w:r w:rsidRPr="00F82D1D">
        <w:rPr>
          <w:noProof/>
        </w:rPr>
        <w:t xml:space="preserve">Bukowski, H., Todorova, B., Boch, M., Silani, G., &amp; Lamm, C. (2021). Socio-cognitive training impacts emotional and perceptual self-salience but not self-other distinction. </w:t>
      </w:r>
      <w:r w:rsidRPr="00F82D1D">
        <w:rPr>
          <w:i/>
          <w:noProof/>
        </w:rPr>
        <w:t>Acta Psychologica, 216</w:t>
      </w:r>
      <w:r w:rsidRPr="00F82D1D">
        <w:rPr>
          <w:noProof/>
        </w:rPr>
        <w:t xml:space="preserve">, 103297. </w:t>
      </w:r>
      <w:hyperlink r:id="rId37" w:history="1">
        <w:r w:rsidRPr="00F82D1D">
          <w:rPr>
            <w:rStyle w:val="Hyperlink"/>
            <w:noProof/>
          </w:rPr>
          <w:t>https://doi.org/10.1016/j.actpsy.2021.103297</w:t>
        </w:r>
      </w:hyperlink>
      <w:r w:rsidRPr="00F82D1D">
        <w:rPr>
          <w:noProof/>
        </w:rPr>
        <w:t xml:space="preserve"> </w:t>
      </w:r>
    </w:p>
    <w:p w14:paraId="2AC78B8D" w14:textId="77777777" w:rsidR="00F82D1D" w:rsidRPr="00F82D1D" w:rsidRDefault="00F82D1D" w:rsidP="00F82D1D">
      <w:pPr>
        <w:pStyle w:val="EndNoteBibliography"/>
        <w:rPr>
          <w:noProof/>
        </w:rPr>
      </w:pPr>
    </w:p>
    <w:p w14:paraId="6F94E45D" w14:textId="08CFC77B" w:rsidR="00F82D1D" w:rsidRPr="00F82D1D" w:rsidRDefault="00F82D1D" w:rsidP="00F82D1D">
      <w:pPr>
        <w:pStyle w:val="EndNoteBibliography"/>
        <w:ind w:left="720" w:hanging="720"/>
        <w:rPr>
          <w:noProof/>
        </w:rPr>
      </w:pPr>
      <w:r w:rsidRPr="00F82D1D">
        <w:rPr>
          <w:noProof/>
        </w:rPr>
        <w:t xml:space="preserve">Chen, G., Taylor, P. A., Haller, S. P., Kircanski, K., Stoddard, J., Pine, D. S., Leibenluft, E., Brotman, M. A., &amp; Cox, R. W. (2018, Mar). Intraclass correlation: Improved modeling approaches and applications for neuroimaging. </w:t>
      </w:r>
      <w:r w:rsidRPr="00F82D1D">
        <w:rPr>
          <w:i/>
          <w:noProof/>
        </w:rPr>
        <w:t>Hum Brain Mapp, 39</w:t>
      </w:r>
      <w:r w:rsidRPr="00F82D1D">
        <w:rPr>
          <w:noProof/>
        </w:rPr>
        <w:t xml:space="preserve">(3), 1187-1206. </w:t>
      </w:r>
      <w:hyperlink r:id="rId38" w:history="1">
        <w:r w:rsidRPr="00F82D1D">
          <w:rPr>
            <w:rStyle w:val="Hyperlink"/>
            <w:noProof/>
          </w:rPr>
          <w:t>https://doi.org/10.1002/hbm.23909</w:t>
        </w:r>
      </w:hyperlink>
      <w:r w:rsidRPr="00F82D1D">
        <w:rPr>
          <w:noProof/>
        </w:rPr>
        <w:t xml:space="preserve"> </w:t>
      </w:r>
    </w:p>
    <w:p w14:paraId="14A595A2" w14:textId="77777777" w:rsidR="00F82D1D" w:rsidRPr="00F82D1D" w:rsidRDefault="00F82D1D" w:rsidP="00F82D1D">
      <w:pPr>
        <w:pStyle w:val="EndNoteBibliography"/>
        <w:rPr>
          <w:noProof/>
        </w:rPr>
      </w:pPr>
    </w:p>
    <w:p w14:paraId="66041E40" w14:textId="7A4AD9E6" w:rsidR="00F82D1D" w:rsidRPr="00F82D1D" w:rsidRDefault="00F82D1D" w:rsidP="00F82D1D">
      <w:pPr>
        <w:pStyle w:val="EndNoteBibliography"/>
        <w:ind w:left="720" w:hanging="720"/>
        <w:rPr>
          <w:noProof/>
        </w:rPr>
      </w:pPr>
      <w:r w:rsidRPr="00F82D1D">
        <w:rPr>
          <w:noProof/>
        </w:rPr>
        <w:t xml:space="preserve">Cheng, M., &amp; Tseng, C.-h. (2019). Saliency at first sight: instant identity referential advantage toward a newly met partner. </w:t>
      </w:r>
      <w:r w:rsidRPr="00F82D1D">
        <w:rPr>
          <w:i/>
          <w:noProof/>
        </w:rPr>
        <w:t>Cognitive Research: Principles and Implications, 4</w:t>
      </w:r>
      <w:r w:rsidRPr="00F82D1D">
        <w:rPr>
          <w:noProof/>
        </w:rPr>
        <w:t xml:space="preserve">(1), 1-18. </w:t>
      </w:r>
      <w:hyperlink r:id="rId39" w:history="1">
        <w:r w:rsidRPr="00F82D1D">
          <w:rPr>
            <w:rStyle w:val="Hyperlink"/>
            <w:noProof/>
          </w:rPr>
          <w:t>https://doi.org/10.1186/s41235-019-0186-z</w:t>
        </w:r>
      </w:hyperlink>
      <w:r w:rsidRPr="00F82D1D">
        <w:rPr>
          <w:noProof/>
        </w:rPr>
        <w:t xml:space="preserve"> </w:t>
      </w:r>
    </w:p>
    <w:p w14:paraId="4D7E5218" w14:textId="77777777" w:rsidR="00F82D1D" w:rsidRPr="00F82D1D" w:rsidRDefault="00F82D1D" w:rsidP="00F82D1D">
      <w:pPr>
        <w:pStyle w:val="EndNoteBibliography"/>
        <w:rPr>
          <w:noProof/>
        </w:rPr>
      </w:pPr>
    </w:p>
    <w:p w14:paraId="0E32CA61" w14:textId="4BB2D128" w:rsidR="00F82D1D" w:rsidRPr="00F82D1D" w:rsidRDefault="00F82D1D" w:rsidP="00F82D1D">
      <w:pPr>
        <w:pStyle w:val="EndNoteBibliography"/>
        <w:ind w:left="720" w:hanging="720"/>
        <w:rPr>
          <w:noProof/>
        </w:rPr>
      </w:pPr>
      <w:r w:rsidRPr="00F82D1D">
        <w:rPr>
          <w:noProof/>
        </w:rPr>
        <w:t xml:space="preserve">Cherry, E. C. (1953). Some experiments on the recognition of speech, with one and with two ears. </w:t>
      </w:r>
      <w:r w:rsidRPr="00F82D1D">
        <w:rPr>
          <w:i/>
          <w:noProof/>
        </w:rPr>
        <w:t>The Journal of the acoustical society of America, 25</w:t>
      </w:r>
      <w:r w:rsidRPr="00F82D1D">
        <w:rPr>
          <w:noProof/>
        </w:rPr>
        <w:t xml:space="preserve">(5), 975-979. </w:t>
      </w:r>
      <w:hyperlink r:id="rId40" w:history="1">
        <w:r w:rsidRPr="00F82D1D">
          <w:rPr>
            <w:rStyle w:val="Hyperlink"/>
            <w:noProof/>
          </w:rPr>
          <w:t>https://doi.org/10.1121/1.1907229</w:t>
        </w:r>
      </w:hyperlink>
      <w:r w:rsidRPr="00F82D1D">
        <w:rPr>
          <w:noProof/>
        </w:rPr>
        <w:t xml:space="preserve"> </w:t>
      </w:r>
    </w:p>
    <w:p w14:paraId="5CFFC13C" w14:textId="77777777" w:rsidR="00F82D1D" w:rsidRPr="00F82D1D" w:rsidRDefault="00F82D1D" w:rsidP="00F82D1D">
      <w:pPr>
        <w:pStyle w:val="EndNoteBibliography"/>
        <w:rPr>
          <w:noProof/>
        </w:rPr>
      </w:pPr>
    </w:p>
    <w:p w14:paraId="0C5EA8BC" w14:textId="6D2BD9D2" w:rsidR="00F82D1D" w:rsidRPr="00F82D1D" w:rsidRDefault="00F82D1D" w:rsidP="00F82D1D">
      <w:pPr>
        <w:pStyle w:val="EndNoteBibliography"/>
        <w:ind w:left="720" w:hanging="720"/>
        <w:rPr>
          <w:noProof/>
        </w:rPr>
      </w:pPr>
      <w:r w:rsidRPr="00F82D1D">
        <w:rPr>
          <w:noProof/>
        </w:rPr>
        <w:t xml:space="preserve">Cicchetti, D. V., &amp; Sparrow, S. A. (1981). Developing criteria for establishing interrater reliability of specific items: applications to assessment of adaptive behavior. </w:t>
      </w:r>
      <w:r w:rsidRPr="00F82D1D">
        <w:rPr>
          <w:i/>
          <w:noProof/>
        </w:rPr>
        <w:t>Am J Ment Defic, 86</w:t>
      </w:r>
      <w:r w:rsidRPr="00F82D1D">
        <w:rPr>
          <w:noProof/>
        </w:rPr>
        <w:t xml:space="preserve">(2), 127-137. </w:t>
      </w:r>
      <w:hyperlink r:id="rId41" w:history="1">
        <w:r w:rsidRPr="00F82D1D">
          <w:rPr>
            <w:rStyle w:val="Hyperlink"/>
            <w:noProof/>
          </w:rPr>
          <w:t>https://psycnet.apa.org/record/1982-00095-001</w:t>
        </w:r>
      </w:hyperlink>
      <w:r w:rsidRPr="00F82D1D">
        <w:rPr>
          <w:noProof/>
        </w:rPr>
        <w:t xml:space="preserve"> </w:t>
      </w:r>
    </w:p>
    <w:p w14:paraId="7846E1D1" w14:textId="77777777" w:rsidR="00F82D1D" w:rsidRPr="00F82D1D" w:rsidRDefault="00F82D1D" w:rsidP="00F82D1D">
      <w:pPr>
        <w:pStyle w:val="EndNoteBibliography"/>
        <w:rPr>
          <w:noProof/>
        </w:rPr>
      </w:pPr>
    </w:p>
    <w:p w14:paraId="44FEE422" w14:textId="77777777" w:rsidR="00F82D1D" w:rsidRPr="00F82D1D" w:rsidRDefault="00F82D1D" w:rsidP="00F82D1D">
      <w:pPr>
        <w:pStyle w:val="EndNoteBibliography"/>
        <w:ind w:left="720" w:hanging="720"/>
        <w:rPr>
          <w:noProof/>
        </w:rPr>
      </w:pPr>
      <w:r w:rsidRPr="00F82D1D">
        <w:rPr>
          <w:noProof/>
        </w:rPr>
        <w:t xml:space="preserve">Clark, K., Birch-Hurst, K., Pennington, C. R., Petrie, A. C., Lee, J. T., &amp; Hedge, C. (2022). Test-retest reliability for common tasks in vision science. </w:t>
      </w:r>
      <w:r w:rsidRPr="00F82D1D">
        <w:rPr>
          <w:i/>
          <w:noProof/>
        </w:rPr>
        <w:t>Journal of vision, 22</w:t>
      </w:r>
      <w:r w:rsidRPr="00F82D1D">
        <w:rPr>
          <w:noProof/>
        </w:rPr>
        <w:t xml:space="preserve">(8), 18-18. </w:t>
      </w:r>
    </w:p>
    <w:p w14:paraId="11E5CCDF" w14:textId="77777777" w:rsidR="00F82D1D" w:rsidRPr="00F82D1D" w:rsidRDefault="00F82D1D" w:rsidP="00F82D1D">
      <w:pPr>
        <w:pStyle w:val="EndNoteBibliography"/>
        <w:rPr>
          <w:noProof/>
        </w:rPr>
      </w:pPr>
    </w:p>
    <w:p w14:paraId="11B40C13" w14:textId="1E245FF1" w:rsidR="00F82D1D" w:rsidRPr="00F82D1D" w:rsidRDefault="00F82D1D" w:rsidP="00F82D1D">
      <w:pPr>
        <w:pStyle w:val="EndNoteBibliography"/>
        <w:ind w:left="720" w:hanging="720"/>
        <w:rPr>
          <w:noProof/>
        </w:rPr>
      </w:pPr>
      <w:r w:rsidRPr="00F82D1D">
        <w:rPr>
          <w:noProof/>
        </w:rPr>
        <w:t xml:space="preserve">Constable, M. D., Becker, M. L., Oh, Y.-I., &amp; Knoblich, G. (2021). Affective compatibility with the self modulates the self-prioritisation effect. </w:t>
      </w:r>
      <w:r w:rsidRPr="00F82D1D">
        <w:rPr>
          <w:i/>
          <w:noProof/>
        </w:rPr>
        <w:t>Cognition and Emotion, 35</w:t>
      </w:r>
      <w:r w:rsidRPr="00F82D1D">
        <w:rPr>
          <w:noProof/>
        </w:rPr>
        <w:t xml:space="preserve">(2), 291-304. </w:t>
      </w:r>
      <w:hyperlink r:id="rId42" w:history="1">
        <w:r w:rsidRPr="00F82D1D">
          <w:rPr>
            <w:rStyle w:val="Hyperlink"/>
            <w:noProof/>
          </w:rPr>
          <w:t>https://doi.org/10.1080/02699931.2020.1839383</w:t>
        </w:r>
      </w:hyperlink>
      <w:r w:rsidRPr="00F82D1D">
        <w:rPr>
          <w:noProof/>
        </w:rPr>
        <w:t xml:space="preserve"> </w:t>
      </w:r>
    </w:p>
    <w:p w14:paraId="05D9A1E1" w14:textId="77777777" w:rsidR="00F82D1D" w:rsidRPr="00F82D1D" w:rsidRDefault="00F82D1D" w:rsidP="00F82D1D">
      <w:pPr>
        <w:pStyle w:val="EndNoteBibliography"/>
        <w:rPr>
          <w:noProof/>
        </w:rPr>
      </w:pPr>
    </w:p>
    <w:p w14:paraId="47A6C7D7" w14:textId="52A14F5F" w:rsidR="00F82D1D" w:rsidRPr="00F82D1D" w:rsidRDefault="00F82D1D" w:rsidP="00F82D1D">
      <w:pPr>
        <w:pStyle w:val="EndNoteBibliography"/>
        <w:ind w:left="720" w:hanging="720"/>
        <w:rPr>
          <w:noProof/>
        </w:rPr>
      </w:pPr>
      <w:r w:rsidRPr="00F82D1D">
        <w:rPr>
          <w:noProof/>
        </w:rPr>
        <w:t xml:space="preserve">Constable, M. D., Elekes, F., Sebanz, N., &amp; Knoblich, G. (2019). Relevant for us? We-prioritization in cognitive processing. </w:t>
      </w:r>
      <w:r w:rsidRPr="00F82D1D">
        <w:rPr>
          <w:i/>
          <w:noProof/>
        </w:rPr>
        <w:t>Journal of Experimental Psychology: Human Perception and Performance, 45</w:t>
      </w:r>
      <w:r w:rsidRPr="00F82D1D">
        <w:rPr>
          <w:noProof/>
        </w:rPr>
        <w:t xml:space="preserve">(12). </w:t>
      </w:r>
      <w:hyperlink r:id="rId43" w:history="1">
        <w:r w:rsidRPr="00F82D1D">
          <w:rPr>
            <w:rStyle w:val="Hyperlink"/>
            <w:noProof/>
          </w:rPr>
          <w:t>https://doi.org/10.1037/xhp0000691</w:t>
        </w:r>
      </w:hyperlink>
      <w:r w:rsidRPr="00F82D1D">
        <w:rPr>
          <w:noProof/>
        </w:rPr>
        <w:t xml:space="preserve"> </w:t>
      </w:r>
    </w:p>
    <w:p w14:paraId="08EA8AF5" w14:textId="77777777" w:rsidR="00F82D1D" w:rsidRPr="00F82D1D" w:rsidRDefault="00F82D1D" w:rsidP="00F82D1D">
      <w:pPr>
        <w:pStyle w:val="EndNoteBibliography"/>
        <w:rPr>
          <w:noProof/>
        </w:rPr>
      </w:pPr>
    </w:p>
    <w:p w14:paraId="7315C7D7" w14:textId="4D1D0B8E" w:rsidR="00F82D1D" w:rsidRPr="00F82D1D" w:rsidRDefault="00F82D1D" w:rsidP="00F82D1D">
      <w:pPr>
        <w:pStyle w:val="EndNoteBibliography"/>
        <w:ind w:left="720" w:hanging="720"/>
        <w:rPr>
          <w:noProof/>
        </w:rPr>
      </w:pPr>
      <w:r w:rsidRPr="00F82D1D">
        <w:rPr>
          <w:noProof/>
        </w:rPr>
        <w:t xml:space="preserve">Constable, M. D., &amp; Knoblich, G. (2020). Sticking together? Re-binding previous other-associated stimuli interferes with self-verification but not partner-verification. </w:t>
      </w:r>
      <w:r w:rsidRPr="00F82D1D">
        <w:rPr>
          <w:i/>
          <w:noProof/>
        </w:rPr>
        <w:t>Acta Psychologica, 210</w:t>
      </w:r>
      <w:r w:rsidRPr="00F82D1D">
        <w:rPr>
          <w:noProof/>
        </w:rPr>
        <w:t xml:space="preserve">, 103167. </w:t>
      </w:r>
      <w:hyperlink r:id="rId44" w:history="1">
        <w:r w:rsidRPr="00F82D1D">
          <w:rPr>
            <w:rStyle w:val="Hyperlink"/>
            <w:noProof/>
          </w:rPr>
          <w:t>https://doi.org/10.1016/j.actpsy.2020.103167</w:t>
        </w:r>
      </w:hyperlink>
      <w:r w:rsidRPr="00F82D1D">
        <w:rPr>
          <w:noProof/>
        </w:rPr>
        <w:t xml:space="preserve"> </w:t>
      </w:r>
    </w:p>
    <w:p w14:paraId="17D4D6BA" w14:textId="77777777" w:rsidR="00F82D1D" w:rsidRPr="00F82D1D" w:rsidRDefault="00F82D1D" w:rsidP="00F82D1D">
      <w:pPr>
        <w:pStyle w:val="EndNoteBibliography"/>
        <w:rPr>
          <w:noProof/>
        </w:rPr>
      </w:pPr>
    </w:p>
    <w:p w14:paraId="40C92CFA" w14:textId="470FFF0A" w:rsidR="00F82D1D" w:rsidRPr="00F82D1D" w:rsidRDefault="00F82D1D" w:rsidP="00F82D1D">
      <w:pPr>
        <w:pStyle w:val="EndNoteBibliography"/>
        <w:ind w:left="720" w:hanging="720"/>
        <w:rPr>
          <w:noProof/>
        </w:rPr>
      </w:pPr>
      <w:r w:rsidRPr="00F82D1D">
        <w:rPr>
          <w:noProof/>
        </w:rPr>
        <w:t xml:space="preserve">Constable, M. D., Rajsic, J., Welsh, T. N., &amp; Pratt, J. (2019). It is not in the details: Self-related shapes are rapidly classified but their features are not better remembered. </w:t>
      </w:r>
      <w:r w:rsidRPr="00F82D1D">
        <w:rPr>
          <w:i/>
          <w:noProof/>
        </w:rPr>
        <w:t>Memory &amp; Cognition, 47</w:t>
      </w:r>
      <w:r w:rsidRPr="00F82D1D">
        <w:rPr>
          <w:noProof/>
        </w:rPr>
        <w:t xml:space="preserve">, 1145-1157. </w:t>
      </w:r>
      <w:hyperlink r:id="rId45" w:history="1">
        <w:r w:rsidRPr="00F82D1D">
          <w:rPr>
            <w:rStyle w:val="Hyperlink"/>
            <w:noProof/>
          </w:rPr>
          <w:t>https://doi.org/10.3758/s13421-019-00924-6</w:t>
        </w:r>
      </w:hyperlink>
      <w:r w:rsidRPr="00F82D1D">
        <w:rPr>
          <w:noProof/>
        </w:rPr>
        <w:t xml:space="preserve"> </w:t>
      </w:r>
    </w:p>
    <w:p w14:paraId="2D0A3211" w14:textId="77777777" w:rsidR="00F82D1D" w:rsidRPr="00F82D1D" w:rsidRDefault="00F82D1D" w:rsidP="00F82D1D">
      <w:pPr>
        <w:pStyle w:val="EndNoteBibliography"/>
        <w:rPr>
          <w:noProof/>
        </w:rPr>
      </w:pPr>
    </w:p>
    <w:p w14:paraId="75A4B6A8" w14:textId="4AB72FB0" w:rsidR="00F82D1D" w:rsidRPr="00F82D1D" w:rsidRDefault="00F82D1D" w:rsidP="00F82D1D">
      <w:pPr>
        <w:pStyle w:val="EndNoteBibliography"/>
        <w:ind w:left="720" w:hanging="720"/>
        <w:rPr>
          <w:noProof/>
        </w:rPr>
      </w:pPr>
      <w:r w:rsidRPr="00F82D1D">
        <w:rPr>
          <w:noProof/>
        </w:rPr>
        <w:lastRenderedPageBreak/>
        <w:t xml:space="preserve">Enkavi, A. Z., Eisenberg, I. W., Bissett, P. G., Mazza, G. L., MacKinnon, D. P., Marsch, L. A., &amp; Poldrack, R. A. (2019). Large-scale analysis of test–retest reliabilities of self-regulation measures. </w:t>
      </w:r>
      <w:r w:rsidRPr="00F82D1D">
        <w:rPr>
          <w:i/>
          <w:noProof/>
        </w:rPr>
        <w:t>Proceedings of the National Academy of Sciences, 116</w:t>
      </w:r>
      <w:r w:rsidRPr="00F82D1D">
        <w:rPr>
          <w:noProof/>
        </w:rPr>
        <w:t xml:space="preserve">(12), 5472-5477. </w:t>
      </w:r>
      <w:hyperlink r:id="rId46" w:history="1">
        <w:r w:rsidRPr="00F82D1D">
          <w:rPr>
            <w:rStyle w:val="Hyperlink"/>
            <w:noProof/>
          </w:rPr>
          <w:t>https://doi.org/doi:10.1073/pnas.1818430116</w:t>
        </w:r>
      </w:hyperlink>
      <w:r w:rsidRPr="00F82D1D">
        <w:rPr>
          <w:noProof/>
        </w:rPr>
        <w:t xml:space="preserve"> </w:t>
      </w:r>
    </w:p>
    <w:p w14:paraId="64F432E2" w14:textId="77777777" w:rsidR="00F82D1D" w:rsidRPr="00F82D1D" w:rsidRDefault="00F82D1D" w:rsidP="00F82D1D">
      <w:pPr>
        <w:pStyle w:val="EndNoteBibliography"/>
        <w:rPr>
          <w:noProof/>
        </w:rPr>
      </w:pPr>
    </w:p>
    <w:p w14:paraId="4A2010DD" w14:textId="77777777" w:rsidR="00F82D1D" w:rsidRPr="00F82D1D" w:rsidRDefault="00F82D1D" w:rsidP="00F82D1D">
      <w:pPr>
        <w:pStyle w:val="EndNoteBibliography"/>
        <w:ind w:left="720" w:hanging="720"/>
        <w:rPr>
          <w:noProof/>
        </w:rPr>
      </w:pPr>
      <w:r w:rsidRPr="00F82D1D">
        <w:rPr>
          <w:noProof/>
        </w:rPr>
        <w:t xml:space="preserve">Fischer, J., &amp; Whitney, D. (2014). Serial dependence in visual perception. </w:t>
      </w:r>
      <w:r w:rsidRPr="00F82D1D">
        <w:rPr>
          <w:i/>
          <w:noProof/>
        </w:rPr>
        <w:t>Nature neuroscience, 17</w:t>
      </w:r>
      <w:r w:rsidRPr="00F82D1D">
        <w:rPr>
          <w:noProof/>
        </w:rPr>
        <w:t xml:space="preserve">(5), 738-743. </w:t>
      </w:r>
    </w:p>
    <w:p w14:paraId="1ABCBA61" w14:textId="77777777" w:rsidR="00F82D1D" w:rsidRPr="00F82D1D" w:rsidRDefault="00F82D1D" w:rsidP="00F82D1D">
      <w:pPr>
        <w:pStyle w:val="EndNoteBibliography"/>
        <w:rPr>
          <w:noProof/>
        </w:rPr>
      </w:pPr>
    </w:p>
    <w:p w14:paraId="36B66FAD" w14:textId="4706A590" w:rsidR="00F82D1D" w:rsidRPr="00F82D1D" w:rsidRDefault="00F82D1D" w:rsidP="00F82D1D">
      <w:pPr>
        <w:pStyle w:val="EndNoteBibliography"/>
        <w:ind w:left="720" w:hanging="720"/>
        <w:rPr>
          <w:noProof/>
        </w:rPr>
      </w:pPr>
      <w:r w:rsidRPr="00F82D1D">
        <w:rPr>
          <w:noProof/>
        </w:rPr>
        <w:t xml:space="preserve">Fisher, R. A. (1992). Statistical methods for research workers. </w:t>
      </w:r>
      <w:r w:rsidRPr="00F82D1D">
        <w:rPr>
          <w:i/>
          <w:noProof/>
        </w:rPr>
        <w:t>Springer New York</w:t>
      </w:r>
      <w:r w:rsidRPr="00F82D1D">
        <w:rPr>
          <w:noProof/>
        </w:rPr>
        <w:t xml:space="preserve">. </w:t>
      </w:r>
      <w:hyperlink r:id="rId47" w:history="1">
        <w:r w:rsidRPr="00F82D1D">
          <w:rPr>
            <w:rStyle w:val="Hyperlink"/>
            <w:noProof/>
          </w:rPr>
          <w:t>https://doi.org/10.1007/978-1-4612-4380-9_6</w:t>
        </w:r>
      </w:hyperlink>
      <w:r w:rsidRPr="00F82D1D">
        <w:rPr>
          <w:noProof/>
        </w:rPr>
        <w:t xml:space="preserve"> </w:t>
      </w:r>
    </w:p>
    <w:p w14:paraId="30E53A32" w14:textId="77777777" w:rsidR="00F82D1D" w:rsidRPr="00F82D1D" w:rsidRDefault="00F82D1D" w:rsidP="00F82D1D">
      <w:pPr>
        <w:pStyle w:val="EndNoteBibliography"/>
        <w:rPr>
          <w:noProof/>
        </w:rPr>
      </w:pPr>
    </w:p>
    <w:p w14:paraId="21A6DAD0" w14:textId="77777777" w:rsidR="00F82D1D" w:rsidRPr="00F82D1D" w:rsidRDefault="00F82D1D" w:rsidP="00F82D1D">
      <w:pPr>
        <w:pStyle w:val="EndNoteBibliography"/>
        <w:ind w:left="720" w:hanging="720"/>
        <w:rPr>
          <w:noProof/>
        </w:rPr>
      </w:pPr>
      <w:r w:rsidRPr="00F82D1D">
        <w:rPr>
          <w:noProof/>
        </w:rPr>
        <w:t xml:space="preserve">Friehs, M. A., Dechant, M., Vedress, S., Frings, C., &amp; Mandryk, R. L. (2020). Effective gamification of the stop-signal task: two controlled laboratory experiments. </w:t>
      </w:r>
      <w:r w:rsidRPr="00F82D1D">
        <w:rPr>
          <w:i/>
          <w:noProof/>
        </w:rPr>
        <w:t>JMIR Serious Games, 8</w:t>
      </w:r>
      <w:r w:rsidRPr="00F82D1D">
        <w:rPr>
          <w:noProof/>
        </w:rPr>
        <w:t xml:space="preserve">(3), e17810. </w:t>
      </w:r>
    </w:p>
    <w:p w14:paraId="3E7B9943" w14:textId="77777777" w:rsidR="00F82D1D" w:rsidRPr="00F82D1D" w:rsidRDefault="00F82D1D" w:rsidP="00F82D1D">
      <w:pPr>
        <w:pStyle w:val="EndNoteBibliography"/>
        <w:rPr>
          <w:noProof/>
        </w:rPr>
      </w:pPr>
    </w:p>
    <w:p w14:paraId="2A330D41" w14:textId="755D45F6" w:rsidR="00F82D1D" w:rsidRPr="00F82D1D" w:rsidRDefault="00F82D1D" w:rsidP="00F82D1D">
      <w:pPr>
        <w:pStyle w:val="EndNoteBibliography"/>
        <w:ind w:left="720" w:hanging="720"/>
        <w:rPr>
          <w:noProof/>
        </w:rPr>
      </w:pPr>
      <w:r w:rsidRPr="00F82D1D">
        <w:rPr>
          <w:noProof/>
        </w:rPr>
        <w:t xml:space="preserve">Golubickis, M., Falbén, J. K., Ho, N. S., Sui, J., Cunningham, W. A., &amp; Macrae, C. N. (2020). Parts of me: Identity-relevance moderates self-prioritization. </w:t>
      </w:r>
      <w:r w:rsidRPr="00F82D1D">
        <w:rPr>
          <w:i/>
          <w:noProof/>
        </w:rPr>
        <w:t>Consciousness and cognition, 77</w:t>
      </w:r>
      <w:r w:rsidRPr="00F82D1D">
        <w:rPr>
          <w:noProof/>
        </w:rPr>
        <w:t xml:space="preserve">, 102848. </w:t>
      </w:r>
      <w:hyperlink r:id="rId48" w:history="1">
        <w:r w:rsidRPr="00F82D1D">
          <w:rPr>
            <w:rStyle w:val="Hyperlink"/>
            <w:noProof/>
          </w:rPr>
          <w:t>https://doi.org/10.1016/j.concog.2019.102848</w:t>
        </w:r>
      </w:hyperlink>
      <w:r w:rsidRPr="00F82D1D">
        <w:rPr>
          <w:noProof/>
        </w:rPr>
        <w:t xml:space="preserve"> </w:t>
      </w:r>
    </w:p>
    <w:p w14:paraId="50A5183F" w14:textId="77777777" w:rsidR="00F82D1D" w:rsidRPr="00F82D1D" w:rsidRDefault="00F82D1D" w:rsidP="00F82D1D">
      <w:pPr>
        <w:pStyle w:val="EndNoteBibliography"/>
        <w:rPr>
          <w:noProof/>
        </w:rPr>
      </w:pPr>
    </w:p>
    <w:p w14:paraId="2ABFBD1A" w14:textId="318348CE" w:rsidR="00F82D1D" w:rsidRPr="00F82D1D" w:rsidRDefault="00F82D1D" w:rsidP="00F82D1D">
      <w:pPr>
        <w:pStyle w:val="EndNoteBibliography"/>
        <w:ind w:left="720" w:hanging="720"/>
        <w:rPr>
          <w:noProof/>
        </w:rPr>
      </w:pPr>
      <w:r w:rsidRPr="00F82D1D">
        <w:rPr>
          <w:noProof/>
        </w:rPr>
        <w:t xml:space="preserve">Golubickis, M., Falben, J. K., Sahraie, A., Visokomogilski, A., Cunningham, W. A., Sui, J., &amp; Macrae, C. N. (2017). Self-prioritization and perceptual matching: The effects of temporal construal. </w:t>
      </w:r>
      <w:r w:rsidRPr="00F82D1D">
        <w:rPr>
          <w:i/>
          <w:noProof/>
        </w:rPr>
        <w:t>Mem Cognit, 45</w:t>
      </w:r>
      <w:r w:rsidRPr="00F82D1D">
        <w:rPr>
          <w:noProof/>
        </w:rPr>
        <w:t xml:space="preserve">(7), 1223-1239. </w:t>
      </w:r>
      <w:hyperlink r:id="rId49" w:history="1">
        <w:r w:rsidRPr="00F82D1D">
          <w:rPr>
            <w:rStyle w:val="Hyperlink"/>
            <w:noProof/>
          </w:rPr>
          <w:t>https://doi.org/10.3758/s13421-017-0722-3</w:t>
        </w:r>
      </w:hyperlink>
      <w:r w:rsidRPr="00F82D1D">
        <w:rPr>
          <w:noProof/>
        </w:rPr>
        <w:t xml:space="preserve"> </w:t>
      </w:r>
    </w:p>
    <w:p w14:paraId="0BBE8B2C" w14:textId="77777777" w:rsidR="00F82D1D" w:rsidRPr="00F82D1D" w:rsidRDefault="00F82D1D" w:rsidP="00F82D1D">
      <w:pPr>
        <w:pStyle w:val="EndNoteBibliography"/>
        <w:rPr>
          <w:noProof/>
        </w:rPr>
      </w:pPr>
    </w:p>
    <w:p w14:paraId="6AAD6951" w14:textId="1728C402" w:rsidR="00F82D1D" w:rsidRPr="00F82D1D" w:rsidRDefault="00F82D1D" w:rsidP="00F82D1D">
      <w:pPr>
        <w:pStyle w:val="EndNoteBibliography"/>
        <w:ind w:left="720" w:hanging="720"/>
        <w:rPr>
          <w:noProof/>
        </w:rPr>
      </w:pPr>
      <w:r w:rsidRPr="00F82D1D">
        <w:rPr>
          <w:noProof/>
        </w:rPr>
        <w:t xml:space="preserve">Golubickis, M., &amp; Macrae, C. N. (2021). Judging me and you: Task design modulates self-prioritization. </w:t>
      </w:r>
      <w:r w:rsidRPr="00F82D1D">
        <w:rPr>
          <w:i/>
          <w:noProof/>
        </w:rPr>
        <w:t>Acta Psychologica, 218</w:t>
      </w:r>
      <w:r w:rsidRPr="00F82D1D">
        <w:rPr>
          <w:noProof/>
        </w:rPr>
        <w:t xml:space="preserve">, 103350. </w:t>
      </w:r>
      <w:hyperlink r:id="rId50" w:history="1">
        <w:r w:rsidRPr="00F82D1D">
          <w:rPr>
            <w:rStyle w:val="Hyperlink"/>
            <w:noProof/>
          </w:rPr>
          <w:t>https://doi.org/10.1016/j.actpsy.2021.103350</w:t>
        </w:r>
      </w:hyperlink>
      <w:r w:rsidRPr="00F82D1D">
        <w:rPr>
          <w:noProof/>
        </w:rPr>
        <w:t xml:space="preserve"> </w:t>
      </w:r>
    </w:p>
    <w:p w14:paraId="4E617772" w14:textId="77777777" w:rsidR="00F82D1D" w:rsidRPr="00F82D1D" w:rsidRDefault="00F82D1D" w:rsidP="00F82D1D">
      <w:pPr>
        <w:pStyle w:val="EndNoteBibliography"/>
        <w:rPr>
          <w:noProof/>
        </w:rPr>
      </w:pPr>
    </w:p>
    <w:p w14:paraId="3EA80BE3" w14:textId="77777777" w:rsidR="00F82D1D" w:rsidRPr="00F82D1D" w:rsidRDefault="00F82D1D" w:rsidP="00F82D1D">
      <w:pPr>
        <w:pStyle w:val="EndNoteBibliography"/>
        <w:ind w:left="720" w:hanging="720"/>
        <w:rPr>
          <w:noProof/>
        </w:rPr>
      </w:pPr>
      <w:r w:rsidRPr="00F82D1D">
        <w:rPr>
          <w:noProof/>
        </w:rPr>
        <w:t xml:space="preserve">Green, S. B., Yang, Y., Alt, M., Brinkley, S., Gray, S., Hogan, T., &amp; Cowan, N. (2016). Use of internal consistency coefficients for estimating reliability of experimental task scores. </w:t>
      </w:r>
      <w:r w:rsidRPr="00F82D1D">
        <w:rPr>
          <w:i/>
          <w:noProof/>
        </w:rPr>
        <w:t>Psychonomic bulletin &amp; review, 23</w:t>
      </w:r>
      <w:r w:rsidRPr="00F82D1D">
        <w:rPr>
          <w:noProof/>
        </w:rPr>
        <w:t xml:space="preserve">, 750-763. </w:t>
      </w:r>
    </w:p>
    <w:p w14:paraId="6933B336" w14:textId="77777777" w:rsidR="00F82D1D" w:rsidRPr="00F82D1D" w:rsidRDefault="00F82D1D" w:rsidP="00F82D1D">
      <w:pPr>
        <w:pStyle w:val="EndNoteBibliography"/>
        <w:rPr>
          <w:noProof/>
        </w:rPr>
      </w:pPr>
    </w:p>
    <w:p w14:paraId="150A2947" w14:textId="77777777" w:rsidR="00F82D1D" w:rsidRPr="00F82D1D" w:rsidRDefault="00F82D1D" w:rsidP="00F82D1D">
      <w:pPr>
        <w:pStyle w:val="EndNoteBibliography"/>
        <w:ind w:left="720" w:hanging="720"/>
        <w:rPr>
          <w:noProof/>
        </w:rPr>
      </w:pPr>
      <w:r w:rsidRPr="00F82D1D">
        <w:rPr>
          <w:noProof/>
        </w:rPr>
        <w:t xml:space="preserve">Groulx, J. T., Harding, B., &amp; Cousineau, D. (2020). The EZ Diffusion Model: An overview with derivation, software, and an application to the Same-Different task. </w:t>
      </w:r>
      <w:r w:rsidRPr="00F82D1D">
        <w:rPr>
          <w:i/>
          <w:noProof/>
        </w:rPr>
        <w:t>The Quantitative Methods for Psychology, 16</w:t>
      </w:r>
      <w:r w:rsidRPr="00F82D1D">
        <w:rPr>
          <w:noProof/>
        </w:rPr>
        <w:t xml:space="preserve">(2), 154-174. </w:t>
      </w:r>
    </w:p>
    <w:p w14:paraId="04A42149" w14:textId="77777777" w:rsidR="00F82D1D" w:rsidRPr="00F82D1D" w:rsidRDefault="00F82D1D" w:rsidP="00F82D1D">
      <w:pPr>
        <w:pStyle w:val="EndNoteBibliography"/>
        <w:rPr>
          <w:noProof/>
        </w:rPr>
      </w:pPr>
    </w:p>
    <w:p w14:paraId="7131AB3C" w14:textId="73C7BC74" w:rsidR="00F82D1D" w:rsidRPr="00F82D1D" w:rsidRDefault="00F82D1D" w:rsidP="00F82D1D">
      <w:pPr>
        <w:pStyle w:val="EndNoteBibliography"/>
        <w:ind w:left="720" w:hanging="720"/>
        <w:rPr>
          <w:noProof/>
        </w:rPr>
      </w:pPr>
      <w:r w:rsidRPr="00F82D1D">
        <w:rPr>
          <w:noProof/>
        </w:rPr>
        <w:t xml:space="preserve">Hedge, C., Powell, G., Bompas, A., Vivian-Griffiths, S., &amp; Sumner, P. (2018). Low and variable correlation between reaction time costs and accuracy costs explained by accumulation models: Meta-analysis and simulations. </w:t>
      </w:r>
      <w:r w:rsidRPr="00F82D1D">
        <w:rPr>
          <w:i/>
          <w:noProof/>
        </w:rPr>
        <w:t>Psychological Bulletin, 144</w:t>
      </w:r>
      <w:r w:rsidRPr="00F82D1D">
        <w:rPr>
          <w:noProof/>
        </w:rPr>
        <w:t xml:space="preserve">(11), 1200-1227. </w:t>
      </w:r>
      <w:hyperlink r:id="rId51" w:history="1">
        <w:r w:rsidRPr="00F82D1D">
          <w:rPr>
            <w:rStyle w:val="Hyperlink"/>
            <w:noProof/>
          </w:rPr>
          <w:t>https://doi.org/10.1037/bul0000164</w:t>
        </w:r>
      </w:hyperlink>
      <w:r w:rsidRPr="00F82D1D">
        <w:rPr>
          <w:noProof/>
        </w:rPr>
        <w:t xml:space="preserve"> </w:t>
      </w:r>
    </w:p>
    <w:p w14:paraId="547B2C13" w14:textId="77777777" w:rsidR="00F82D1D" w:rsidRPr="00F82D1D" w:rsidRDefault="00F82D1D" w:rsidP="00F82D1D">
      <w:pPr>
        <w:pStyle w:val="EndNoteBibliography"/>
        <w:rPr>
          <w:noProof/>
        </w:rPr>
      </w:pPr>
    </w:p>
    <w:p w14:paraId="60259074" w14:textId="77777777" w:rsidR="00F82D1D" w:rsidRPr="00F82D1D" w:rsidRDefault="00F82D1D" w:rsidP="00F82D1D">
      <w:pPr>
        <w:pStyle w:val="EndNoteBibliography"/>
        <w:ind w:left="720" w:hanging="720"/>
        <w:rPr>
          <w:noProof/>
        </w:rPr>
      </w:pPr>
      <w:r w:rsidRPr="00F82D1D">
        <w:rPr>
          <w:noProof/>
        </w:rPr>
        <w:t xml:space="preserve">Hedge, C., Powell, G., &amp; Sumner, P. (2018). The reliability paradox: Why robust cognitive tasks do not produce reliable individual differences. </w:t>
      </w:r>
      <w:r w:rsidRPr="00F82D1D">
        <w:rPr>
          <w:i/>
          <w:noProof/>
        </w:rPr>
        <w:t>Behavior research methods, 50</w:t>
      </w:r>
      <w:r w:rsidRPr="00F82D1D">
        <w:rPr>
          <w:noProof/>
        </w:rPr>
        <w:t xml:space="preserve">, 1166-1186. </w:t>
      </w:r>
    </w:p>
    <w:p w14:paraId="1DBA8B75" w14:textId="77777777" w:rsidR="00F82D1D" w:rsidRPr="00F82D1D" w:rsidRDefault="00F82D1D" w:rsidP="00F82D1D">
      <w:pPr>
        <w:pStyle w:val="EndNoteBibliography"/>
        <w:rPr>
          <w:noProof/>
        </w:rPr>
      </w:pPr>
    </w:p>
    <w:p w14:paraId="39676570" w14:textId="77777777" w:rsidR="00F82D1D" w:rsidRPr="00F82D1D" w:rsidRDefault="00F82D1D" w:rsidP="00F82D1D">
      <w:pPr>
        <w:pStyle w:val="EndNoteBibliography"/>
        <w:ind w:left="720" w:hanging="720"/>
        <w:rPr>
          <w:noProof/>
        </w:rPr>
      </w:pPr>
      <w:r w:rsidRPr="00F82D1D">
        <w:rPr>
          <w:noProof/>
        </w:rPr>
        <w:t xml:space="preserve">Hedges, L. V., &amp; Olkin, I. (2014). </w:t>
      </w:r>
      <w:r w:rsidRPr="00F82D1D">
        <w:rPr>
          <w:i/>
          <w:noProof/>
        </w:rPr>
        <w:t>Statistical methods for meta-analysis</w:t>
      </w:r>
      <w:r w:rsidRPr="00F82D1D">
        <w:rPr>
          <w:noProof/>
        </w:rPr>
        <w:t xml:space="preserve">. Academic press. </w:t>
      </w:r>
    </w:p>
    <w:p w14:paraId="1EEC657E" w14:textId="77777777" w:rsidR="00F82D1D" w:rsidRPr="00F82D1D" w:rsidRDefault="00F82D1D" w:rsidP="00F82D1D">
      <w:pPr>
        <w:pStyle w:val="EndNoteBibliography"/>
        <w:rPr>
          <w:noProof/>
        </w:rPr>
      </w:pPr>
    </w:p>
    <w:p w14:paraId="7E4B5BA6" w14:textId="42CC3D2A" w:rsidR="00F82D1D" w:rsidRPr="00F82D1D" w:rsidRDefault="00F82D1D" w:rsidP="00F82D1D">
      <w:pPr>
        <w:pStyle w:val="EndNoteBibliography"/>
        <w:ind w:left="720" w:hanging="720"/>
        <w:rPr>
          <w:noProof/>
        </w:rPr>
      </w:pPr>
      <w:r w:rsidRPr="00F82D1D">
        <w:rPr>
          <w:noProof/>
        </w:rPr>
        <w:t xml:space="preserve">Hobbs, C., Sui, J., Kessler, D., Munafò, M. R., &amp; Button, K. S. (2023). Self-processing in relation to emotion and reward processing in depression. </w:t>
      </w:r>
      <w:r w:rsidRPr="00F82D1D">
        <w:rPr>
          <w:i/>
          <w:noProof/>
        </w:rPr>
        <w:t>Psychological Medicine, 53</w:t>
      </w:r>
      <w:r w:rsidRPr="00F82D1D">
        <w:rPr>
          <w:noProof/>
        </w:rPr>
        <w:t xml:space="preserve">(5), 1924-1936. </w:t>
      </w:r>
      <w:hyperlink r:id="rId52" w:history="1">
        <w:r w:rsidRPr="00F82D1D">
          <w:rPr>
            <w:rStyle w:val="Hyperlink"/>
            <w:noProof/>
          </w:rPr>
          <w:t>https://doi.org/10.1017/S0033291721003597</w:t>
        </w:r>
      </w:hyperlink>
      <w:r w:rsidRPr="00F82D1D">
        <w:rPr>
          <w:noProof/>
        </w:rPr>
        <w:t xml:space="preserve"> </w:t>
      </w:r>
    </w:p>
    <w:p w14:paraId="4706455A" w14:textId="77777777" w:rsidR="00F82D1D" w:rsidRPr="00F82D1D" w:rsidRDefault="00F82D1D" w:rsidP="00F82D1D">
      <w:pPr>
        <w:pStyle w:val="EndNoteBibliography"/>
        <w:rPr>
          <w:noProof/>
        </w:rPr>
      </w:pPr>
    </w:p>
    <w:p w14:paraId="1C42481C" w14:textId="1CF6E042" w:rsidR="00F82D1D" w:rsidRPr="00F82D1D" w:rsidRDefault="00F82D1D" w:rsidP="00F82D1D">
      <w:pPr>
        <w:pStyle w:val="EndNoteBibliography"/>
        <w:ind w:left="720" w:hanging="720"/>
        <w:rPr>
          <w:noProof/>
        </w:rPr>
      </w:pPr>
      <w:r w:rsidRPr="00F82D1D">
        <w:rPr>
          <w:noProof/>
        </w:rPr>
        <w:t xml:space="preserve">Hu, C.-P., Lan, Y., Macrae, C. N., &amp; Sui, J. (2020). Good Me Bad Me: Prioritization of the Good-Self During Perceptual Decision-Making. </w:t>
      </w:r>
      <w:r w:rsidRPr="00F82D1D">
        <w:rPr>
          <w:i/>
          <w:noProof/>
        </w:rPr>
        <w:t>Collabra. Psychology, 6</w:t>
      </w:r>
      <w:r w:rsidRPr="00F82D1D">
        <w:rPr>
          <w:noProof/>
        </w:rPr>
        <w:t xml:space="preserve">(1), 20. </w:t>
      </w:r>
      <w:hyperlink r:id="rId53" w:history="1">
        <w:r w:rsidRPr="00F82D1D">
          <w:rPr>
            <w:rStyle w:val="Hyperlink"/>
            <w:noProof/>
          </w:rPr>
          <w:t>https://doi.org/10.1525/collabra.301</w:t>
        </w:r>
      </w:hyperlink>
      <w:r w:rsidRPr="00F82D1D">
        <w:rPr>
          <w:noProof/>
        </w:rPr>
        <w:t xml:space="preserve"> </w:t>
      </w:r>
    </w:p>
    <w:p w14:paraId="4C36CB6C" w14:textId="77777777" w:rsidR="00F82D1D" w:rsidRPr="00F82D1D" w:rsidRDefault="00F82D1D" w:rsidP="00F82D1D">
      <w:pPr>
        <w:pStyle w:val="EndNoteBibliography"/>
        <w:rPr>
          <w:noProof/>
        </w:rPr>
      </w:pPr>
    </w:p>
    <w:p w14:paraId="34CF8342" w14:textId="18C4E505" w:rsidR="00F82D1D" w:rsidRPr="00F82D1D" w:rsidRDefault="00F82D1D" w:rsidP="00F82D1D">
      <w:pPr>
        <w:pStyle w:val="EndNoteBibliography"/>
        <w:ind w:left="720" w:hanging="720"/>
        <w:rPr>
          <w:noProof/>
        </w:rPr>
      </w:pPr>
      <w:r w:rsidRPr="00F82D1D">
        <w:rPr>
          <w:noProof/>
        </w:rPr>
        <w:t xml:space="preserve">Hu, C.-P., Peng, K., &amp; Sui, J. (2023, 2023-05-06). Data for Training Effect of Self Prioritization[DS/OL]. V1. </w:t>
      </w:r>
      <w:r w:rsidRPr="00F82D1D">
        <w:rPr>
          <w:i/>
          <w:noProof/>
        </w:rPr>
        <w:t>Science Data Bank</w:t>
      </w:r>
      <w:r w:rsidRPr="00F82D1D">
        <w:rPr>
          <w:noProof/>
        </w:rPr>
        <w:t xml:space="preserve">. </w:t>
      </w:r>
      <w:hyperlink r:id="rId54" w:history="1">
        <w:r w:rsidRPr="00F82D1D">
          <w:rPr>
            <w:rStyle w:val="Hyperlink"/>
            <w:noProof/>
          </w:rPr>
          <w:t>https://doi.org/10.57760/sciencedb.08117</w:t>
        </w:r>
      </w:hyperlink>
      <w:r w:rsidRPr="00F82D1D">
        <w:rPr>
          <w:noProof/>
        </w:rPr>
        <w:t xml:space="preserve">. </w:t>
      </w:r>
    </w:p>
    <w:p w14:paraId="37BD7A26" w14:textId="77777777" w:rsidR="00F82D1D" w:rsidRPr="00F82D1D" w:rsidRDefault="00F82D1D" w:rsidP="00F82D1D">
      <w:pPr>
        <w:pStyle w:val="EndNoteBibliography"/>
        <w:rPr>
          <w:noProof/>
        </w:rPr>
      </w:pPr>
    </w:p>
    <w:p w14:paraId="5C3E6CED" w14:textId="256D9B66" w:rsidR="00F82D1D" w:rsidRPr="00F82D1D" w:rsidRDefault="00F82D1D" w:rsidP="00F82D1D">
      <w:pPr>
        <w:pStyle w:val="EndNoteBibliography"/>
        <w:ind w:left="720" w:hanging="720"/>
        <w:rPr>
          <w:noProof/>
        </w:rPr>
      </w:pPr>
      <w:r w:rsidRPr="00F82D1D">
        <w:rPr>
          <w:noProof/>
        </w:rPr>
        <w:t xml:space="preserve">Hughes, S. M., &amp; Harrison, M. A. (2013). I like my voice better: Self-enhancement bias in perceptions of voice attractiveness. </w:t>
      </w:r>
      <w:r w:rsidRPr="00F82D1D">
        <w:rPr>
          <w:i/>
          <w:noProof/>
        </w:rPr>
        <w:t>Perception, 42</w:t>
      </w:r>
      <w:r w:rsidRPr="00F82D1D">
        <w:rPr>
          <w:noProof/>
        </w:rPr>
        <w:t xml:space="preserve">(9), 941-949. </w:t>
      </w:r>
      <w:hyperlink r:id="rId55" w:history="1">
        <w:r w:rsidRPr="00F82D1D">
          <w:rPr>
            <w:rStyle w:val="Hyperlink"/>
            <w:noProof/>
          </w:rPr>
          <w:t>https://doi.org/10.1068/p7526</w:t>
        </w:r>
      </w:hyperlink>
      <w:r w:rsidRPr="00F82D1D">
        <w:rPr>
          <w:noProof/>
        </w:rPr>
        <w:t xml:space="preserve"> </w:t>
      </w:r>
    </w:p>
    <w:p w14:paraId="41635172" w14:textId="77777777" w:rsidR="00F82D1D" w:rsidRPr="00F82D1D" w:rsidRDefault="00F82D1D" w:rsidP="00F82D1D">
      <w:pPr>
        <w:pStyle w:val="EndNoteBibliography"/>
        <w:rPr>
          <w:noProof/>
        </w:rPr>
      </w:pPr>
    </w:p>
    <w:p w14:paraId="20074F10" w14:textId="77777777" w:rsidR="00F82D1D" w:rsidRPr="00F82D1D" w:rsidRDefault="00F82D1D" w:rsidP="00F82D1D">
      <w:pPr>
        <w:pStyle w:val="EndNoteBibliography"/>
        <w:ind w:left="720" w:hanging="720"/>
        <w:rPr>
          <w:noProof/>
        </w:rPr>
      </w:pPr>
      <w:r w:rsidRPr="00F82D1D">
        <w:rPr>
          <w:noProof/>
        </w:rPr>
        <w:t xml:space="preserve">Huitema, B. E. (1986). Autocorrelation in behavioral research: Wherefore art thou? In </w:t>
      </w:r>
      <w:r w:rsidRPr="00F82D1D">
        <w:rPr>
          <w:i/>
          <w:noProof/>
        </w:rPr>
        <w:t>Research methods in applied behavior analysis: Issues and advances</w:t>
      </w:r>
      <w:r w:rsidRPr="00F82D1D">
        <w:rPr>
          <w:noProof/>
        </w:rPr>
        <w:t xml:space="preserve"> (pp. 187-208). Springer. </w:t>
      </w:r>
    </w:p>
    <w:p w14:paraId="29CCFF62" w14:textId="77777777" w:rsidR="00F82D1D" w:rsidRPr="00F82D1D" w:rsidRDefault="00F82D1D" w:rsidP="00F82D1D">
      <w:pPr>
        <w:pStyle w:val="EndNoteBibliography"/>
        <w:rPr>
          <w:noProof/>
        </w:rPr>
      </w:pPr>
    </w:p>
    <w:p w14:paraId="48FE83DF" w14:textId="48485C53" w:rsidR="00F82D1D" w:rsidRPr="00F82D1D" w:rsidRDefault="00F82D1D" w:rsidP="00F82D1D">
      <w:pPr>
        <w:pStyle w:val="EndNoteBibliography"/>
        <w:ind w:left="720" w:hanging="720"/>
        <w:rPr>
          <w:noProof/>
        </w:rPr>
      </w:pPr>
      <w:r w:rsidRPr="00F82D1D">
        <w:rPr>
          <w:noProof/>
        </w:rPr>
        <w:t xml:space="preserve">Humphreys, G. W., &amp; Sui, J. (2015). The salient self: Social saliency effects based on self-bias. </w:t>
      </w:r>
      <w:r w:rsidRPr="00F82D1D">
        <w:rPr>
          <w:i/>
          <w:noProof/>
        </w:rPr>
        <w:t>Journal of cognitive psychology, 27</w:t>
      </w:r>
      <w:r w:rsidRPr="00F82D1D">
        <w:rPr>
          <w:noProof/>
        </w:rPr>
        <w:t xml:space="preserve">(2), 129-140. </w:t>
      </w:r>
      <w:hyperlink r:id="rId56" w:history="1">
        <w:r w:rsidRPr="00F82D1D">
          <w:rPr>
            <w:rStyle w:val="Hyperlink"/>
            <w:noProof/>
          </w:rPr>
          <w:t>https://doi.org/10.1080/20445911.2014.996156</w:t>
        </w:r>
      </w:hyperlink>
      <w:r w:rsidRPr="00F82D1D">
        <w:rPr>
          <w:noProof/>
        </w:rPr>
        <w:t xml:space="preserve"> </w:t>
      </w:r>
    </w:p>
    <w:p w14:paraId="4D860185" w14:textId="77777777" w:rsidR="00F82D1D" w:rsidRPr="00F82D1D" w:rsidRDefault="00F82D1D" w:rsidP="00F82D1D">
      <w:pPr>
        <w:pStyle w:val="EndNoteBibliography"/>
        <w:rPr>
          <w:noProof/>
        </w:rPr>
      </w:pPr>
    </w:p>
    <w:p w14:paraId="7F24CF31" w14:textId="77777777" w:rsidR="00F82D1D" w:rsidRPr="00F82D1D" w:rsidRDefault="00F82D1D" w:rsidP="00F82D1D">
      <w:pPr>
        <w:pStyle w:val="EndNoteBibliography"/>
        <w:ind w:left="720" w:hanging="720"/>
        <w:rPr>
          <w:noProof/>
        </w:rPr>
      </w:pPr>
      <w:r w:rsidRPr="00F82D1D">
        <w:rPr>
          <w:noProof/>
        </w:rPr>
        <w:t xml:space="preserve">John-Saaltink, E. S., Kok, P., Lau, H. C., &amp; De Lange, F. P. (2016). Serial dependence in perceptual decisions is reflected in activity patterns in primary visual cortex. </w:t>
      </w:r>
      <w:r w:rsidRPr="00F82D1D">
        <w:rPr>
          <w:i/>
          <w:noProof/>
        </w:rPr>
        <w:t>Journal of Neuroscience, 36</w:t>
      </w:r>
      <w:r w:rsidRPr="00F82D1D">
        <w:rPr>
          <w:noProof/>
        </w:rPr>
        <w:t xml:space="preserve">(23), 6186-6192. </w:t>
      </w:r>
    </w:p>
    <w:p w14:paraId="6654AD0A" w14:textId="77777777" w:rsidR="00F82D1D" w:rsidRPr="00F82D1D" w:rsidRDefault="00F82D1D" w:rsidP="00F82D1D">
      <w:pPr>
        <w:pStyle w:val="EndNoteBibliography"/>
        <w:rPr>
          <w:noProof/>
        </w:rPr>
      </w:pPr>
    </w:p>
    <w:p w14:paraId="02A89C23" w14:textId="7D6C0EA2" w:rsidR="00F82D1D" w:rsidRPr="00F82D1D" w:rsidRDefault="00F82D1D" w:rsidP="00F82D1D">
      <w:pPr>
        <w:pStyle w:val="EndNoteBibliography"/>
        <w:ind w:left="720" w:hanging="720"/>
        <w:rPr>
          <w:noProof/>
        </w:rPr>
      </w:pPr>
      <w:r w:rsidRPr="00F82D1D">
        <w:rPr>
          <w:noProof/>
        </w:rPr>
        <w:t xml:space="preserve">Kahveci, S., Bathke, A., &amp; Blechert, J. (2022). Reliability of reaction time tasks: how should it be computed? </w:t>
      </w:r>
      <w:hyperlink r:id="rId57" w:history="1">
        <w:r w:rsidRPr="00F82D1D">
          <w:rPr>
            <w:rStyle w:val="Hyperlink"/>
            <w:noProof/>
          </w:rPr>
          <w:t>https://doi.org/10.31234/osf.io/ta59r</w:t>
        </w:r>
      </w:hyperlink>
      <w:r w:rsidRPr="00F82D1D">
        <w:rPr>
          <w:noProof/>
        </w:rPr>
        <w:t xml:space="preserve"> </w:t>
      </w:r>
    </w:p>
    <w:p w14:paraId="1107E47C" w14:textId="77777777" w:rsidR="00F82D1D" w:rsidRPr="00F82D1D" w:rsidRDefault="00F82D1D" w:rsidP="00F82D1D">
      <w:pPr>
        <w:pStyle w:val="EndNoteBibliography"/>
        <w:rPr>
          <w:noProof/>
        </w:rPr>
      </w:pPr>
    </w:p>
    <w:p w14:paraId="2B8DAA80" w14:textId="77777777" w:rsidR="00F82D1D" w:rsidRPr="00F82D1D" w:rsidRDefault="00F82D1D" w:rsidP="00F82D1D">
      <w:pPr>
        <w:pStyle w:val="EndNoteBibliography"/>
        <w:ind w:left="720" w:hanging="720"/>
        <w:rPr>
          <w:noProof/>
        </w:rPr>
      </w:pPr>
      <w:r w:rsidRPr="00F82D1D">
        <w:rPr>
          <w:noProof/>
        </w:rPr>
        <w:t xml:space="preserve">Karvelis, P., Paulus, M. P., &amp; Diaconescu, A. O. (2023). Individual differences in computational psychiatry: a review of current challenges. </w:t>
      </w:r>
      <w:r w:rsidRPr="00F82D1D">
        <w:rPr>
          <w:i/>
          <w:noProof/>
        </w:rPr>
        <w:t>Neuroscience &amp; Biobehavioral Reviews</w:t>
      </w:r>
      <w:r w:rsidRPr="00F82D1D">
        <w:rPr>
          <w:noProof/>
        </w:rPr>
        <w:t xml:space="preserve">, 105137. </w:t>
      </w:r>
    </w:p>
    <w:p w14:paraId="55923E50" w14:textId="77777777" w:rsidR="00F82D1D" w:rsidRPr="00F82D1D" w:rsidRDefault="00F82D1D" w:rsidP="00F82D1D">
      <w:pPr>
        <w:pStyle w:val="EndNoteBibliography"/>
        <w:rPr>
          <w:noProof/>
        </w:rPr>
      </w:pPr>
    </w:p>
    <w:p w14:paraId="15BA998F" w14:textId="71C50522" w:rsidR="00F82D1D" w:rsidRPr="00F82D1D" w:rsidRDefault="00F82D1D" w:rsidP="00F82D1D">
      <w:pPr>
        <w:pStyle w:val="EndNoteBibliography"/>
        <w:ind w:left="720" w:hanging="720"/>
        <w:rPr>
          <w:noProof/>
        </w:rPr>
      </w:pPr>
      <w:r w:rsidRPr="00F82D1D">
        <w:rPr>
          <w:noProof/>
        </w:rPr>
        <w:t xml:space="preserve">Keenan, J. P., Wheeler, M. A., Gallup, G. G., &amp; Pascual-Leone, A. (2000). Self-recognition and the right prefrontal cortex. </w:t>
      </w:r>
      <w:r w:rsidRPr="00F82D1D">
        <w:rPr>
          <w:i/>
          <w:noProof/>
        </w:rPr>
        <w:t>Trends in cognitive sciences, 4</w:t>
      </w:r>
      <w:r w:rsidRPr="00F82D1D">
        <w:rPr>
          <w:noProof/>
        </w:rPr>
        <w:t xml:space="preserve">(9), 338-344. </w:t>
      </w:r>
      <w:hyperlink r:id="rId58" w:history="1">
        <w:r w:rsidRPr="00F82D1D">
          <w:rPr>
            <w:rStyle w:val="Hyperlink"/>
            <w:noProof/>
          </w:rPr>
          <w:t>https://doi.org/10.1016/S1364-6613</w:t>
        </w:r>
      </w:hyperlink>
      <w:r w:rsidRPr="00F82D1D">
        <w:rPr>
          <w:noProof/>
        </w:rPr>
        <w:t xml:space="preserve"> (00)01521-7 </w:t>
      </w:r>
    </w:p>
    <w:p w14:paraId="009E2840" w14:textId="77777777" w:rsidR="00F82D1D" w:rsidRPr="00F82D1D" w:rsidRDefault="00F82D1D" w:rsidP="00F82D1D">
      <w:pPr>
        <w:pStyle w:val="EndNoteBibliography"/>
        <w:rPr>
          <w:noProof/>
        </w:rPr>
      </w:pPr>
    </w:p>
    <w:p w14:paraId="2A6CCAAA" w14:textId="196C09C0" w:rsidR="00F82D1D" w:rsidRPr="00F82D1D" w:rsidRDefault="00F82D1D" w:rsidP="00F82D1D">
      <w:pPr>
        <w:pStyle w:val="EndNoteBibliography"/>
        <w:ind w:left="720" w:hanging="720"/>
        <w:rPr>
          <w:noProof/>
        </w:rPr>
      </w:pPr>
      <w:r w:rsidRPr="00F82D1D">
        <w:rPr>
          <w:noProof/>
        </w:rPr>
        <w:t xml:space="preserve">Kircher, T. T., Senior, C., Phillips, M. L., Benson, P. J., Bullmore, E. T., Brammer, M., ..., &amp; David, A. S. (2000). Towards a functional neuroanatomy of self processing: effects of faces and words. </w:t>
      </w:r>
      <w:r w:rsidRPr="00F82D1D">
        <w:rPr>
          <w:i/>
          <w:noProof/>
        </w:rPr>
        <w:t>Cognitive Brain Research, 10</w:t>
      </w:r>
      <w:r w:rsidRPr="00F82D1D">
        <w:rPr>
          <w:noProof/>
        </w:rPr>
        <w:t xml:space="preserve">(1-2), 133-144. </w:t>
      </w:r>
      <w:hyperlink r:id="rId59" w:history="1">
        <w:r w:rsidRPr="00F82D1D">
          <w:rPr>
            <w:rStyle w:val="Hyperlink"/>
            <w:noProof/>
          </w:rPr>
          <w:t>https://doi.org/10.1016/S0926-6410(00)00036-7</w:t>
        </w:r>
      </w:hyperlink>
      <w:r w:rsidRPr="00F82D1D">
        <w:rPr>
          <w:noProof/>
        </w:rPr>
        <w:t xml:space="preserve"> </w:t>
      </w:r>
    </w:p>
    <w:p w14:paraId="7DAF6E9B" w14:textId="77777777" w:rsidR="00F82D1D" w:rsidRPr="00F82D1D" w:rsidRDefault="00F82D1D" w:rsidP="00F82D1D">
      <w:pPr>
        <w:pStyle w:val="EndNoteBibliography"/>
        <w:rPr>
          <w:noProof/>
        </w:rPr>
      </w:pPr>
    </w:p>
    <w:p w14:paraId="65387D64" w14:textId="77777777" w:rsidR="00F82D1D" w:rsidRPr="00F82D1D" w:rsidRDefault="00F82D1D" w:rsidP="00F82D1D">
      <w:pPr>
        <w:pStyle w:val="EndNoteBibliography"/>
        <w:ind w:left="720" w:hanging="720"/>
        <w:rPr>
          <w:noProof/>
        </w:rPr>
      </w:pPr>
      <w:r w:rsidRPr="00F82D1D">
        <w:rPr>
          <w:noProof/>
        </w:rPr>
        <w:t xml:space="preserve">Kline, P. (2015). </w:t>
      </w:r>
      <w:r w:rsidRPr="00F82D1D">
        <w:rPr>
          <w:i/>
          <w:noProof/>
        </w:rPr>
        <w:t>A handbook of test construction (psychology revivals): introduction to psychometric design</w:t>
      </w:r>
      <w:r w:rsidRPr="00F82D1D">
        <w:rPr>
          <w:noProof/>
        </w:rPr>
        <w:t xml:space="preserve">. Routledge. </w:t>
      </w:r>
    </w:p>
    <w:p w14:paraId="06D66374" w14:textId="77777777" w:rsidR="00F82D1D" w:rsidRPr="00F82D1D" w:rsidRDefault="00F82D1D" w:rsidP="00F82D1D">
      <w:pPr>
        <w:pStyle w:val="EndNoteBibliography"/>
        <w:rPr>
          <w:noProof/>
        </w:rPr>
      </w:pPr>
    </w:p>
    <w:p w14:paraId="1103AFED" w14:textId="0C23A685" w:rsidR="00F82D1D" w:rsidRPr="00F82D1D" w:rsidRDefault="00F82D1D" w:rsidP="00F82D1D">
      <w:pPr>
        <w:pStyle w:val="EndNoteBibliography"/>
        <w:ind w:left="720" w:hanging="720"/>
        <w:rPr>
          <w:noProof/>
        </w:rPr>
      </w:pPr>
      <w:r w:rsidRPr="00F82D1D">
        <w:rPr>
          <w:noProof/>
        </w:rPr>
        <w:t xml:space="preserve">Kolvoort, I. R., Wainio‐Theberge, S., Wolff, A., &amp; Northoff, G. (2020). Temporal integration as “common currency” of brain and self‐scale‐free activity in resting‐state EEG correlates with temporal delay effects on self‐relatedness. </w:t>
      </w:r>
      <w:r w:rsidRPr="00F82D1D">
        <w:rPr>
          <w:i/>
          <w:noProof/>
        </w:rPr>
        <w:t>Human brain mapping, 41</w:t>
      </w:r>
      <w:r w:rsidRPr="00F82D1D">
        <w:rPr>
          <w:noProof/>
        </w:rPr>
        <w:t xml:space="preserve">(15), 4355-4374. </w:t>
      </w:r>
      <w:hyperlink r:id="rId60" w:history="1">
        <w:r w:rsidRPr="00F82D1D">
          <w:rPr>
            <w:rStyle w:val="Hyperlink"/>
            <w:noProof/>
          </w:rPr>
          <w:t>https://doi.org/10.1002/hbm.25129</w:t>
        </w:r>
      </w:hyperlink>
      <w:r w:rsidRPr="00F82D1D">
        <w:rPr>
          <w:noProof/>
        </w:rPr>
        <w:t xml:space="preserve"> </w:t>
      </w:r>
    </w:p>
    <w:p w14:paraId="47E586B7" w14:textId="77777777" w:rsidR="00F82D1D" w:rsidRPr="00F82D1D" w:rsidRDefault="00F82D1D" w:rsidP="00F82D1D">
      <w:pPr>
        <w:pStyle w:val="EndNoteBibliography"/>
        <w:rPr>
          <w:noProof/>
        </w:rPr>
      </w:pPr>
    </w:p>
    <w:p w14:paraId="4F4F1E80" w14:textId="28E9C5E5" w:rsidR="00F82D1D" w:rsidRPr="00F82D1D" w:rsidRDefault="00F82D1D" w:rsidP="00F82D1D">
      <w:pPr>
        <w:pStyle w:val="EndNoteBibliography"/>
        <w:ind w:left="720" w:hanging="720"/>
        <w:rPr>
          <w:noProof/>
        </w:rPr>
      </w:pPr>
      <w:r w:rsidRPr="00F82D1D">
        <w:rPr>
          <w:noProof/>
        </w:rPr>
        <w:t xml:space="preserve">Koo, T. K., &amp; Li, M. Y. (2016). A Guideline of Selecting and Reporting Intraclass Correlation Coefficients for Reliability Research. </w:t>
      </w:r>
      <w:r w:rsidRPr="00F82D1D">
        <w:rPr>
          <w:i/>
          <w:noProof/>
        </w:rPr>
        <w:t>Journal of chiropractic medicine, 15</w:t>
      </w:r>
      <w:r w:rsidRPr="00F82D1D">
        <w:rPr>
          <w:noProof/>
        </w:rPr>
        <w:t xml:space="preserve">(2), 155-163. </w:t>
      </w:r>
      <w:hyperlink r:id="rId61" w:history="1">
        <w:r w:rsidRPr="00F82D1D">
          <w:rPr>
            <w:rStyle w:val="Hyperlink"/>
            <w:noProof/>
          </w:rPr>
          <w:t>https://doi.org/10.1016/j.jcm.2016.02.012</w:t>
        </w:r>
      </w:hyperlink>
      <w:r w:rsidRPr="00F82D1D">
        <w:rPr>
          <w:noProof/>
        </w:rPr>
        <w:t xml:space="preserve"> </w:t>
      </w:r>
    </w:p>
    <w:p w14:paraId="4711B2B3" w14:textId="77777777" w:rsidR="00F82D1D" w:rsidRPr="00F82D1D" w:rsidRDefault="00F82D1D" w:rsidP="00F82D1D">
      <w:pPr>
        <w:pStyle w:val="EndNoteBibliography"/>
        <w:rPr>
          <w:noProof/>
        </w:rPr>
      </w:pPr>
    </w:p>
    <w:p w14:paraId="2893A3AB" w14:textId="77777777" w:rsidR="00F82D1D" w:rsidRPr="00F82D1D" w:rsidRDefault="00F82D1D" w:rsidP="00F82D1D">
      <w:pPr>
        <w:pStyle w:val="EndNoteBibliography"/>
        <w:ind w:left="720" w:hanging="720"/>
        <w:rPr>
          <w:noProof/>
        </w:rPr>
      </w:pPr>
      <w:r w:rsidRPr="00F82D1D">
        <w:rPr>
          <w:noProof/>
        </w:rPr>
        <w:t xml:space="preserve">Kucina, T., Wells, L., Lewis, I., de Salas, K., Kohl, A., Palmer, M. A., Sauer, J. D., Matzke, D., Aidman, E., &amp; Heathcote, A. (2023). Calibration of cognitive tests to address the reliability paradox for decision-conflict tasks. </w:t>
      </w:r>
      <w:r w:rsidRPr="00F82D1D">
        <w:rPr>
          <w:i/>
          <w:noProof/>
        </w:rPr>
        <w:t>Nature Communications, 14</w:t>
      </w:r>
      <w:r w:rsidRPr="00F82D1D">
        <w:rPr>
          <w:noProof/>
        </w:rPr>
        <w:t xml:space="preserve">(1), 2234. </w:t>
      </w:r>
    </w:p>
    <w:p w14:paraId="23C8BD0B" w14:textId="77777777" w:rsidR="00F82D1D" w:rsidRPr="00F82D1D" w:rsidRDefault="00F82D1D" w:rsidP="00F82D1D">
      <w:pPr>
        <w:pStyle w:val="EndNoteBibliography"/>
        <w:rPr>
          <w:noProof/>
        </w:rPr>
      </w:pPr>
    </w:p>
    <w:p w14:paraId="64EC315C" w14:textId="12F06BBD" w:rsidR="00F82D1D" w:rsidRPr="00F82D1D" w:rsidRDefault="00F82D1D" w:rsidP="00F82D1D">
      <w:pPr>
        <w:pStyle w:val="EndNoteBibliography"/>
        <w:ind w:left="720" w:hanging="720"/>
        <w:rPr>
          <w:noProof/>
        </w:rPr>
      </w:pPr>
      <w:r w:rsidRPr="00F82D1D">
        <w:rPr>
          <w:noProof/>
        </w:rPr>
        <w:t xml:space="preserve">Kupper, L. L., &amp; Hafner, K. b. (1989). On Assessing Interrater Agreement for Multiple Attribute Responses. </w:t>
      </w:r>
      <w:r w:rsidRPr="00F82D1D">
        <w:rPr>
          <w:i/>
          <w:noProof/>
        </w:rPr>
        <w:t>Biometrics, 45</w:t>
      </w:r>
      <w:r w:rsidRPr="00F82D1D">
        <w:rPr>
          <w:noProof/>
        </w:rPr>
        <w:t xml:space="preserve">(3), 957-967. </w:t>
      </w:r>
      <w:hyperlink r:id="rId62" w:history="1">
        <w:r w:rsidRPr="00F82D1D">
          <w:rPr>
            <w:rStyle w:val="Hyperlink"/>
            <w:noProof/>
          </w:rPr>
          <w:t>https://doi.org/10.2307/2531695</w:t>
        </w:r>
      </w:hyperlink>
      <w:r w:rsidRPr="00F82D1D">
        <w:rPr>
          <w:noProof/>
        </w:rPr>
        <w:t xml:space="preserve"> </w:t>
      </w:r>
    </w:p>
    <w:p w14:paraId="19EDCE75" w14:textId="77777777" w:rsidR="00F82D1D" w:rsidRPr="00F82D1D" w:rsidRDefault="00F82D1D" w:rsidP="00F82D1D">
      <w:pPr>
        <w:pStyle w:val="EndNoteBibliography"/>
        <w:rPr>
          <w:noProof/>
        </w:rPr>
      </w:pPr>
    </w:p>
    <w:p w14:paraId="4E595E0A" w14:textId="77777777" w:rsidR="00F82D1D" w:rsidRPr="00F82D1D" w:rsidRDefault="00F82D1D" w:rsidP="00F82D1D">
      <w:pPr>
        <w:pStyle w:val="EndNoteBibliography"/>
        <w:ind w:left="720" w:hanging="720"/>
        <w:rPr>
          <w:noProof/>
        </w:rPr>
      </w:pPr>
      <w:r w:rsidRPr="00F82D1D">
        <w:rPr>
          <w:noProof/>
        </w:rPr>
        <w:t xml:space="preserve">Liljequist, D., Elfving, B., &amp; Skavberg Roaldsen, K. (2019). Intraclass correlation–A discussion and demonstration of basic features. </w:t>
      </w:r>
      <w:r w:rsidRPr="00F82D1D">
        <w:rPr>
          <w:i/>
          <w:noProof/>
        </w:rPr>
        <w:t>PloS one, 14</w:t>
      </w:r>
      <w:r w:rsidRPr="00F82D1D">
        <w:rPr>
          <w:noProof/>
        </w:rPr>
        <w:t xml:space="preserve">(7), e0219854. </w:t>
      </w:r>
    </w:p>
    <w:p w14:paraId="30F6B850" w14:textId="77777777" w:rsidR="00F82D1D" w:rsidRPr="00F82D1D" w:rsidRDefault="00F82D1D" w:rsidP="00F82D1D">
      <w:pPr>
        <w:pStyle w:val="EndNoteBibliography"/>
        <w:rPr>
          <w:noProof/>
        </w:rPr>
      </w:pPr>
    </w:p>
    <w:p w14:paraId="7EFE2E53" w14:textId="661FA966" w:rsidR="00F82D1D" w:rsidRPr="00F82D1D" w:rsidRDefault="00F82D1D" w:rsidP="00F82D1D">
      <w:pPr>
        <w:pStyle w:val="EndNoteBibliography"/>
        <w:ind w:left="720" w:hanging="720"/>
        <w:rPr>
          <w:noProof/>
        </w:rPr>
      </w:pPr>
      <w:r w:rsidRPr="00F82D1D">
        <w:rPr>
          <w:noProof/>
        </w:rPr>
        <w:t xml:space="preserve">Lin, H. (2019). How to use hausekeep. </w:t>
      </w:r>
      <w:hyperlink r:id="rId63" w:history="1">
        <w:r w:rsidRPr="00F82D1D">
          <w:rPr>
            <w:rStyle w:val="Hyperlink"/>
            <w:noProof/>
          </w:rPr>
          <w:t>https://doi.org/10.5281/zenodo.2555874</w:t>
        </w:r>
      </w:hyperlink>
      <w:r w:rsidRPr="00F82D1D">
        <w:rPr>
          <w:noProof/>
        </w:rPr>
        <w:t xml:space="preserve"> </w:t>
      </w:r>
    </w:p>
    <w:p w14:paraId="68806E63" w14:textId="77777777" w:rsidR="00F82D1D" w:rsidRPr="00F82D1D" w:rsidRDefault="00F82D1D" w:rsidP="00F82D1D">
      <w:pPr>
        <w:pStyle w:val="EndNoteBibliography"/>
        <w:rPr>
          <w:noProof/>
        </w:rPr>
      </w:pPr>
    </w:p>
    <w:p w14:paraId="633A6672" w14:textId="6302E261" w:rsidR="00F82D1D" w:rsidRPr="00F82D1D" w:rsidRDefault="00F82D1D" w:rsidP="00F82D1D">
      <w:pPr>
        <w:pStyle w:val="EndNoteBibliography"/>
        <w:ind w:left="720" w:hanging="720"/>
        <w:rPr>
          <w:noProof/>
        </w:rPr>
      </w:pPr>
      <w:r w:rsidRPr="00F82D1D">
        <w:rPr>
          <w:noProof/>
        </w:rPr>
        <w:t xml:space="preserve">Lin, H., Saunders, B., Friese, M., Evans, N. J., &amp; Inzlicht, M. (2020). Strong effort manipulations reduce response caution: A preregistered reinvention of the ego-depletion paradigm. </w:t>
      </w:r>
      <w:r w:rsidRPr="00F82D1D">
        <w:rPr>
          <w:i/>
          <w:noProof/>
        </w:rPr>
        <w:t>Psychological science, 31</w:t>
      </w:r>
      <w:r w:rsidRPr="00F82D1D">
        <w:rPr>
          <w:noProof/>
        </w:rPr>
        <w:t xml:space="preserve">(5), 531-547. </w:t>
      </w:r>
      <w:hyperlink r:id="rId64" w:history="1">
        <w:r w:rsidRPr="00F82D1D">
          <w:rPr>
            <w:rStyle w:val="Hyperlink"/>
            <w:noProof/>
          </w:rPr>
          <w:t>https://doi.org/10.1177/0956797620904990</w:t>
        </w:r>
      </w:hyperlink>
      <w:r w:rsidRPr="00F82D1D">
        <w:rPr>
          <w:noProof/>
        </w:rPr>
        <w:t xml:space="preserve"> </w:t>
      </w:r>
    </w:p>
    <w:p w14:paraId="08224692" w14:textId="77777777" w:rsidR="00F82D1D" w:rsidRPr="00F82D1D" w:rsidRDefault="00F82D1D" w:rsidP="00F82D1D">
      <w:pPr>
        <w:pStyle w:val="EndNoteBibliography"/>
        <w:rPr>
          <w:noProof/>
        </w:rPr>
      </w:pPr>
    </w:p>
    <w:p w14:paraId="0FB37952" w14:textId="77777777" w:rsidR="00F82D1D" w:rsidRPr="00F82D1D" w:rsidRDefault="00F82D1D" w:rsidP="00F82D1D">
      <w:pPr>
        <w:pStyle w:val="EndNoteBibliography"/>
        <w:ind w:left="720" w:hanging="720"/>
        <w:rPr>
          <w:noProof/>
        </w:rPr>
      </w:pPr>
      <w:r w:rsidRPr="00F82D1D">
        <w:rPr>
          <w:noProof/>
        </w:rPr>
        <w:t xml:space="preserve">Liu, T., Sui, J., &amp; Hildebrandt, A. (2023). To see or not to see: The parallel processing of self-relevance and facial expressions. </w:t>
      </w:r>
      <w:r w:rsidRPr="00F82D1D">
        <w:rPr>
          <w:i/>
          <w:noProof/>
        </w:rPr>
        <w:t xml:space="preserve">Manuscript submitted for publication. </w:t>
      </w:r>
      <w:r w:rsidRPr="00F82D1D">
        <w:rPr>
          <w:noProof/>
        </w:rPr>
        <w:t xml:space="preserve">. </w:t>
      </w:r>
    </w:p>
    <w:p w14:paraId="444868C1" w14:textId="77777777" w:rsidR="00F82D1D" w:rsidRPr="00F82D1D" w:rsidRDefault="00F82D1D" w:rsidP="00F82D1D">
      <w:pPr>
        <w:pStyle w:val="EndNoteBibliography"/>
        <w:rPr>
          <w:noProof/>
        </w:rPr>
      </w:pPr>
    </w:p>
    <w:p w14:paraId="2248D654" w14:textId="66A600D4" w:rsidR="00F82D1D" w:rsidRPr="00F82D1D" w:rsidRDefault="00F82D1D" w:rsidP="00F82D1D">
      <w:pPr>
        <w:pStyle w:val="EndNoteBibliography"/>
        <w:ind w:left="720" w:hanging="720"/>
        <w:rPr>
          <w:noProof/>
        </w:rPr>
      </w:pPr>
      <w:r w:rsidRPr="00F82D1D">
        <w:rPr>
          <w:noProof/>
        </w:rPr>
        <w:t xml:space="preserve">Liu, Y. S., Song, Y., Lee, N. A., Bennett, D. M., Button, K. S., Greenshaw, A., Cao, B., &amp; Sui, J. (2022). Depression screening using a non-verbal self-association task: A machine-learning based pilot study. </w:t>
      </w:r>
      <w:r w:rsidRPr="00F82D1D">
        <w:rPr>
          <w:i/>
          <w:noProof/>
        </w:rPr>
        <w:t>Journal of Affective Disorders, 310</w:t>
      </w:r>
      <w:r w:rsidRPr="00F82D1D">
        <w:rPr>
          <w:noProof/>
        </w:rPr>
        <w:t xml:space="preserve">, 87-95. </w:t>
      </w:r>
      <w:hyperlink r:id="rId65" w:history="1">
        <w:r w:rsidRPr="00F82D1D">
          <w:rPr>
            <w:rStyle w:val="Hyperlink"/>
            <w:noProof/>
          </w:rPr>
          <w:t>https://doi.org/10.1016/j.jad.2022.04.122</w:t>
        </w:r>
      </w:hyperlink>
      <w:r w:rsidRPr="00F82D1D">
        <w:rPr>
          <w:noProof/>
        </w:rPr>
        <w:t xml:space="preserve"> </w:t>
      </w:r>
    </w:p>
    <w:p w14:paraId="12F5A3F4" w14:textId="77777777" w:rsidR="00F82D1D" w:rsidRPr="00F82D1D" w:rsidRDefault="00F82D1D" w:rsidP="00F82D1D">
      <w:pPr>
        <w:pStyle w:val="EndNoteBibliography"/>
        <w:rPr>
          <w:noProof/>
        </w:rPr>
      </w:pPr>
    </w:p>
    <w:p w14:paraId="5F3FB71C" w14:textId="77777777" w:rsidR="00F82D1D" w:rsidRPr="00F82D1D" w:rsidRDefault="00F82D1D" w:rsidP="00F82D1D">
      <w:pPr>
        <w:pStyle w:val="EndNoteBibliography"/>
        <w:ind w:left="720" w:hanging="720"/>
        <w:rPr>
          <w:noProof/>
        </w:rPr>
      </w:pPr>
      <w:r w:rsidRPr="00F82D1D">
        <w:rPr>
          <w:noProof/>
        </w:rPr>
        <w:t xml:space="preserve">Logie, R. H., Sala, S. D., Laiacona, M., Chalmers, P., &amp; Wynn, V. (1996). Group aggregates and individual reliability: The case of verbal short-term memory. </w:t>
      </w:r>
      <w:r w:rsidRPr="00F82D1D">
        <w:rPr>
          <w:i/>
          <w:noProof/>
        </w:rPr>
        <w:t>Memory &amp; Cognition, 24</w:t>
      </w:r>
      <w:r w:rsidRPr="00F82D1D">
        <w:rPr>
          <w:noProof/>
        </w:rPr>
        <w:t xml:space="preserve">, 305-321. </w:t>
      </w:r>
    </w:p>
    <w:p w14:paraId="575B8AE7" w14:textId="77777777" w:rsidR="00F82D1D" w:rsidRPr="00F82D1D" w:rsidRDefault="00F82D1D" w:rsidP="00F82D1D">
      <w:pPr>
        <w:pStyle w:val="EndNoteBibliography"/>
        <w:rPr>
          <w:noProof/>
        </w:rPr>
      </w:pPr>
    </w:p>
    <w:p w14:paraId="1A648163" w14:textId="4AB30B06" w:rsidR="00F82D1D" w:rsidRPr="00F82D1D" w:rsidRDefault="00F82D1D" w:rsidP="00F82D1D">
      <w:pPr>
        <w:pStyle w:val="EndNoteBibliography"/>
        <w:ind w:left="720" w:hanging="720"/>
        <w:rPr>
          <w:noProof/>
        </w:rPr>
      </w:pPr>
      <w:r w:rsidRPr="00F82D1D">
        <w:rPr>
          <w:noProof/>
        </w:rPr>
        <w:t xml:space="preserve">Makel, M. C., Plucker, J. A., &amp; Hegarty, B. (2012). Replications in psychology research: How often do they really occur? </w:t>
      </w:r>
      <w:r w:rsidRPr="00F82D1D">
        <w:rPr>
          <w:i/>
          <w:noProof/>
        </w:rPr>
        <w:t>Perspectives on Psychological Science, 7</w:t>
      </w:r>
      <w:r w:rsidRPr="00F82D1D">
        <w:rPr>
          <w:noProof/>
        </w:rPr>
        <w:t xml:space="preserve">(6), 537-542. </w:t>
      </w:r>
      <w:hyperlink r:id="rId66" w:history="1">
        <w:r w:rsidRPr="00F82D1D">
          <w:rPr>
            <w:rStyle w:val="Hyperlink"/>
            <w:noProof/>
          </w:rPr>
          <w:t>https://doi.org/10.1177/1745691612460688</w:t>
        </w:r>
      </w:hyperlink>
      <w:r w:rsidRPr="00F82D1D">
        <w:rPr>
          <w:noProof/>
        </w:rPr>
        <w:t xml:space="preserve"> </w:t>
      </w:r>
    </w:p>
    <w:p w14:paraId="39E1FD73" w14:textId="77777777" w:rsidR="00F82D1D" w:rsidRPr="00F82D1D" w:rsidRDefault="00F82D1D" w:rsidP="00F82D1D">
      <w:pPr>
        <w:pStyle w:val="EndNoteBibliography"/>
        <w:rPr>
          <w:noProof/>
        </w:rPr>
      </w:pPr>
    </w:p>
    <w:p w14:paraId="1DE3EF8B" w14:textId="24C3EF3E" w:rsidR="00F82D1D" w:rsidRPr="00F82D1D" w:rsidRDefault="00F82D1D" w:rsidP="00F82D1D">
      <w:pPr>
        <w:pStyle w:val="EndNoteBibliography"/>
        <w:ind w:left="720" w:hanging="720"/>
        <w:rPr>
          <w:noProof/>
        </w:rPr>
      </w:pPr>
      <w:r w:rsidRPr="00F82D1D">
        <w:rPr>
          <w:noProof/>
        </w:rPr>
        <w:t>Martínez-Pérez, V., Campoy, G., Palmero, L. B., &amp; Fuentes, L. J. (2020). Examining the dorsolateral and ventromedial prefrontal cortex involvement in the self-attention network: A randomized, sham-controlled, parallel group, double-blind, and multichannel HD-</w:t>
      </w:r>
      <w:r w:rsidRPr="00F82D1D">
        <w:rPr>
          <w:noProof/>
        </w:rPr>
        <w:lastRenderedPageBreak/>
        <w:t xml:space="preserve">tDCS study. </w:t>
      </w:r>
      <w:r w:rsidRPr="00F82D1D">
        <w:rPr>
          <w:i/>
          <w:noProof/>
        </w:rPr>
        <w:t>Frontiers in Neuroscience, 14</w:t>
      </w:r>
      <w:r w:rsidRPr="00F82D1D">
        <w:rPr>
          <w:noProof/>
        </w:rPr>
        <w:t xml:space="preserve">, 683. </w:t>
      </w:r>
      <w:hyperlink r:id="rId67" w:history="1">
        <w:r w:rsidRPr="00F82D1D">
          <w:rPr>
            <w:rStyle w:val="Hyperlink"/>
            <w:noProof/>
          </w:rPr>
          <w:t>https://doi.org/10.3389/fnins.2020.00683</w:t>
        </w:r>
      </w:hyperlink>
      <w:r w:rsidRPr="00F82D1D">
        <w:rPr>
          <w:noProof/>
        </w:rPr>
        <w:t xml:space="preserve"> </w:t>
      </w:r>
    </w:p>
    <w:p w14:paraId="00D3D422" w14:textId="77777777" w:rsidR="00F82D1D" w:rsidRPr="00F82D1D" w:rsidRDefault="00F82D1D" w:rsidP="00F82D1D">
      <w:pPr>
        <w:pStyle w:val="EndNoteBibliography"/>
        <w:rPr>
          <w:noProof/>
        </w:rPr>
      </w:pPr>
    </w:p>
    <w:p w14:paraId="1991CE73" w14:textId="77777777" w:rsidR="00F82D1D" w:rsidRPr="00F82D1D" w:rsidRDefault="00F82D1D" w:rsidP="00F82D1D">
      <w:pPr>
        <w:pStyle w:val="EndNoteBibliography"/>
        <w:ind w:left="720" w:hanging="720"/>
        <w:rPr>
          <w:noProof/>
        </w:rPr>
      </w:pPr>
      <w:r w:rsidRPr="00F82D1D">
        <w:rPr>
          <w:noProof/>
        </w:rPr>
        <w:t xml:space="preserve">Mei, N., Rahnev, D., &amp; Soto, D. (2023). Using serial dependence to predict confidence across observers and cognitive domains. </w:t>
      </w:r>
      <w:r w:rsidRPr="00F82D1D">
        <w:rPr>
          <w:i/>
          <w:noProof/>
        </w:rPr>
        <w:t>Psychonomic bulletin &amp; review</w:t>
      </w:r>
      <w:r w:rsidRPr="00F82D1D">
        <w:rPr>
          <w:noProof/>
        </w:rPr>
        <w:t xml:space="preserve">, 1-13. </w:t>
      </w:r>
    </w:p>
    <w:p w14:paraId="537983D5" w14:textId="77777777" w:rsidR="00F82D1D" w:rsidRPr="00F82D1D" w:rsidRDefault="00F82D1D" w:rsidP="00F82D1D">
      <w:pPr>
        <w:pStyle w:val="EndNoteBibliography"/>
        <w:rPr>
          <w:noProof/>
        </w:rPr>
      </w:pPr>
    </w:p>
    <w:p w14:paraId="652494F1" w14:textId="77777777" w:rsidR="00F82D1D" w:rsidRPr="00F82D1D" w:rsidRDefault="00F82D1D" w:rsidP="00F82D1D">
      <w:pPr>
        <w:pStyle w:val="EndNoteBibliography"/>
        <w:ind w:left="720" w:hanging="720"/>
        <w:rPr>
          <w:noProof/>
        </w:rPr>
      </w:pPr>
      <w:r w:rsidRPr="00F82D1D">
        <w:rPr>
          <w:noProof/>
        </w:rPr>
        <w:t xml:space="preserve">Mollon, J. D., Bosten, J. M., Peterzell, D. H., &amp; Webster, M. A. (2017). Individual differences in visual science: What can be learned and what is good experimental practice? </w:t>
      </w:r>
      <w:r w:rsidRPr="00F82D1D">
        <w:rPr>
          <w:i/>
          <w:noProof/>
        </w:rPr>
        <w:t>Vision research, 141</w:t>
      </w:r>
      <w:r w:rsidRPr="00F82D1D">
        <w:rPr>
          <w:noProof/>
        </w:rPr>
        <w:t xml:space="preserve">, 4-15. </w:t>
      </w:r>
    </w:p>
    <w:p w14:paraId="1A463D94" w14:textId="77777777" w:rsidR="00F82D1D" w:rsidRPr="00F82D1D" w:rsidRDefault="00F82D1D" w:rsidP="00F82D1D">
      <w:pPr>
        <w:pStyle w:val="EndNoteBibliography"/>
        <w:rPr>
          <w:noProof/>
        </w:rPr>
      </w:pPr>
    </w:p>
    <w:p w14:paraId="22AD25D4" w14:textId="4BFDBEE5" w:rsidR="00F82D1D" w:rsidRPr="00F82D1D" w:rsidRDefault="00F82D1D" w:rsidP="00F82D1D">
      <w:pPr>
        <w:pStyle w:val="EndNoteBibliography"/>
        <w:ind w:left="720" w:hanging="720"/>
        <w:rPr>
          <w:noProof/>
        </w:rPr>
      </w:pPr>
      <w:r w:rsidRPr="00F82D1D">
        <w:rPr>
          <w:noProof/>
        </w:rPr>
        <w:t xml:space="preserve">Navon, M., &amp; Makovski, T. (2021). Are Self-related Items Unique? the Self-prioritization Effect Revisited. </w:t>
      </w:r>
      <w:hyperlink r:id="rId68" w:history="1">
        <w:r w:rsidRPr="00F82D1D">
          <w:rPr>
            <w:rStyle w:val="Hyperlink"/>
            <w:noProof/>
          </w:rPr>
          <w:t>https://doi.org/10.31234/osf.io/9dzm4</w:t>
        </w:r>
      </w:hyperlink>
      <w:r w:rsidRPr="00F82D1D">
        <w:rPr>
          <w:noProof/>
        </w:rPr>
        <w:t xml:space="preserve"> </w:t>
      </w:r>
    </w:p>
    <w:p w14:paraId="3F3A62D9" w14:textId="77777777" w:rsidR="00F82D1D" w:rsidRPr="00F82D1D" w:rsidRDefault="00F82D1D" w:rsidP="00F82D1D">
      <w:pPr>
        <w:pStyle w:val="EndNoteBibliography"/>
        <w:rPr>
          <w:noProof/>
        </w:rPr>
      </w:pPr>
    </w:p>
    <w:p w14:paraId="0D411F31" w14:textId="2BA85682" w:rsidR="00F82D1D" w:rsidRPr="00F82D1D" w:rsidRDefault="00F82D1D" w:rsidP="00F82D1D">
      <w:pPr>
        <w:pStyle w:val="EndNoteBibliography"/>
        <w:ind w:left="720" w:hanging="720"/>
        <w:rPr>
          <w:noProof/>
        </w:rPr>
      </w:pPr>
      <w:r w:rsidRPr="00F82D1D">
        <w:rPr>
          <w:noProof/>
        </w:rPr>
        <w:t xml:space="preserve">Orellana-Corrales, G., Matschke, C., &amp; Wesslein, A.-K. Does Self-Associating a Geometric Shape Immediately Cause Attentional Prioritization? Comparing Familiar vs. Recently Self-Associated Stimuli in the Dot-Probe Task. </w:t>
      </w:r>
      <w:hyperlink r:id="rId69" w:history="1">
        <w:r w:rsidRPr="00F82D1D">
          <w:rPr>
            <w:rStyle w:val="Hyperlink"/>
            <w:noProof/>
          </w:rPr>
          <w:t>https://doi.org/10.1027/1618-3169/a000502</w:t>
        </w:r>
      </w:hyperlink>
      <w:r w:rsidRPr="00F82D1D">
        <w:rPr>
          <w:noProof/>
        </w:rPr>
        <w:t xml:space="preserve"> </w:t>
      </w:r>
    </w:p>
    <w:p w14:paraId="07AF8F59" w14:textId="77777777" w:rsidR="00F82D1D" w:rsidRPr="00F82D1D" w:rsidRDefault="00F82D1D" w:rsidP="00F82D1D">
      <w:pPr>
        <w:pStyle w:val="EndNoteBibliography"/>
        <w:rPr>
          <w:noProof/>
        </w:rPr>
      </w:pPr>
    </w:p>
    <w:p w14:paraId="28DBAC54" w14:textId="0DBA76D3" w:rsidR="00F82D1D" w:rsidRPr="00F82D1D" w:rsidRDefault="00F82D1D" w:rsidP="00F82D1D">
      <w:pPr>
        <w:pStyle w:val="EndNoteBibliography"/>
        <w:ind w:left="720" w:hanging="720"/>
        <w:rPr>
          <w:noProof/>
        </w:rPr>
      </w:pPr>
      <w:r w:rsidRPr="00F82D1D">
        <w:rPr>
          <w:noProof/>
        </w:rPr>
        <w:t xml:space="preserve">Page, M. J., McKenzie, J. E., Bossuyt, P. M., Boutron, I., Hoffmann, T. C., Mulrow, C. D., Shamseer, L., Tetzlaff, J. M., Akl, E. A., Brennan, S. E., Chou, R., Glanville, J., Grimshaw, J. M., Hróbjartsson, A., Lalu, M. M., Li, T., Loder, E. W., Mayo-Wilson, E., McDonald, S., McGuinness, L. A., Stewart, L. A., Thomas, J., Tricco, A. C., Welch, V. A., Whiting, P., &amp; Moher, D. (2021). The PRISMA 2020 statement: An updated guideline for reporting systematic reviews. </w:t>
      </w:r>
      <w:r w:rsidRPr="00F82D1D">
        <w:rPr>
          <w:i/>
          <w:noProof/>
        </w:rPr>
        <w:t>Journal of clinical epidemiology, 134</w:t>
      </w:r>
      <w:r w:rsidRPr="00F82D1D">
        <w:rPr>
          <w:noProof/>
        </w:rPr>
        <w:t xml:space="preserve">, 178-189. </w:t>
      </w:r>
      <w:hyperlink r:id="rId70" w:history="1">
        <w:r w:rsidRPr="00F82D1D">
          <w:rPr>
            <w:rStyle w:val="Hyperlink"/>
            <w:noProof/>
          </w:rPr>
          <w:t>https://doi.org/10.1016/j.jclinepi.2021.03.001</w:t>
        </w:r>
      </w:hyperlink>
      <w:r w:rsidRPr="00F82D1D">
        <w:rPr>
          <w:noProof/>
        </w:rPr>
        <w:t xml:space="preserve"> </w:t>
      </w:r>
    </w:p>
    <w:p w14:paraId="4E6BA7E1" w14:textId="77777777" w:rsidR="00F82D1D" w:rsidRPr="00F82D1D" w:rsidRDefault="00F82D1D" w:rsidP="00F82D1D">
      <w:pPr>
        <w:pStyle w:val="EndNoteBibliography"/>
        <w:rPr>
          <w:noProof/>
        </w:rPr>
      </w:pPr>
    </w:p>
    <w:p w14:paraId="0BA3DD16" w14:textId="77777777" w:rsidR="00F82D1D" w:rsidRPr="00F82D1D" w:rsidRDefault="00F82D1D" w:rsidP="00F82D1D">
      <w:pPr>
        <w:pStyle w:val="EndNoteBibliography"/>
        <w:ind w:left="720" w:hanging="720"/>
        <w:rPr>
          <w:noProof/>
        </w:rPr>
      </w:pPr>
      <w:r w:rsidRPr="00F82D1D">
        <w:rPr>
          <w:noProof/>
        </w:rPr>
        <w:t xml:space="preserve">Parsons, S., Kruijt, A.-W., &amp; Fox, E. (2019). Psychological science needs a standard practice of reporting the reliability of cognitive-behavioral measurements. </w:t>
      </w:r>
      <w:r w:rsidRPr="00F82D1D">
        <w:rPr>
          <w:i/>
          <w:noProof/>
        </w:rPr>
        <w:t>Advances in Methods and Practices in Psychological Science, 2</w:t>
      </w:r>
      <w:r w:rsidRPr="00F82D1D">
        <w:rPr>
          <w:noProof/>
        </w:rPr>
        <w:t xml:space="preserve">(4), 378-395. </w:t>
      </w:r>
    </w:p>
    <w:p w14:paraId="50F8D0FF" w14:textId="77777777" w:rsidR="00F82D1D" w:rsidRPr="00F82D1D" w:rsidRDefault="00F82D1D" w:rsidP="00F82D1D">
      <w:pPr>
        <w:pStyle w:val="EndNoteBibliography"/>
        <w:rPr>
          <w:noProof/>
        </w:rPr>
      </w:pPr>
    </w:p>
    <w:p w14:paraId="40E883EB" w14:textId="77777777" w:rsidR="00F82D1D" w:rsidRPr="00F82D1D" w:rsidRDefault="00F82D1D" w:rsidP="00F82D1D">
      <w:pPr>
        <w:pStyle w:val="EndNoteBibliography"/>
        <w:ind w:left="720" w:hanging="720"/>
        <w:rPr>
          <w:noProof/>
        </w:rPr>
      </w:pPr>
      <w:r w:rsidRPr="00F82D1D">
        <w:rPr>
          <w:noProof/>
        </w:rPr>
        <w:t xml:space="preserve">Pascucci, D., Tanrikulu, Ö. D., Ozkirli, A., Houborg, C., Ceylan, G., Zerr, P., Rafiei, M., &amp; Kristjánsson, Á. (2023). Serial dependence in visual perception: A review. </w:t>
      </w:r>
      <w:r w:rsidRPr="00F82D1D">
        <w:rPr>
          <w:i/>
          <w:noProof/>
        </w:rPr>
        <w:t>Journal of vision, 23</w:t>
      </w:r>
      <w:r w:rsidRPr="00F82D1D">
        <w:rPr>
          <w:noProof/>
        </w:rPr>
        <w:t xml:space="preserve">(1), 9-9. </w:t>
      </w:r>
    </w:p>
    <w:p w14:paraId="7AE3CAF3" w14:textId="77777777" w:rsidR="00F82D1D" w:rsidRPr="00F82D1D" w:rsidRDefault="00F82D1D" w:rsidP="00F82D1D">
      <w:pPr>
        <w:pStyle w:val="EndNoteBibliography"/>
        <w:rPr>
          <w:noProof/>
        </w:rPr>
      </w:pPr>
    </w:p>
    <w:p w14:paraId="2183559C" w14:textId="504CDC9A" w:rsidR="00F82D1D" w:rsidRPr="00F82D1D" w:rsidRDefault="00F82D1D" w:rsidP="00F82D1D">
      <w:pPr>
        <w:pStyle w:val="EndNoteBibliography"/>
        <w:ind w:left="720" w:hanging="720"/>
        <w:rPr>
          <w:noProof/>
        </w:rPr>
      </w:pPr>
      <w:r w:rsidRPr="00F82D1D">
        <w:rPr>
          <w:noProof/>
        </w:rPr>
        <w:t xml:space="preserve">Payne, B., Lavan, N., Knight, S., &amp; McGettigan, C. (2021). Perceptual prioritization of self‐associated voices. </w:t>
      </w:r>
      <w:r w:rsidRPr="00F82D1D">
        <w:rPr>
          <w:i/>
          <w:noProof/>
        </w:rPr>
        <w:t>British Journal of Psychology, 112</w:t>
      </w:r>
      <w:r w:rsidRPr="00F82D1D">
        <w:rPr>
          <w:noProof/>
        </w:rPr>
        <w:t xml:space="preserve">(3), 585-610. </w:t>
      </w:r>
      <w:hyperlink r:id="rId71" w:history="1">
        <w:r w:rsidRPr="00F82D1D">
          <w:rPr>
            <w:rStyle w:val="Hyperlink"/>
            <w:noProof/>
          </w:rPr>
          <w:t>https://doi.org/10.1111/bjop.12479</w:t>
        </w:r>
      </w:hyperlink>
      <w:r w:rsidRPr="00F82D1D">
        <w:rPr>
          <w:noProof/>
        </w:rPr>
        <w:t xml:space="preserve"> </w:t>
      </w:r>
    </w:p>
    <w:p w14:paraId="039FBD7F" w14:textId="77777777" w:rsidR="00F82D1D" w:rsidRPr="00F82D1D" w:rsidRDefault="00F82D1D" w:rsidP="00F82D1D">
      <w:pPr>
        <w:pStyle w:val="EndNoteBibliography"/>
        <w:rPr>
          <w:noProof/>
        </w:rPr>
      </w:pPr>
    </w:p>
    <w:p w14:paraId="19932AA6" w14:textId="0E6E488F" w:rsidR="00F82D1D" w:rsidRPr="00F82D1D" w:rsidRDefault="00F82D1D" w:rsidP="00F82D1D">
      <w:pPr>
        <w:pStyle w:val="EndNoteBibliography"/>
        <w:ind w:left="720" w:hanging="720"/>
        <w:rPr>
          <w:noProof/>
        </w:rPr>
      </w:pPr>
      <w:r w:rsidRPr="00F82D1D">
        <w:rPr>
          <w:noProof/>
        </w:rPr>
        <w:t xml:space="preserve">Pronk, T., Molenaar, D., Wiers, R. W., &amp; Murre, J. (2022). Methods to split cognitive task data for estimating split-half reliability: A comprehensive review and systematic assessment. </w:t>
      </w:r>
      <w:r w:rsidRPr="00F82D1D">
        <w:rPr>
          <w:i/>
          <w:noProof/>
        </w:rPr>
        <w:t>Psychonomic bulletin &amp; review, 29</w:t>
      </w:r>
      <w:r w:rsidRPr="00F82D1D">
        <w:rPr>
          <w:noProof/>
        </w:rPr>
        <w:t xml:space="preserve">(1), 44-54. </w:t>
      </w:r>
      <w:hyperlink r:id="rId72" w:history="1">
        <w:r w:rsidRPr="00F82D1D">
          <w:rPr>
            <w:rStyle w:val="Hyperlink"/>
            <w:noProof/>
          </w:rPr>
          <w:t>https://doi.org/10.3758/s13423-021-01948-3</w:t>
        </w:r>
      </w:hyperlink>
      <w:r w:rsidRPr="00F82D1D">
        <w:rPr>
          <w:noProof/>
        </w:rPr>
        <w:t xml:space="preserve"> </w:t>
      </w:r>
    </w:p>
    <w:p w14:paraId="1FDA412C" w14:textId="77777777" w:rsidR="00F82D1D" w:rsidRPr="00F82D1D" w:rsidRDefault="00F82D1D" w:rsidP="00F82D1D">
      <w:pPr>
        <w:pStyle w:val="EndNoteBibliography"/>
        <w:rPr>
          <w:noProof/>
        </w:rPr>
      </w:pPr>
    </w:p>
    <w:p w14:paraId="425F9146" w14:textId="4142581B" w:rsidR="00F82D1D" w:rsidRPr="00F82D1D" w:rsidRDefault="00F82D1D" w:rsidP="00F82D1D">
      <w:pPr>
        <w:pStyle w:val="EndNoteBibliography"/>
        <w:ind w:left="720" w:hanging="720"/>
        <w:rPr>
          <w:noProof/>
        </w:rPr>
      </w:pPr>
      <w:r w:rsidRPr="00F82D1D">
        <w:rPr>
          <w:noProof/>
        </w:rPr>
        <w:t xml:space="preserve">Qian, H., Wang, Z., Li, C., &amp; Gao, X. (2020). Prioritised self-referential processing is modulated by emotional arousal. </w:t>
      </w:r>
      <w:r w:rsidRPr="00F82D1D">
        <w:rPr>
          <w:i/>
          <w:noProof/>
        </w:rPr>
        <w:t>Quarterly Journal of Experimental Psychology, 73</w:t>
      </w:r>
      <w:r w:rsidRPr="00F82D1D">
        <w:rPr>
          <w:noProof/>
        </w:rPr>
        <w:t xml:space="preserve">(5), 688-697. </w:t>
      </w:r>
      <w:hyperlink r:id="rId73" w:history="1">
        <w:r w:rsidRPr="00F82D1D">
          <w:rPr>
            <w:rStyle w:val="Hyperlink"/>
            <w:noProof/>
          </w:rPr>
          <w:t>https://doi.org/10.1177/1747021819892158</w:t>
        </w:r>
      </w:hyperlink>
      <w:r w:rsidRPr="00F82D1D">
        <w:rPr>
          <w:noProof/>
        </w:rPr>
        <w:t xml:space="preserve"> </w:t>
      </w:r>
    </w:p>
    <w:p w14:paraId="40F0FB00" w14:textId="77777777" w:rsidR="00F82D1D" w:rsidRPr="00F82D1D" w:rsidRDefault="00F82D1D" w:rsidP="00F82D1D">
      <w:pPr>
        <w:pStyle w:val="EndNoteBibliography"/>
        <w:rPr>
          <w:noProof/>
        </w:rPr>
      </w:pPr>
    </w:p>
    <w:p w14:paraId="0349E981" w14:textId="5B5812D7" w:rsidR="00F82D1D" w:rsidRPr="00F82D1D" w:rsidRDefault="00F82D1D" w:rsidP="00F82D1D">
      <w:pPr>
        <w:pStyle w:val="EndNoteBibliography"/>
        <w:ind w:left="720" w:hanging="720"/>
        <w:rPr>
          <w:noProof/>
        </w:rPr>
      </w:pPr>
      <w:r w:rsidRPr="00F82D1D">
        <w:rPr>
          <w:noProof/>
        </w:rPr>
        <w:t xml:space="preserve">R Core Team. (2023). R: A Language and Environment for Statistical Computing. </w:t>
      </w:r>
      <w:hyperlink r:id="rId74" w:history="1">
        <w:r w:rsidRPr="00F82D1D">
          <w:rPr>
            <w:rStyle w:val="Hyperlink"/>
            <w:noProof/>
          </w:rPr>
          <w:t>https://www.R-project.org/</w:t>
        </w:r>
      </w:hyperlink>
      <w:r w:rsidRPr="00F82D1D">
        <w:rPr>
          <w:noProof/>
        </w:rPr>
        <w:t xml:space="preserve"> </w:t>
      </w:r>
    </w:p>
    <w:p w14:paraId="34A62C85" w14:textId="77777777" w:rsidR="00F82D1D" w:rsidRPr="00F82D1D" w:rsidRDefault="00F82D1D" w:rsidP="00F82D1D">
      <w:pPr>
        <w:pStyle w:val="EndNoteBibliography"/>
        <w:rPr>
          <w:noProof/>
        </w:rPr>
      </w:pPr>
    </w:p>
    <w:p w14:paraId="03E24A4D" w14:textId="77777777" w:rsidR="00F82D1D" w:rsidRPr="00F82D1D" w:rsidRDefault="00F82D1D" w:rsidP="00F82D1D">
      <w:pPr>
        <w:pStyle w:val="EndNoteBibliography"/>
        <w:ind w:left="720" w:hanging="720"/>
        <w:rPr>
          <w:noProof/>
        </w:rPr>
      </w:pPr>
      <w:r w:rsidRPr="00F82D1D">
        <w:rPr>
          <w:noProof/>
        </w:rPr>
        <w:t xml:space="preserve">Rad, M. S., Martingano, A. J., &amp; Ginges, J. (2018). Toward a psychology of Homo sapiens: Making psychological science more representative of the human population. </w:t>
      </w:r>
      <w:r w:rsidRPr="00F82D1D">
        <w:rPr>
          <w:i/>
          <w:noProof/>
        </w:rPr>
        <w:t>Proceedings of the National Academy of Sciences, 115</w:t>
      </w:r>
      <w:r w:rsidRPr="00F82D1D">
        <w:rPr>
          <w:noProof/>
        </w:rPr>
        <w:t xml:space="preserve">(45), 11401-11405. </w:t>
      </w:r>
    </w:p>
    <w:p w14:paraId="61A3F54A" w14:textId="77777777" w:rsidR="00F82D1D" w:rsidRPr="00F82D1D" w:rsidRDefault="00F82D1D" w:rsidP="00F82D1D">
      <w:pPr>
        <w:pStyle w:val="EndNoteBibliography"/>
        <w:rPr>
          <w:noProof/>
        </w:rPr>
      </w:pPr>
    </w:p>
    <w:p w14:paraId="327EEC13" w14:textId="09C9DE74" w:rsidR="00F82D1D" w:rsidRPr="00F82D1D" w:rsidRDefault="00F82D1D" w:rsidP="00F82D1D">
      <w:pPr>
        <w:pStyle w:val="EndNoteBibliography"/>
        <w:ind w:left="720" w:hanging="720"/>
        <w:rPr>
          <w:noProof/>
        </w:rPr>
      </w:pPr>
      <w:r w:rsidRPr="00F82D1D">
        <w:rPr>
          <w:noProof/>
        </w:rPr>
        <w:t xml:space="preserve">Revelle, W. R. (2017). psych: Procedures for personality and psychological research. </w:t>
      </w:r>
      <w:hyperlink r:id="rId75" w:history="1">
        <w:r w:rsidRPr="00F82D1D">
          <w:rPr>
            <w:rStyle w:val="Hyperlink"/>
            <w:noProof/>
          </w:rPr>
          <w:t>https://CRAN.R-project.org/package=psych</w:t>
        </w:r>
      </w:hyperlink>
      <w:r w:rsidRPr="00F82D1D">
        <w:rPr>
          <w:noProof/>
        </w:rPr>
        <w:t xml:space="preserve"> </w:t>
      </w:r>
    </w:p>
    <w:p w14:paraId="31492AEA" w14:textId="77777777" w:rsidR="00F82D1D" w:rsidRPr="00F82D1D" w:rsidRDefault="00F82D1D" w:rsidP="00F82D1D">
      <w:pPr>
        <w:pStyle w:val="EndNoteBibliography"/>
        <w:rPr>
          <w:noProof/>
        </w:rPr>
      </w:pPr>
    </w:p>
    <w:p w14:paraId="60FDB3AA" w14:textId="61331F87" w:rsidR="00F82D1D" w:rsidRPr="00F82D1D" w:rsidRDefault="00F82D1D" w:rsidP="00F82D1D">
      <w:pPr>
        <w:pStyle w:val="EndNoteBibliography"/>
        <w:ind w:left="720" w:hanging="720"/>
        <w:rPr>
          <w:noProof/>
        </w:rPr>
      </w:pPr>
      <w:r w:rsidRPr="00F82D1D">
        <w:rPr>
          <w:noProof/>
        </w:rPr>
        <w:t xml:space="preserve">Schäfer, S., &amp; Frings, C. (2019). Understanding self-prioritisation: The prioritisation of self-relevant stimuli and its relation to the individual self-esteem. </w:t>
      </w:r>
      <w:r w:rsidRPr="00F82D1D">
        <w:rPr>
          <w:i/>
          <w:noProof/>
        </w:rPr>
        <w:t>Journal of cognitive psychology, 31</w:t>
      </w:r>
      <w:r w:rsidRPr="00F82D1D">
        <w:rPr>
          <w:noProof/>
        </w:rPr>
        <w:t xml:space="preserve">(8), 813-824. </w:t>
      </w:r>
      <w:hyperlink r:id="rId76" w:history="1">
        <w:r w:rsidRPr="00F82D1D">
          <w:rPr>
            <w:rStyle w:val="Hyperlink"/>
            <w:noProof/>
          </w:rPr>
          <w:t>https://doi.org/10.1080/20445911.2019.1686393</w:t>
        </w:r>
      </w:hyperlink>
      <w:r w:rsidRPr="00F82D1D">
        <w:rPr>
          <w:noProof/>
        </w:rPr>
        <w:t xml:space="preserve"> </w:t>
      </w:r>
    </w:p>
    <w:p w14:paraId="2A21EC9A" w14:textId="77777777" w:rsidR="00F82D1D" w:rsidRPr="00F82D1D" w:rsidRDefault="00F82D1D" w:rsidP="00F82D1D">
      <w:pPr>
        <w:pStyle w:val="EndNoteBibliography"/>
        <w:rPr>
          <w:noProof/>
        </w:rPr>
      </w:pPr>
    </w:p>
    <w:p w14:paraId="5D5EF1D2" w14:textId="2911DCFD" w:rsidR="00F82D1D" w:rsidRPr="00F82D1D" w:rsidRDefault="00F82D1D" w:rsidP="00F82D1D">
      <w:pPr>
        <w:pStyle w:val="EndNoteBibliography"/>
        <w:ind w:left="720" w:hanging="720"/>
        <w:rPr>
          <w:noProof/>
        </w:rPr>
      </w:pPr>
      <w:r w:rsidRPr="00F82D1D">
        <w:rPr>
          <w:noProof/>
        </w:rPr>
        <w:t xml:space="preserve">Stoeber, J., &amp; Eysenck, M. W. (2008). Perfectionism and efficiency: Accuracy, response bias, and invested time in proof-reading performance. </w:t>
      </w:r>
      <w:r w:rsidRPr="00F82D1D">
        <w:rPr>
          <w:i/>
          <w:noProof/>
        </w:rPr>
        <w:t>Journal of research in personality, 42</w:t>
      </w:r>
      <w:r w:rsidRPr="00F82D1D">
        <w:rPr>
          <w:noProof/>
        </w:rPr>
        <w:t xml:space="preserve">(6), 1673-1678. </w:t>
      </w:r>
      <w:hyperlink r:id="rId77" w:history="1">
        <w:r w:rsidRPr="00F82D1D">
          <w:rPr>
            <w:rStyle w:val="Hyperlink"/>
            <w:noProof/>
          </w:rPr>
          <w:t>https://doi.org/10.1016/j.jrp.2008.08.001</w:t>
        </w:r>
      </w:hyperlink>
      <w:r w:rsidRPr="00F82D1D">
        <w:rPr>
          <w:noProof/>
        </w:rPr>
        <w:t xml:space="preserve"> </w:t>
      </w:r>
    </w:p>
    <w:p w14:paraId="48C39923" w14:textId="77777777" w:rsidR="00F82D1D" w:rsidRPr="00F82D1D" w:rsidRDefault="00F82D1D" w:rsidP="00F82D1D">
      <w:pPr>
        <w:pStyle w:val="EndNoteBibliography"/>
        <w:rPr>
          <w:noProof/>
        </w:rPr>
      </w:pPr>
    </w:p>
    <w:p w14:paraId="2637E187" w14:textId="2E1FE0B2" w:rsidR="00F82D1D" w:rsidRPr="00F82D1D" w:rsidRDefault="00F82D1D" w:rsidP="00F82D1D">
      <w:pPr>
        <w:pStyle w:val="EndNoteBibliography"/>
        <w:ind w:left="720" w:hanging="720"/>
        <w:rPr>
          <w:noProof/>
        </w:rPr>
      </w:pPr>
      <w:r w:rsidRPr="00F82D1D">
        <w:rPr>
          <w:noProof/>
        </w:rPr>
        <w:t xml:space="preserve">Sui, J., He, X., &amp; Humphreys, G. W. (2012). Perceptual effects of social salience: Evidence from self-prioritization effects on perceptual matching. </w:t>
      </w:r>
      <w:r w:rsidRPr="00F82D1D">
        <w:rPr>
          <w:i/>
          <w:noProof/>
        </w:rPr>
        <w:t>Journal of experimental psychology. Human perception and performance, 38</w:t>
      </w:r>
      <w:r w:rsidRPr="00F82D1D">
        <w:rPr>
          <w:noProof/>
        </w:rPr>
        <w:t xml:space="preserve">(5), 1105-1117. </w:t>
      </w:r>
      <w:hyperlink r:id="rId78" w:history="1">
        <w:r w:rsidRPr="00F82D1D">
          <w:rPr>
            <w:rStyle w:val="Hyperlink"/>
            <w:noProof/>
          </w:rPr>
          <w:t>https://doi.org/10.1037/a0029792</w:t>
        </w:r>
      </w:hyperlink>
      <w:r w:rsidRPr="00F82D1D">
        <w:rPr>
          <w:noProof/>
        </w:rPr>
        <w:t xml:space="preserve"> </w:t>
      </w:r>
    </w:p>
    <w:p w14:paraId="7EB7D8D5" w14:textId="77777777" w:rsidR="00F82D1D" w:rsidRPr="00F82D1D" w:rsidRDefault="00F82D1D" w:rsidP="00F82D1D">
      <w:pPr>
        <w:pStyle w:val="EndNoteBibliography"/>
        <w:rPr>
          <w:noProof/>
        </w:rPr>
      </w:pPr>
    </w:p>
    <w:p w14:paraId="0D9E0736" w14:textId="67A89EEB" w:rsidR="00F82D1D" w:rsidRPr="00F82D1D" w:rsidRDefault="00F82D1D" w:rsidP="00F82D1D">
      <w:pPr>
        <w:pStyle w:val="EndNoteBibliography"/>
        <w:ind w:left="720" w:hanging="720"/>
        <w:rPr>
          <w:noProof/>
        </w:rPr>
      </w:pPr>
      <w:r w:rsidRPr="00F82D1D">
        <w:rPr>
          <w:noProof/>
        </w:rPr>
        <w:t xml:space="preserve">Svensson, S. L., Golubickis, M., Maclean, H., Falbén, J. K., Persson, L. M., Tsamadi, D., Caughey, S., Sahraie, A., &amp; Macrae, C. N. (2022). More or less of me and you: self-relevance augments the effects of item probability on stimulus prioritization. </w:t>
      </w:r>
      <w:r w:rsidRPr="00F82D1D">
        <w:rPr>
          <w:i/>
          <w:noProof/>
        </w:rPr>
        <w:t>Psychological Research, 86</w:t>
      </w:r>
      <w:r w:rsidRPr="00F82D1D">
        <w:rPr>
          <w:noProof/>
        </w:rPr>
        <w:t xml:space="preserve">(4), 1145-1164. </w:t>
      </w:r>
      <w:hyperlink r:id="rId79" w:history="1">
        <w:r w:rsidRPr="00F82D1D">
          <w:rPr>
            <w:rStyle w:val="Hyperlink"/>
            <w:noProof/>
          </w:rPr>
          <w:t>https://doi.org/10.1007/s00426-021-01562-x</w:t>
        </w:r>
      </w:hyperlink>
      <w:r w:rsidRPr="00F82D1D">
        <w:rPr>
          <w:noProof/>
        </w:rPr>
        <w:t xml:space="preserve"> </w:t>
      </w:r>
    </w:p>
    <w:p w14:paraId="1F23AFB1" w14:textId="77777777" w:rsidR="00F82D1D" w:rsidRPr="00F82D1D" w:rsidRDefault="00F82D1D" w:rsidP="00F82D1D">
      <w:pPr>
        <w:pStyle w:val="EndNoteBibliography"/>
        <w:rPr>
          <w:noProof/>
        </w:rPr>
      </w:pPr>
    </w:p>
    <w:p w14:paraId="28E86812" w14:textId="10B60EB2" w:rsidR="00F82D1D" w:rsidRPr="00F82D1D" w:rsidRDefault="00F82D1D" w:rsidP="00F82D1D">
      <w:pPr>
        <w:pStyle w:val="EndNoteBibliography"/>
        <w:ind w:left="720" w:hanging="720"/>
        <w:rPr>
          <w:noProof/>
        </w:rPr>
      </w:pPr>
      <w:r w:rsidRPr="00F82D1D">
        <w:rPr>
          <w:noProof/>
        </w:rPr>
        <w:t xml:space="preserve">Turk, D. J., Heatherton, T. F., Kelley, W. M., Funnell, M. G., Gazzaniga, M. S., &amp; Macrae, C. N. (2002). Mike or me? Self-recognition in a split-brain patient. </w:t>
      </w:r>
      <w:r w:rsidRPr="00F82D1D">
        <w:rPr>
          <w:i/>
          <w:noProof/>
        </w:rPr>
        <w:t>Nature neuroscience, 5</w:t>
      </w:r>
      <w:r w:rsidRPr="00F82D1D">
        <w:rPr>
          <w:noProof/>
        </w:rPr>
        <w:t xml:space="preserve">(9), 841-842. </w:t>
      </w:r>
      <w:hyperlink r:id="rId80" w:history="1">
        <w:r w:rsidRPr="00F82D1D">
          <w:rPr>
            <w:rStyle w:val="Hyperlink"/>
            <w:noProof/>
          </w:rPr>
          <w:t>https://doi.org/10.1038/nn907</w:t>
        </w:r>
      </w:hyperlink>
      <w:r w:rsidRPr="00F82D1D">
        <w:rPr>
          <w:noProof/>
        </w:rPr>
        <w:t xml:space="preserve"> </w:t>
      </w:r>
    </w:p>
    <w:p w14:paraId="04757C58" w14:textId="77777777" w:rsidR="00F82D1D" w:rsidRPr="00F82D1D" w:rsidRDefault="00F82D1D" w:rsidP="00F82D1D">
      <w:pPr>
        <w:pStyle w:val="EndNoteBibliography"/>
        <w:rPr>
          <w:noProof/>
        </w:rPr>
      </w:pPr>
    </w:p>
    <w:p w14:paraId="2B800682" w14:textId="77777777" w:rsidR="00F82D1D" w:rsidRPr="00F82D1D" w:rsidRDefault="00F82D1D" w:rsidP="00F82D1D">
      <w:pPr>
        <w:pStyle w:val="EndNoteBibliography"/>
        <w:ind w:left="720" w:hanging="720"/>
        <w:rPr>
          <w:noProof/>
        </w:rPr>
      </w:pPr>
      <w:r w:rsidRPr="00F82D1D">
        <w:rPr>
          <w:noProof/>
        </w:rPr>
        <w:t xml:space="preserve">Viechtbauer, W. (2010). Conducting meta-analyses in R with the metafor package. </w:t>
      </w:r>
      <w:r w:rsidRPr="00F82D1D">
        <w:rPr>
          <w:i/>
          <w:noProof/>
        </w:rPr>
        <w:t>Journal of statistical software, 36</w:t>
      </w:r>
      <w:r w:rsidRPr="00F82D1D">
        <w:rPr>
          <w:noProof/>
        </w:rPr>
        <w:t xml:space="preserve">, 1-48. </w:t>
      </w:r>
    </w:p>
    <w:p w14:paraId="671463B8" w14:textId="77777777" w:rsidR="00F82D1D" w:rsidRPr="00F82D1D" w:rsidRDefault="00F82D1D" w:rsidP="00F82D1D">
      <w:pPr>
        <w:pStyle w:val="EndNoteBibliography"/>
        <w:rPr>
          <w:noProof/>
        </w:rPr>
      </w:pPr>
    </w:p>
    <w:p w14:paraId="53EE0B9D" w14:textId="77777777" w:rsidR="00F82D1D" w:rsidRPr="00F82D1D" w:rsidRDefault="00F82D1D" w:rsidP="00F82D1D">
      <w:pPr>
        <w:pStyle w:val="EndNoteBibliography"/>
        <w:ind w:left="720" w:hanging="720"/>
        <w:rPr>
          <w:noProof/>
        </w:rPr>
      </w:pPr>
      <w:r w:rsidRPr="00F82D1D">
        <w:rPr>
          <w:noProof/>
        </w:rPr>
        <w:t xml:space="preserve">Voss, A., &amp; Voss, J. (2007). Fast-dm: A free program for efficient diffusion model analysis. </w:t>
      </w:r>
      <w:r w:rsidRPr="00F82D1D">
        <w:rPr>
          <w:i/>
          <w:noProof/>
        </w:rPr>
        <w:t>Behavior research methods, 39</w:t>
      </w:r>
      <w:r w:rsidRPr="00F82D1D">
        <w:rPr>
          <w:noProof/>
        </w:rPr>
        <w:t xml:space="preserve">(4), 767-775. </w:t>
      </w:r>
    </w:p>
    <w:p w14:paraId="37C1B981" w14:textId="77777777" w:rsidR="00F82D1D" w:rsidRPr="00F82D1D" w:rsidRDefault="00F82D1D" w:rsidP="00F82D1D">
      <w:pPr>
        <w:pStyle w:val="EndNoteBibliography"/>
        <w:rPr>
          <w:noProof/>
        </w:rPr>
      </w:pPr>
    </w:p>
    <w:p w14:paraId="66ADB941" w14:textId="77777777" w:rsidR="00F82D1D" w:rsidRPr="00F82D1D" w:rsidRDefault="00F82D1D" w:rsidP="00F82D1D">
      <w:pPr>
        <w:pStyle w:val="EndNoteBibliography"/>
        <w:ind w:left="720" w:hanging="720"/>
        <w:rPr>
          <w:noProof/>
        </w:rPr>
      </w:pPr>
      <w:r w:rsidRPr="00F82D1D">
        <w:rPr>
          <w:noProof/>
        </w:rPr>
        <w:t xml:space="preserve">Wabersich, D., &amp; Vandekerckhove, J. (2014). The RWiener Package: an R Package Providing Distribution Functions for the Wiener Diffusion Model. </w:t>
      </w:r>
      <w:r w:rsidRPr="00F82D1D">
        <w:rPr>
          <w:i/>
          <w:noProof/>
        </w:rPr>
        <w:t>R Journal, 6</w:t>
      </w:r>
      <w:r w:rsidRPr="00F82D1D">
        <w:rPr>
          <w:noProof/>
        </w:rPr>
        <w:t xml:space="preserve">(1). </w:t>
      </w:r>
    </w:p>
    <w:p w14:paraId="36E00B79" w14:textId="77777777" w:rsidR="00F82D1D" w:rsidRPr="00F82D1D" w:rsidRDefault="00F82D1D" w:rsidP="00F82D1D">
      <w:pPr>
        <w:pStyle w:val="EndNoteBibliography"/>
        <w:rPr>
          <w:noProof/>
        </w:rPr>
      </w:pPr>
    </w:p>
    <w:p w14:paraId="04724C18" w14:textId="69D638A7" w:rsidR="00F82D1D" w:rsidRPr="00F82D1D" w:rsidRDefault="00F82D1D" w:rsidP="00F82D1D">
      <w:pPr>
        <w:pStyle w:val="EndNoteBibliography"/>
        <w:ind w:left="720" w:hanging="720"/>
        <w:rPr>
          <w:noProof/>
        </w:rPr>
      </w:pPr>
      <w:r w:rsidRPr="00F82D1D">
        <w:rPr>
          <w:noProof/>
        </w:rPr>
        <w:t xml:space="preserve">Wagenmakers, E.-J., Van Der Maas, H. L., &amp; Grasman, R. P. (2007). An EZ-diffusion model for response time and accuracy. </w:t>
      </w:r>
      <w:r w:rsidRPr="00F82D1D">
        <w:rPr>
          <w:i/>
          <w:noProof/>
        </w:rPr>
        <w:t>Psychonomic bulletin &amp; review, 14</w:t>
      </w:r>
      <w:r w:rsidRPr="00F82D1D">
        <w:rPr>
          <w:noProof/>
        </w:rPr>
        <w:t xml:space="preserve">(1), 3-22. </w:t>
      </w:r>
      <w:hyperlink r:id="rId81" w:history="1">
        <w:r w:rsidRPr="00F82D1D">
          <w:rPr>
            <w:rStyle w:val="Hyperlink"/>
            <w:noProof/>
          </w:rPr>
          <w:t>https://doi.org/10.3758/BF03194023</w:t>
        </w:r>
      </w:hyperlink>
      <w:r w:rsidRPr="00F82D1D">
        <w:rPr>
          <w:noProof/>
        </w:rPr>
        <w:t xml:space="preserve"> </w:t>
      </w:r>
    </w:p>
    <w:p w14:paraId="6D782AF9" w14:textId="77777777" w:rsidR="00F82D1D" w:rsidRPr="00F82D1D" w:rsidRDefault="00F82D1D" w:rsidP="00F82D1D">
      <w:pPr>
        <w:pStyle w:val="EndNoteBibliography"/>
        <w:rPr>
          <w:noProof/>
        </w:rPr>
      </w:pPr>
    </w:p>
    <w:p w14:paraId="740176A4" w14:textId="4DF0D822" w:rsidR="00F82D1D" w:rsidRPr="00F82D1D" w:rsidRDefault="00F82D1D" w:rsidP="00F82D1D">
      <w:pPr>
        <w:pStyle w:val="EndNoteBibliography"/>
        <w:ind w:left="720" w:hanging="720"/>
        <w:rPr>
          <w:noProof/>
        </w:rPr>
      </w:pPr>
      <w:r w:rsidRPr="00F82D1D">
        <w:rPr>
          <w:noProof/>
        </w:rPr>
        <w:lastRenderedPageBreak/>
        <w:t xml:space="preserve">Wiecki, T. V., Sofer, I., &amp; Frank, M. J. (2013). HDDM: Hierarchical Bayesian estimation of the Drift-Diffusion Model in Python. </w:t>
      </w:r>
      <w:r w:rsidRPr="00F82D1D">
        <w:rPr>
          <w:i/>
          <w:noProof/>
        </w:rPr>
        <w:t>Frontiers in neuroinformatics, 7</w:t>
      </w:r>
      <w:r w:rsidRPr="00F82D1D">
        <w:rPr>
          <w:noProof/>
        </w:rPr>
        <w:t xml:space="preserve">, 14. </w:t>
      </w:r>
      <w:hyperlink r:id="rId82" w:history="1">
        <w:r w:rsidRPr="00F82D1D">
          <w:rPr>
            <w:rStyle w:val="Hyperlink"/>
            <w:noProof/>
          </w:rPr>
          <w:t>https://doi.org/10.3389/fninf.2013.00014</w:t>
        </w:r>
      </w:hyperlink>
      <w:r w:rsidRPr="00F82D1D">
        <w:rPr>
          <w:noProof/>
        </w:rPr>
        <w:t xml:space="preserve"> </w:t>
      </w:r>
    </w:p>
    <w:p w14:paraId="3B745F08" w14:textId="77777777" w:rsidR="00F82D1D" w:rsidRPr="00F82D1D" w:rsidRDefault="00F82D1D" w:rsidP="00F82D1D">
      <w:pPr>
        <w:pStyle w:val="EndNoteBibliography"/>
        <w:rPr>
          <w:noProof/>
        </w:rPr>
      </w:pPr>
    </w:p>
    <w:p w14:paraId="2CDDCEBD" w14:textId="78BBF311" w:rsidR="00F82D1D" w:rsidRPr="00F82D1D" w:rsidRDefault="00F82D1D" w:rsidP="00F82D1D">
      <w:pPr>
        <w:pStyle w:val="EndNoteBibliography"/>
        <w:ind w:left="720" w:hanging="720"/>
        <w:rPr>
          <w:noProof/>
        </w:rPr>
      </w:pPr>
      <w:r w:rsidRPr="00F82D1D">
        <w:rPr>
          <w:noProof/>
        </w:rPr>
        <w:t xml:space="preserve">Wilson, R. C., &amp; Collins, A. G. E. (2019, 2019/11/26). Ten simple rules for the computational modeling of behavioral data. </w:t>
      </w:r>
      <w:r w:rsidRPr="00F82D1D">
        <w:rPr>
          <w:i/>
          <w:noProof/>
        </w:rPr>
        <w:t>eLife, 8</w:t>
      </w:r>
      <w:r w:rsidRPr="00F82D1D">
        <w:rPr>
          <w:noProof/>
        </w:rPr>
        <w:t xml:space="preserve">, e49547. </w:t>
      </w:r>
      <w:hyperlink r:id="rId83" w:history="1">
        <w:r w:rsidRPr="00F82D1D">
          <w:rPr>
            <w:rStyle w:val="Hyperlink"/>
            <w:noProof/>
          </w:rPr>
          <w:t>https://doi.org/10.7554/eLife.49547</w:t>
        </w:r>
      </w:hyperlink>
      <w:r w:rsidRPr="00F82D1D">
        <w:rPr>
          <w:noProof/>
        </w:rPr>
        <w:t xml:space="preserve"> </w:t>
      </w:r>
    </w:p>
    <w:p w14:paraId="424FC061" w14:textId="77777777" w:rsidR="00F82D1D" w:rsidRPr="00F82D1D" w:rsidRDefault="00F82D1D" w:rsidP="00F82D1D">
      <w:pPr>
        <w:pStyle w:val="EndNoteBibliography"/>
        <w:rPr>
          <w:noProof/>
        </w:rPr>
      </w:pPr>
    </w:p>
    <w:p w14:paraId="6050777C" w14:textId="3ABF19B8" w:rsidR="00F82D1D" w:rsidRPr="00F82D1D" w:rsidRDefault="00F82D1D" w:rsidP="00F82D1D">
      <w:pPr>
        <w:pStyle w:val="EndNoteBibliography"/>
        <w:ind w:left="720" w:hanging="720"/>
        <w:rPr>
          <w:noProof/>
        </w:rPr>
      </w:pPr>
      <w:r w:rsidRPr="00F82D1D">
        <w:rPr>
          <w:noProof/>
        </w:rPr>
        <w:t xml:space="preserve">Woźniak, M., Kourtis, D., &amp; Knoblich, G. (2018). Prioritization of arbitrary faces associated to self: An EEG study. </w:t>
      </w:r>
      <w:r w:rsidRPr="00F82D1D">
        <w:rPr>
          <w:i/>
          <w:noProof/>
        </w:rPr>
        <w:t>PloS one, 13</w:t>
      </w:r>
      <w:r w:rsidRPr="00F82D1D">
        <w:rPr>
          <w:noProof/>
        </w:rPr>
        <w:t xml:space="preserve">(1), e0190679. </w:t>
      </w:r>
      <w:hyperlink r:id="rId84" w:history="1">
        <w:r w:rsidRPr="00F82D1D">
          <w:rPr>
            <w:rStyle w:val="Hyperlink"/>
            <w:noProof/>
          </w:rPr>
          <w:t>https://doi.org/10.1371/journal.pone.0190679</w:t>
        </w:r>
      </w:hyperlink>
      <w:r w:rsidRPr="00F82D1D">
        <w:rPr>
          <w:noProof/>
        </w:rPr>
        <w:t xml:space="preserve"> </w:t>
      </w:r>
    </w:p>
    <w:p w14:paraId="72603F54" w14:textId="77777777" w:rsidR="00F82D1D" w:rsidRPr="00F82D1D" w:rsidRDefault="00F82D1D" w:rsidP="00F82D1D">
      <w:pPr>
        <w:pStyle w:val="EndNoteBibliography"/>
        <w:rPr>
          <w:noProof/>
        </w:rPr>
      </w:pPr>
    </w:p>
    <w:p w14:paraId="3572366F" w14:textId="06C202A6" w:rsidR="00F82D1D" w:rsidRPr="00F82D1D" w:rsidRDefault="00F82D1D" w:rsidP="00F82D1D">
      <w:pPr>
        <w:pStyle w:val="EndNoteBibliography"/>
        <w:ind w:left="720" w:hanging="720"/>
        <w:rPr>
          <w:noProof/>
        </w:rPr>
      </w:pPr>
      <w:r w:rsidRPr="00F82D1D">
        <w:rPr>
          <w:noProof/>
        </w:rPr>
        <w:t xml:space="preserve">Xu, T., Kiar, G., Cho, J. W., Bridgeford, E. W., Nikolaidis, A., Vogelstein, J. T., &amp; Milham, M. P. (2023, 2023/07/01). ReX: an integrative tool for quantifying and optimizing measurement reliability for the study of individual differences. </w:t>
      </w:r>
      <w:r w:rsidRPr="00F82D1D">
        <w:rPr>
          <w:i/>
          <w:noProof/>
        </w:rPr>
        <w:t>Nature Methods, 20</w:t>
      </w:r>
      <w:r w:rsidRPr="00F82D1D">
        <w:rPr>
          <w:noProof/>
        </w:rPr>
        <w:t xml:space="preserve">(7), 1025-1028. </w:t>
      </w:r>
      <w:hyperlink r:id="rId85" w:history="1">
        <w:r w:rsidRPr="00F82D1D">
          <w:rPr>
            <w:rStyle w:val="Hyperlink"/>
            <w:noProof/>
          </w:rPr>
          <w:t>https://doi.org/10.1038/s41592-023-01901-3</w:t>
        </w:r>
      </w:hyperlink>
      <w:r w:rsidRPr="00F82D1D">
        <w:rPr>
          <w:noProof/>
        </w:rPr>
        <w:t xml:space="preserve"> </w:t>
      </w:r>
    </w:p>
    <w:p w14:paraId="63F2DA83" w14:textId="77777777" w:rsidR="00F82D1D" w:rsidRPr="00F82D1D" w:rsidRDefault="00F82D1D" w:rsidP="00F82D1D">
      <w:pPr>
        <w:pStyle w:val="EndNoteBibliography"/>
        <w:rPr>
          <w:noProof/>
        </w:rPr>
      </w:pPr>
    </w:p>
    <w:p w14:paraId="6D8A7786" w14:textId="6E7C1A00" w:rsidR="00F82D1D" w:rsidRPr="00F82D1D" w:rsidRDefault="00F82D1D" w:rsidP="00F82D1D">
      <w:pPr>
        <w:pStyle w:val="EndNoteBibliography"/>
        <w:ind w:left="720" w:hanging="720"/>
        <w:rPr>
          <w:noProof/>
        </w:rPr>
      </w:pPr>
      <w:r w:rsidRPr="00F82D1D">
        <w:rPr>
          <w:noProof/>
        </w:rPr>
        <w:t xml:space="preserve">Xu, Y., Yuan, Y., Xie, X., Tan, H., &amp; Guan, L. (2021). Romantic feedbacks influence self-relevant processing: the moderating effects of sex difference and facial attractiveness. </w:t>
      </w:r>
      <w:r w:rsidRPr="00F82D1D">
        <w:rPr>
          <w:i/>
          <w:noProof/>
        </w:rPr>
        <w:t>Current Psychology</w:t>
      </w:r>
      <w:r w:rsidRPr="00F82D1D">
        <w:rPr>
          <w:noProof/>
        </w:rPr>
        <w:t xml:space="preserve">, 1-13. </w:t>
      </w:r>
      <w:hyperlink r:id="rId86" w:history="1">
        <w:r w:rsidRPr="00F82D1D">
          <w:rPr>
            <w:rStyle w:val="Hyperlink"/>
            <w:noProof/>
          </w:rPr>
          <w:t>https://doi.org/10.1007/s12144-021-02114-7</w:t>
        </w:r>
      </w:hyperlink>
      <w:r w:rsidRPr="00F82D1D">
        <w:rPr>
          <w:noProof/>
        </w:rPr>
        <w:t xml:space="preserve"> </w:t>
      </w:r>
    </w:p>
    <w:p w14:paraId="61C099D0" w14:textId="77777777" w:rsidR="00F82D1D" w:rsidRPr="00F82D1D" w:rsidRDefault="00F82D1D" w:rsidP="00F82D1D">
      <w:pPr>
        <w:pStyle w:val="EndNoteBibliography"/>
        <w:rPr>
          <w:noProof/>
        </w:rPr>
      </w:pPr>
    </w:p>
    <w:p w14:paraId="2D3B9631" w14:textId="65F31474" w:rsidR="00F82D1D" w:rsidRPr="00F82D1D" w:rsidRDefault="00F82D1D" w:rsidP="00F82D1D">
      <w:pPr>
        <w:pStyle w:val="EndNoteBibliography"/>
        <w:ind w:left="720" w:hanging="720"/>
        <w:rPr>
          <w:noProof/>
        </w:rPr>
      </w:pPr>
      <w:r w:rsidRPr="00F82D1D">
        <w:rPr>
          <w:noProof/>
        </w:rPr>
        <w:t xml:space="preserve">Yue, L., Zuo, X., &amp; Chuan-Peng, H. (2023). The WEIRD problem in a “non- WEIRD” context: A meta-research on the representativeness of human subjects in Chinese psychological research. </w:t>
      </w:r>
      <w:hyperlink r:id="rId87" w:history="1">
        <w:r w:rsidRPr="00F82D1D">
          <w:rPr>
            <w:rStyle w:val="Hyperlink"/>
            <w:noProof/>
          </w:rPr>
          <w:t>https://doi.org/https://doi.org/10.17605/OSF.IO/MTR8D</w:t>
        </w:r>
      </w:hyperlink>
      <w:r w:rsidRPr="00F82D1D">
        <w:rPr>
          <w:noProof/>
        </w:rPr>
        <w:t xml:space="preserve"> </w:t>
      </w:r>
    </w:p>
    <w:p w14:paraId="5998F728" w14:textId="77777777" w:rsidR="00F82D1D" w:rsidRPr="00F82D1D" w:rsidRDefault="00F82D1D" w:rsidP="00F82D1D">
      <w:pPr>
        <w:pStyle w:val="EndNoteBibliography"/>
        <w:rPr>
          <w:noProof/>
        </w:rPr>
      </w:pPr>
    </w:p>
    <w:p w14:paraId="28729E66" w14:textId="77777777" w:rsidR="00F82D1D" w:rsidRPr="00F82D1D" w:rsidRDefault="00F82D1D" w:rsidP="00F82D1D">
      <w:pPr>
        <w:pStyle w:val="EndNoteBibliography"/>
        <w:ind w:left="720" w:hanging="720"/>
        <w:rPr>
          <w:noProof/>
        </w:rPr>
      </w:pPr>
      <w:r w:rsidRPr="00F82D1D">
        <w:rPr>
          <w:noProof/>
        </w:rPr>
        <w:t xml:space="preserve">Zhang, H., &amp; Alais, D. (2020). Individual difference in serial dependence results from opposite influences of perceptual choices and motor responses. </w:t>
      </w:r>
      <w:r w:rsidRPr="00F82D1D">
        <w:rPr>
          <w:i/>
          <w:noProof/>
        </w:rPr>
        <w:t>Journal of vision, 20</w:t>
      </w:r>
      <w:r w:rsidRPr="00F82D1D">
        <w:rPr>
          <w:noProof/>
        </w:rPr>
        <w:t xml:space="preserve">(8), 2-2. </w:t>
      </w:r>
    </w:p>
    <w:p w14:paraId="64230A58" w14:textId="77777777" w:rsidR="00F82D1D" w:rsidRPr="00F82D1D" w:rsidRDefault="00F82D1D" w:rsidP="00F82D1D">
      <w:pPr>
        <w:pStyle w:val="EndNoteBibliography"/>
        <w:rPr>
          <w:noProof/>
        </w:rPr>
      </w:pPr>
    </w:p>
    <w:p w14:paraId="781E9221" w14:textId="668F7AAC" w:rsidR="00F82D1D" w:rsidRPr="00F82D1D" w:rsidRDefault="00F82D1D" w:rsidP="00F82D1D">
      <w:pPr>
        <w:pStyle w:val="EndNoteBibliography"/>
        <w:ind w:left="720" w:hanging="720"/>
        <w:rPr>
          <w:noProof/>
        </w:rPr>
      </w:pPr>
      <w:r w:rsidRPr="00F82D1D">
        <w:rPr>
          <w:noProof/>
        </w:rPr>
        <w:t xml:space="preserve">Zhang, Y., Wang, F., &amp; Sui, J. (2023, 2023/08/01/). Decoding individual differences in self-prioritization from the resting-state functional connectome. </w:t>
      </w:r>
      <w:r w:rsidRPr="00F82D1D">
        <w:rPr>
          <w:i/>
          <w:noProof/>
        </w:rPr>
        <w:t>NeuroImage, 276</w:t>
      </w:r>
      <w:r w:rsidRPr="00F82D1D">
        <w:rPr>
          <w:noProof/>
        </w:rPr>
        <w:t xml:space="preserve">, 120205. </w:t>
      </w:r>
      <w:hyperlink r:id="rId88" w:history="1">
        <w:r w:rsidRPr="00F82D1D">
          <w:rPr>
            <w:rStyle w:val="Hyperlink"/>
            <w:noProof/>
          </w:rPr>
          <w:t>https://doi.org/https://doi.org/10.1016/j.neuroimage.2023.120205</w:t>
        </w:r>
      </w:hyperlink>
      <w:r w:rsidRPr="00F82D1D">
        <w:rPr>
          <w:noProof/>
        </w:rPr>
        <w:t xml:space="preserve"> </w:t>
      </w:r>
    </w:p>
    <w:p w14:paraId="67617760" w14:textId="77777777" w:rsidR="00F82D1D" w:rsidRPr="00F82D1D" w:rsidRDefault="00F82D1D" w:rsidP="00F82D1D">
      <w:pPr>
        <w:pStyle w:val="EndNoteBibliography"/>
        <w:rPr>
          <w:noProof/>
        </w:rPr>
      </w:pPr>
    </w:p>
    <w:p w14:paraId="6A927F6A" w14:textId="058627DA" w:rsidR="00F82D1D" w:rsidRPr="00F82D1D" w:rsidRDefault="00F82D1D" w:rsidP="00F82D1D">
      <w:pPr>
        <w:pStyle w:val="EndNoteBibliography"/>
        <w:ind w:left="720" w:hanging="720"/>
        <w:rPr>
          <w:noProof/>
        </w:rPr>
      </w:pPr>
      <w:r w:rsidRPr="00F82D1D">
        <w:rPr>
          <w:noProof/>
        </w:rPr>
        <w:t xml:space="preserve">Zorowitz, S., &amp; Niv, Y. (2023). Improving the reliability of cognitive task measures: A narrative review. </w:t>
      </w:r>
      <w:r w:rsidRPr="00F82D1D">
        <w:rPr>
          <w:i/>
          <w:noProof/>
        </w:rPr>
        <w:t>Biological Psychiatry: Cognitive Neuroscience and Neuroimaging</w:t>
      </w:r>
      <w:r w:rsidRPr="00F82D1D">
        <w:rPr>
          <w:noProof/>
        </w:rPr>
        <w:t xml:space="preserve">. </w:t>
      </w:r>
      <w:hyperlink r:id="rId89" w:history="1">
        <w:r w:rsidRPr="00F82D1D">
          <w:rPr>
            <w:rStyle w:val="Hyperlink"/>
            <w:noProof/>
          </w:rPr>
          <w:t>https://doi.org/10.1016/j.bpsc.2023.02.004</w:t>
        </w:r>
      </w:hyperlink>
      <w:r w:rsidRPr="00F82D1D">
        <w:rPr>
          <w:noProof/>
        </w:rPr>
        <w:t xml:space="preserve"> </w:t>
      </w:r>
    </w:p>
    <w:p w14:paraId="51BEE286" w14:textId="77777777" w:rsidR="00F82D1D" w:rsidRPr="00F82D1D" w:rsidRDefault="00F82D1D" w:rsidP="00F82D1D">
      <w:pPr>
        <w:pStyle w:val="EndNoteBibliography"/>
        <w:rPr>
          <w:noProof/>
        </w:rPr>
      </w:pPr>
    </w:p>
    <w:p w14:paraId="55268D77" w14:textId="45452604"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u Chuan-Peng" w:date="2023-08-24T10:45:00Z" w:initials="HC">
    <w:p w14:paraId="617A65F3" w14:textId="6A1DB88D" w:rsidR="00703DA6" w:rsidRDefault="00703DA6">
      <w:pPr>
        <w:pStyle w:val="CommentText"/>
      </w:pPr>
      <w:r>
        <w:rPr>
          <w:rStyle w:val="CommentReference"/>
        </w:rPr>
        <w:annotationRef/>
      </w:r>
      <w:r>
        <w:rPr>
          <w:rFonts w:ascii="SimSun" w:eastAsia="SimSun" w:hAnsi="SimSun" w:cs="SimSun" w:hint="eastAsia"/>
        </w:rPr>
        <w:t>继续大幅压缩关于SPE的内容吧，更加关注方法。</w:t>
      </w:r>
    </w:p>
  </w:comment>
  <w:comment w:id="64" w:author="Hu Chuan-Peng" w:date="2023-09-07T01:56:00Z" w:initials="HC">
    <w:p w14:paraId="5D4E9BE1" w14:textId="3B920DB7" w:rsidR="000F69C0" w:rsidRPr="000F69C0" w:rsidRDefault="000F69C0">
      <w:pPr>
        <w:pStyle w:val="CommentText"/>
        <w:rPr>
          <w:rFonts w:hint="eastAsia"/>
          <w:lang w:val="en-US"/>
        </w:rPr>
      </w:pPr>
      <w:r>
        <w:rPr>
          <w:rStyle w:val="CommentReference"/>
        </w:rPr>
        <w:annotationRef/>
      </w:r>
      <w:r>
        <w:t xml:space="preserve">indicators </w:t>
      </w:r>
      <w:r>
        <w:rPr>
          <w:rFonts w:ascii="SimSun" w:eastAsia="SimSun" w:hAnsi="SimSun" w:cs="SimSun" w:hint="eastAsia"/>
        </w:rPr>
        <w:t>可能是比</w:t>
      </w:r>
      <w:r>
        <w:rPr>
          <w:rFonts w:ascii="SimSun" w:eastAsia="SimSun" w:hAnsi="SimSun" w:cs="SimSun"/>
          <w:lang w:val="en-US"/>
        </w:rPr>
        <w:t>outcome variable</w:t>
      </w:r>
      <w:r>
        <w:rPr>
          <w:rFonts w:ascii="SimSun" w:eastAsia="SimSun" w:hAnsi="SimSun" w:cs="SimSun" w:hint="eastAsia"/>
          <w:lang w:val="en-US"/>
        </w:rPr>
        <w:t>更好的一个词</w:t>
      </w:r>
    </w:p>
  </w:comment>
  <w:comment w:id="70" w:author="Sui, Jie" w:date="2023-08-20T11:09:00Z" w:initials="SJ">
    <w:p w14:paraId="6EA724E9" w14:textId="34DC42DA" w:rsidR="002752A7" w:rsidRDefault="00F94CEC">
      <w:pPr>
        <w:pStyle w:val="CommentText"/>
      </w:pPr>
      <w:r>
        <w:rPr>
          <w:rStyle w:val="CommentReference"/>
        </w:rPr>
        <w:annotationRef/>
      </w:r>
      <w:r w:rsidR="002752A7">
        <w:rPr>
          <w:lang w:val="en-US"/>
        </w:rPr>
        <w:t>Is it acceptable for reliability research?</w:t>
      </w:r>
    </w:p>
    <w:p w14:paraId="1D3FDED0" w14:textId="77777777" w:rsidR="002752A7" w:rsidRDefault="002752A7">
      <w:pPr>
        <w:pStyle w:val="CommentText"/>
      </w:pPr>
    </w:p>
    <w:p w14:paraId="1248445C" w14:textId="77777777" w:rsidR="002752A7" w:rsidRDefault="002752A7" w:rsidP="008421FE">
      <w:pPr>
        <w:pStyle w:val="CommentText"/>
      </w:pPr>
      <w:r>
        <w:rPr>
          <w:lang w:val="en-US"/>
        </w:rPr>
        <w:t>You may want to stress "to understand the reliability of the SPMT, the present study included studies varied experimental parameters, such as the duration of task - a ~5 min task with ?? trials per condition  to a longer version task...</w:t>
      </w:r>
    </w:p>
  </w:comment>
  <w:comment w:id="71" w:author="office user" w:date="2023-08-21T17:05:00Z" w:initials="o1">
    <w:p w14:paraId="2AE2DFB8" w14:textId="77777777" w:rsidR="00A737FD" w:rsidRDefault="00A737FD" w:rsidP="00B116EF">
      <w:r>
        <w:rPr>
          <w:rStyle w:val="CommentReference"/>
        </w:rPr>
        <w:annotationRef/>
      </w:r>
      <w:r>
        <w:rPr>
          <w:color w:val="000000"/>
          <w:sz w:val="20"/>
          <w:szCs w:val="20"/>
        </w:rPr>
        <w:t xml:space="preserve">Need discussion </w:t>
      </w:r>
    </w:p>
    <w:p w14:paraId="6AD679EF" w14:textId="77777777" w:rsidR="00A737FD" w:rsidRDefault="00A737FD" w:rsidP="00B116EF"/>
  </w:comment>
  <w:comment w:id="72" w:author="Sui, Jie" w:date="2023-08-20T10:45:00Z" w:initials="SJ">
    <w:p w14:paraId="3398CF6B" w14:textId="0144050C" w:rsidR="00C2542E" w:rsidRDefault="00355537" w:rsidP="00D15D1A">
      <w:pPr>
        <w:pStyle w:val="CommentText"/>
      </w:pPr>
      <w:r>
        <w:rPr>
          <w:rStyle w:val="CommentReference"/>
        </w:rPr>
        <w:annotationRef/>
      </w:r>
      <w:r w:rsidR="00C2542E">
        <w:t>Add references, and justify why the these indices were used</w:t>
      </w:r>
    </w:p>
  </w:comment>
  <w:comment w:id="73" w:author="Sui, Jie" w:date="2023-08-20T10:47:00Z" w:initials="SJ">
    <w:p w14:paraId="5961F098" w14:textId="784BAAA9" w:rsidR="00355537" w:rsidRDefault="00355537" w:rsidP="008673B2">
      <w:pPr>
        <w:pStyle w:val="CommentText"/>
      </w:pPr>
      <w:r>
        <w:rPr>
          <w:rStyle w:val="CommentReference"/>
        </w:rPr>
        <w:annotationRef/>
      </w:r>
      <w:r>
        <w:rPr>
          <w:lang w:val="en-US"/>
        </w:rPr>
        <w:t>Define them clearly</w:t>
      </w:r>
    </w:p>
  </w:comment>
  <w:comment w:id="88" w:author="Sui, Jie" w:date="2023-08-20T11:08:00Z" w:initials="SJ">
    <w:p w14:paraId="74A7D2DE" w14:textId="77777777" w:rsidR="00CC0937" w:rsidRDefault="00CC0937" w:rsidP="00CC0937">
      <w:pPr>
        <w:pStyle w:val="CommentText"/>
      </w:pPr>
      <w:r>
        <w:rPr>
          <w:rStyle w:val="CommentReference"/>
        </w:rPr>
        <w:annotationRef/>
      </w:r>
      <w:r>
        <w:rPr>
          <w:lang w:val="en-US"/>
        </w:rPr>
        <w:t>Replace 'learning stage' with instruction stage to avoid potential confusions</w:t>
      </w:r>
    </w:p>
  </w:comment>
  <w:comment w:id="99" w:author="Sui, Jie" w:date="2023-08-20T11:24:00Z" w:initials="SJ">
    <w:p w14:paraId="41B7CB2E" w14:textId="7EF03713" w:rsidR="00990C71" w:rsidRDefault="00990C71" w:rsidP="00B9282C">
      <w:pPr>
        <w:pStyle w:val="CommentText"/>
      </w:pPr>
      <w:r>
        <w:rPr>
          <w:rStyle w:val="CommentReference"/>
        </w:rPr>
        <w:annotationRef/>
      </w:r>
      <w:r>
        <w:t xml:space="preserve">Some studies with fewer than 30 trials per condition. Is there a convergence in the HDDM analysis </w:t>
      </w:r>
      <w:r>
        <w:rPr>
          <w:lang w:val="en-US"/>
        </w:rPr>
        <w:t>in these studies?</w:t>
      </w:r>
    </w:p>
  </w:comment>
  <w:comment w:id="100" w:author="office user" w:date="2023-08-21T15:39:00Z" w:initials="o1">
    <w:p w14:paraId="397BC50C" w14:textId="77777777" w:rsidR="008C5BA8" w:rsidRDefault="008C5BA8" w:rsidP="00253C46">
      <w:r>
        <w:rPr>
          <w:rStyle w:val="CommentReference"/>
        </w:rPr>
        <w:annotationRef/>
      </w:r>
      <w:r>
        <w:rPr>
          <w:sz w:val="20"/>
          <w:szCs w:val="20"/>
        </w:rPr>
        <w:t xml:space="preserve">Need discussion </w:t>
      </w:r>
    </w:p>
  </w:comment>
  <w:comment w:id="111" w:author="Sui, Jie" w:date="2023-08-20T11:30:00Z" w:initials="SJ">
    <w:p w14:paraId="02BE0DD1" w14:textId="77777777" w:rsidR="00954F33" w:rsidRDefault="00954F33" w:rsidP="00954F33">
      <w:pPr>
        <w:pStyle w:val="CommentText"/>
      </w:pPr>
      <w:r>
        <w:rPr>
          <w:rStyle w:val="CommentReference"/>
        </w:rPr>
        <w:annotationRef/>
      </w:r>
      <w:r>
        <w:rPr>
          <w:lang w:val="en-US"/>
        </w:rPr>
        <w:t>A bit more details would be helpful</w:t>
      </w:r>
    </w:p>
  </w:comment>
  <w:comment w:id="112" w:author="Sui, Jie" w:date="2023-08-20T11:15:00Z" w:initials="SJ">
    <w:p w14:paraId="49F3D30D" w14:textId="5776589F" w:rsidR="00092DC4" w:rsidRDefault="00092DC4" w:rsidP="00092DC4">
      <w:pPr>
        <w:pStyle w:val="CommentText"/>
      </w:pPr>
      <w:r>
        <w:rPr>
          <w:rStyle w:val="CommentReference"/>
        </w:rPr>
        <w:annotationRef/>
      </w:r>
      <w:r>
        <w:rPr>
          <w:lang w:val="en-US"/>
        </w:rPr>
        <w:t>Chuan-Peng, did you notice an update to HDDM for within-subjects design?</w:t>
      </w:r>
    </w:p>
  </w:comment>
  <w:comment w:id="113" w:author="office user" w:date="2023-08-21T15:55:00Z" w:initials="o1">
    <w:p w14:paraId="5EBDFB02" w14:textId="77777777" w:rsidR="00F85FFE" w:rsidRDefault="00F85FFE" w:rsidP="006968EA">
      <w:r>
        <w:rPr>
          <w:rStyle w:val="CommentReference"/>
        </w:rPr>
        <w:annotationRef/>
      </w:r>
      <w:r>
        <w:rPr>
          <w:color w:val="000000"/>
          <w:sz w:val="20"/>
          <w:szCs w:val="20"/>
        </w:rPr>
        <w:t>Need discussion</w:t>
      </w:r>
    </w:p>
  </w:comment>
  <w:comment w:id="122" w:author="Hu Chuan-Peng" w:date="2023-09-05T09:27:00Z" w:initials="HC">
    <w:p w14:paraId="2984F706" w14:textId="77777777" w:rsidR="00872C6C" w:rsidRDefault="00872C6C" w:rsidP="00872C6C">
      <w:pPr>
        <w:pStyle w:val="CommentText"/>
      </w:pPr>
      <w:r>
        <w:rPr>
          <w:rStyle w:val="CommentReference"/>
        </w:rPr>
        <w:annotationRef/>
      </w:r>
      <w:r>
        <w:rPr>
          <w:rFonts w:ascii="SimSun" w:eastAsia="SimSun" w:hAnsi="SimSun" w:cs="SimSun" w:hint="eastAsia"/>
        </w:rPr>
        <w:t>这个地方在方法部分完全没有提及？</w:t>
      </w:r>
    </w:p>
  </w:comment>
  <w:comment w:id="123" w:author="Hu Chuan-Peng" w:date="2023-09-07T02:02:00Z" w:initials="HC">
    <w:p w14:paraId="73E97595" w14:textId="6C2AA1AA" w:rsidR="0028317E" w:rsidRDefault="0028317E">
      <w:pPr>
        <w:pStyle w:val="CommentText"/>
        <w:rPr>
          <w:rFonts w:hint="eastAsia"/>
        </w:rPr>
      </w:pPr>
      <w:r>
        <w:rPr>
          <w:rStyle w:val="CommentReference"/>
        </w:rPr>
        <w:annotationRef/>
      </w:r>
      <w:r w:rsidR="006A41F7">
        <w:rPr>
          <w:rFonts w:ascii="SimSun" w:eastAsia="SimSun" w:hAnsi="SimSun" w:cs="SimSun" w:hint="eastAsia"/>
        </w:rPr>
        <w:t>把RT的两个森林图画出来？这样能直观地看到效应</w:t>
      </w:r>
      <w:r w:rsidR="00855560">
        <w:rPr>
          <w:rFonts w:ascii="SimSun" w:eastAsia="SimSun" w:hAnsi="SimSun" w:cs="SimSun" w:hint="eastAsia"/>
        </w:rPr>
        <w:t>跨实验的稳定性。</w:t>
      </w:r>
    </w:p>
  </w:comment>
  <w:comment w:id="124" w:author="Hu Chuan-Peng" w:date="2023-09-07T02:12:00Z" w:initials="HC">
    <w:p w14:paraId="3958D78D" w14:textId="59EA5DAA" w:rsidR="00B31614" w:rsidRPr="00B31614" w:rsidRDefault="00B31614">
      <w:pPr>
        <w:pStyle w:val="CommentText"/>
        <w:rPr>
          <w:rFonts w:hint="eastAsia"/>
          <w:lang w:val="en-US"/>
        </w:rPr>
      </w:pPr>
      <w:r>
        <w:rPr>
          <w:rStyle w:val="CommentReference"/>
        </w:rPr>
        <w:annotationRef/>
      </w:r>
      <w:r>
        <w:rPr>
          <w:rFonts w:ascii="SimSun" w:eastAsia="SimSun" w:hAnsi="SimSun" w:cs="SimSun" w:hint="eastAsia"/>
        </w:rPr>
        <w:t>为了方便比较，可以把它们都使用正值</w:t>
      </w:r>
    </w:p>
  </w:comment>
  <w:comment w:id="129" w:author="Hu Chuan-Peng" w:date="2023-09-07T02:05:00Z" w:initials="HC">
    <w:p w14:paraId="1F56F705" w14:textId="484DA2C1" w:rsidR="005C7A57" w:rsidRDefault="005C7A57">
      <w:pPr>
        <w:pStyle w:val="CommentText"/>
      </w:pPr>
      <w:r>
        <w:rPr>
          <w:rStyle w:val="CommentReference"/>
        </w:rPr>
        <w:annotationRef/>
      </w:r>
      <w:r>
        <w:rPr>
          <w:rFonts w:ascii="SimSun" w:eastAsia="SimSun" w:hAnsi="SimSun" w:cs="SimSun" w:hint="eastAsia"/>
        </w:rPr>
        <w:t>图3与4合并成一个吧</w:t>
      </w:r>
      <w:r w:rsidR="00FB40DC">
        <w:rPr>
          <w:rFonts w:ascii="SimSun" w:eastAsia="SimSun" w:hAnsi="SimSun" w:cs="SimSun" w:hint="eastAsia"/>
        </w:rPr>
        <w:t xml:space="preserve"> 把置信区间包含0的统一使用虚线标识？</w:t>
      </w:r>
    </w:p>
  </w:comment>
  <w:comment w:id="222" w:author="Hu Chuan-Peng" w:date="2023-09-07T02:14:00Z" w:initials="HC">
    <w:p w14:paraId="70BAF131" w14:textId="4EF45113" w:rsidR="007B152F" w:rsidRPr="007B152F" w:rsidRDefault="007B152F">
      <w:pPr>
        <w:pStyle w:val="CommentText"/>
        <w:rPr>
          <w:lang w:val="en-US"/>
        </w:rPr>
      </w:pPr>
      <w:r>
        <w:rPr>
          <w:rStyle w:val="CommentReference"/>
        </w:rPr>
        <w:annotationRef/>
      </w:r>
      <w:r>
        <w:rPr>
          <w:rFonts w:hint="eastAsia"/>
        </w:rPr>
        <w:t>I</w:t>
      </w:r>
      <w:r>
        <w:rPr>
          <w:lang w:val="en-US"/>
        </w:rPr>
        <w:t xml:space="preserve"> don’t think this is a big deal because ICC2 is similar and serial dependence plays no role in calculating ICC2.</w:t>
      </w:r>
    </w:p>
  </w:comment>
  <w:comment w:id="281" w:author="Sui, Jie" w:date="2023-08-20T11:51:00Z" w:initials="SJ">
    <w:p w14:paraId="3D38D479" w14:textId="77777777" w:rsidR="00D963B2" w:rsidRDefault="00D963B2" w:rsidP="00D963B2">
      <w:pPr>
        <w:pStyle w:val="CommentText"/>
      </w:pPr>
      <w:r>
        <w:rPr>
          <w:rStyle w:val="CommentReference"/>
        </w:rPr>
        <w:annotationRef/>
      </w:r>
      <w:r>
        <w:t>It may reflect experimental parameters, e.g. the duration of stimulus presentation, response deadline; but the most important point is that many studies were not designed for model-based analysis</w:t>
      </w:r>
    </w:p>
  </w:comment>
  <w:comment w:id="282" w:author="office user" w:date="2023-08-21T18:43:00Z" w:initials="o1">
    <w:p w14:paraId="483C0B69" w14:textId="77777777" w:rsidR="00D963B2" w:rsidRDefault="00D963B2" w:rsidP="00D963B2">
      <w:r>
        <w:rPr>
          <w:rStyle w:val="CommentReference"/>
        </w:rPr>
        <w:annotationRef/>
      </w:r>
      <w:r>
        <w:rPr>
          <w:color w:val="000000"/>
          <w:sz w:val="20"/>
          <w:szCs w:val="20"/>
        </w:rPr>
        <w:t>need discussion</w:t>
      </w:r>
    </w:p>
  </w:comment>
  <w:comment w:id="322" w:author="Hu Chuan-Peng" w:date="2023-09-07T02:36:00Z" w:initials="HC">
    <w:p w14:paraId="0AEAAF82" w14:textId="5CEEB152" w:rsidR="00B00E3E" w:rsidRDefault="00B00E3E">
      <w:pPr>
        <w:pStyle w:val="CommentText"/>
        <w:rPr>
          <w:rFonts w:hint="eastAsia"/>
        </w:rPr>
      </w:pPr>
      <w:r>
        <w:rPr>
          <w:rStyle w:val="CommentReference"/>
        </w:rPr>
        <w:annotationRef/>
      </w:r>
      <w:r>
        <w:rPr>
          <w:rFonts w:ascii="SimSun" w:eastAsia="SimSun" w:hAnsi="SimSun" w:cs="SimSun" w:hint="eastAsia"/>
        </w:rPr>
        <w:t>有些内容可能可以称上去。</w:t>
      </w:r>
    </w:p>
  </w:comment>
  <w:comment w:id="371" w:author="Hu Chuan-Peng" w:date="2023-09-07T02:40:00Z" w:initials="HC">
    <w:p w14:paraId="0810AF8D" w14:textId="77777777" w:rsidR="00B54B6F" w:rsidRDefault="00B54B6F">
      <w:pPr>
        <w:pStyle w:val="CommentText"/>
        <w:rPr>
          <w:rFonts w:ascii="SimSun" w:eastAsia="SimSun" w:hAnsi="SimSun" w:cs="SimSun"/>
        </w:rPr>
      </w:pPr>
      <w:r>
        <w:rPr>
          <w:rStyle w:val="CommentReference"/>
        </w:rPr>
        <w:annotationRef/>
      </w:r>
      <w:r>
        <w:rPr>
          <w:rFonts w:ascii="SimSun" w:eastAsia="SimSun" w:hAnsi="SimSun" w:cs="SimSun" w:hint="eastAsia"/>
        </w:rPr>
        <w:t>这里的思路相当混乱我觉得</w:t>
      </w:r>
    </w:p>
    <w:p w14:paraId="5C4030E8" w14:textId="0AAF7A49" w:rsidR="00734CBC" w:rsidRDefault="00734CBC">
      <w:pPr>
        <w:pStyle w:val="CommentText"/>
        <w:rPr>
          <w:rFonts w:hint="eastAsia"/>
        </w:rPr>
      </w:pPr>
      <w:r>
        <w:rPr>
          <w:rFonts w:ascii="SimSun" w:eastAsia="SimSun" w:hAnsi="SimSun" w:cs="SimSun" w:hint="eastAsia"/>
        </w:rPr>
        <w:t>大家可以先想想我们的研究有什么启示？如何指导未来的研究，把这个点想清楚再组织语言</w:t>
      </w:r>
    </w:p>
  </w:comment>
  <w:comment w:id="375" w:author="Hu Chuan-Peng" w:date="2023-09-07T02:38:00Z" w:initials="HC">
    <w:p w14:paraId="30491EB3" w14:textId="64C55179" w:rsidR="00B54B6F" w:rsidRDefault="00B54B6F">
      <w:pPr>
        <w:pStyle w:val="CommentText"/>
        <w:rPr>
          <w:rFonts w:hint="eastAsia"/>
        </w:rPr>
      </w:pPr>
      <w:r>
        <w:rPr>
          <w:rStyle w:val="CommentReference"/>
        </w:rPr>
        <w:annotationRef/>
      </w:r>
      <w:r>
        <w:rPr>
          <w:rFonts w:ascii="SimSun" w:eastAsia="SimSun" w:hAnsi="SimSun" w:cs="SimSun" w:hint="eastAsia"/>
        </w:rPr>
        <w:t>基本上是语义重复啊。</w:t>
      </w:r>
    </w:p>
  </w:comment>
  <w:comment w:id="387" w:author="Hu Chuan-Peng" w:date="2023-09-07T02:38:00Z" w:initials="HC">
    <w:p w14:paraId="502CC8A2" w14:textId="37990572" w:rsidR="00B54B6F" w:rsidRDefault="00B54B6F">
      <w:pPr>
        <w:pStyle w:val="CommentText"/>
      </w:pPr>
      <w:r>
        <w:rPr>
          <w:rStyle w:val="CommentReference"/>
        </w:rPr>
        <w:annotationRef/>
      </w:r>
      <w:r>
        <w:rPr>
          <w:rFonts w:ascii="SimSun" w:eastAsia="SimSun" w:hAnsi="SimSun" w:cs="SimSun" w:hint="eastAsia"/>
        </w:rPr>
        <w:t>这不是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A65F3" w15:done="1"/>
  <w15:commentEx w15:paraId="5D4E9BE1" w15:done="0"/>
  <w15:commentEx w15:paraId="1248445C" w15:done="1"/>
  <w15:commentEx w15:paraId="6AD679EF" w15:paraIdParent="1248445C" w15:done="1"/>
  <w15:commentEx w15:paraId="3398CF6B" w15:done="1"/>
  <w15:commentEx w15:paraId="5961F098" w15:done="1"/>
  <w15:commentEx w15:paraId="74A7D2DE" w15:done="1"/>
  <w15:commentEx w15:paraId="41B7CB2E" w15:done="1"/>
  <w15:commentEx w15:paraId="397BC50C" w15:paraIdParent="41B7CB2E" w15:done="1"/>
  <w15:commentEx w15:paraId="02BE0DD1" w15:done="1"/>
  <w15:commentEx w15:paraId="49F3D30D" w15:done="1"/>
  <w15:commentEx w15:paraId="5EBDFB02" w15:paraIdParent="49F3D30D" w15:done="1"/>
  <w15:commentEx w15:paraId="2984F706" w15:done="1"/>
  <w15:commentEx w15:paraId="73E97595" w15:done="0"/>
  <w15:commentEx w15:paraId="3958D78D" w15:done="0"/>
  <w15:commentEx w15:paraId="1F56F705" w15:done="0"/>
  <w15:commentEx w15:paraId="70BAF131" w15:done="0"/>
  <w15:commentEx w15:paraId="3D38D479" w15:done="1"/>
  <w15:commentEx w15:paraId="483C0B69" w15:paraIdParent="3D38D479" w15:done="1"/>
  <w15:commentEx w15:paraId="0AEAAF82" w15:done="0"/>
  <w15:commentEx w15:paraId="5C4030E8" w15:done="0"/>
  <w15:commentEx w15:paraId="30491EB3" w15:done="0"/>
  <w15:commentEx w15:paraId="502CC8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382435F" w16cex:dateUtc="2023-08-24T02:45:00Z"/>
  <w16cex:commentExtensible w16cex:durableId="4143D498" w16cex:dateUtc="2023-09-06T17:56:00Z"/>
  <w16cex:commentExtensible w16cex:durableId="288C72FE" w16cex:dateUtc="2023-08-20T10:09:00Z"/>
  <w16cex:commentExtensible w16cex:durableId="288E17DD" w16cex:dateUtc="2023-08-21T09:05:00Z"/>
  <w16cex:commentExtensible w16cex:durableId="288C6D4A" w16cex:dateUtc="2023-08-20T09:45:00Z"/>
  <w16cex:commentExtensible w16cex:durableId="288C6DA7" w16cex:dateUtc="2023-08-20T09:47:00Z"/>
  <w16cex:commentExtensible w16cex:durableId="28974730" w16cex:dateUtc="2023-08-20T10:08:00Z"/>
  <w16cex:commentExtensible w16cex:durableId="288C7687" w16cex:dateUtc="2023-08-20T10:24:00Z"/>
  <w16cex:commentExtensible w16cex:durableId="288E03AF" w16cex:dateUtc="2023-08-21T07:39:00Z"/>
  <w16cex:commentExtensible w16cex:durableId="288E04E1" w16cex:dateUtc="2023-08-20T10:30:00Z"/>
  <w16cex:commentExtensible w16cex:durableId="288DFF6D" w16cex:dateUtc="2023-08-20T10:15:00Z"/>
  <w16cex:commentExtensible w16cex:durableId="288E075E" w16cex:dateUtc="2023-08-21T07:55:00Z"/>
  <w16cex:commentExtensible w16cex:durableId="7F6580C9" w16cex:dateUtc="2023-09-05T01:27:00Z"/>
  <w16cex:commentExtensible w16cex:durableId="196C2604" w16cex:dateUtc="2023-09-06T18:02:00Z"/>
  <w16cex:commentExtensible w16cex:durableId="182061E9" w16cex:dateUtc="2023-09-06T18:12:00Z"/>
  <w16cex:commentExtensible w16cex:durableId="5992E9F5" w16cex:dateUtc="2023-09-06T18:05:00Z"/>
  <w16cex:commentExtensible w16cex:durableId="0D9ED39F" w16cex:dateUtc="2023-09-06T18:14:00Z"/>
  <w16cex:commentExtensible w16cex:durableId="28975A26" w16cex:dateUtc="2023-08-20T10:51:00Z"/>
  <w16cex:commentExtensible w16cex:durableId="28975A25" w16cex:dateUtc="2023-08-21T10:43:00Z"/>
  <w16cex:commentExtensible w16cex:durableId="240800F1" w16cex:dateUtc="2023-09-06T18:36:00Z"/>
  <w16cex:commentExtensible w16cex:durableId="0EE43A49" w16cex:dateUtc="2023-09-06T18:40:00Z"/>
  <w16cex:commentExtensible w16cex:durableId="63A13E0C" w16cex:dateUtc="2023-09-06T18:38:00Z"/>
  <w16cex:commentExtensible w16cex:durableId="2DF4A381" w16cex:dateUtc="2023-09-06T1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A65F3" w16cid:durableId="1382435F"/>
  <w16cid:commentId w16cid:paraId="5D4E9BE1" w16cid:durableId="4143D498"/>
  <w16cid:commentId w16cid:paraId="1248445C" w16cid:durableId="288C72FE"/>
  <w16cid:commentId w16cid:paraId="6AD679EF" w16cid:durableId="288E17DD"/>
  <w16cid:commentId w16cid:paraId="3398CF6B" w16cid:durableId="288C6D4A"/>
  <w16cid:commentId w16cid:paraId="5961F098" w16cid:durableId="288C6DA7"/>
  <w16cid:commentId w16cid:paraId="74A7D2DE" w16cid:durableId="28974730"/>
  <w16cid:commentId w16cid:paraId="41B7CB2E" w16cid:durableId="288C7687"/>
  <w16cid:commentId w16cid:paraId="397BC50C" w16cid:durableId="288E03AF"/>
  <w16cid:commentId w16cid:paraId="02BE0DD1" w16cid:durableId="288E04E1"/>
  <w16cid:commentId w16cid:paraId="49F3D30D" w16cid:durableId="288DFF6D"/>
  <w16cid:commentId w16cid:paraId="5EBDFB02" w16cid:durableId="288E075E"/>
  <w16cid:commentId w16cid:paraId="2984F706" w16cid:durableId="7F6580C9"/>
  <w16cid:commentId w16cid:paraId="73E97595" w16cid:durableId="196C2604"/>
  <w16cid:commentId w16cid:paraId="3958D78D" w16cid:durableId="182061E9"/>
  <w16cid:commentId w16cid:paraId="1F56F705" w16cid:durableId="5992E9F5"/>
  <w16cid:commentId w16cid:paraId="70BAF131" w16cid:durableId="0D9ED39F"/>
  <w16cid:commentId w16cid:paraId="3D38D479" w16cid:durableId="28975A26"/>
  <w16cid:commentId w16cid:paraId="483C0B69" w16cid:durableId="28975A25"/>
  <w16cid:commentId w16cid:paraId="0AEAAF82" w16cid:durableId="240800F1"/>
  <w16cid:commentId w16cid:paraId="5C4030E8" w16cid:durableId="0EE43A49"/>
  <w16cid:commentId w16cid:paraId="30491EB3" w16cid:durableId="63A13E0C"/>
  <w16cid:commentId w16cid:paraId="502CC8A2" w16cid:durableId="2DF4A3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495BD" w14:textId="77777777" w:rsidR="007F328E" w:rsidRDefault="007F328E" w:rsidP="009E4B8F">
      <w:r>
        <w:separator/>
      </w:r>
    </w:p>
  </w:endnote>
  <w:endnote w:type="continuationSeparator" w:id="0">
    <w:p w14:paraId="242DE97C" w14:textId="77777777" w:rsidR="007F328E" w:rsidRDefault="007F328E"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Footer"/>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Footer"/>
      <w:ind w:right="720"/>
      <w:jc w:val="right"/>
    </w:pPr>
  </w:p>
  <w:p w14:paraId="3517A188" w14:textId="77777777" w:rsidR="00C547B2" w:rsidRDefault="00C547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Footer"/>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Footer"/>
      <w:ind w:right="720"/>
      <w:jc w:val="right"/>
    </w:pPr>
  </w:p>
  <w:p w14:paraId="6AFC4939" w14:textId="77777777" w:rsidR="00B955CD" w:rsidRDefault="00B95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8EFC6" w14:textId="77777777" w:rsidR="007F328E" w:rsidRDefault="007F328E" w:rsidP="009E4B8F">
      <w:r>
        <w:separator/>
      </w:r>
    </w:p>
  </w:footnote>
  <w:footnote w:type="continuationSeparator" w:id="0">
    <w:p w14:paraId="670A6B3A" w14:textId="77777777" w:rsidR="007F328E" w:rsidRDefault="007F328E"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multilevel"/>
    <w:tmpl w:val="87BA7474"/>
    <w:lvl w:ilvl="0">
      <w:start w:val="1"/>
      <w:numFmt w:val="decimal"/>
      <w:lvlText w:val="%1."/>
      <w:lvlJc w:val="left"/>
      <w:pPr>
        <w:ind w:left="502" w:hanging="360"/>
      </w:pPr>
      <w:rPr>
        <w:rFonts w:hint="default"/>
        <w:lang w:val="en-US"/>
      </w:rPr>
    </w:lvl>
    <w:lvl w:ilvl="1">
      <w:start w:val="4"/>
      <w:numFmt w:val="decimal"/>
      <w:isLgl/>
      <w:lvlText w:val="%1.%2"/>
      <w:lvlJc w:val="left"/>
      <w:pPr>
        <w:ind w:left="782" w:hanging="640"/>
      </w:pPr>
      <w:rPr>
        <w:rFonts w:hint="default"/>
      </w:rPr>
    </w:lvl>
    <w:lvl w:ilvl="2">
      <w:start w:val="3"/>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8EB51FF"/>
    <w:multiLevelType w:val="multilevel"/>
    <w:tmpl w:val="B17454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4"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7"/>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4"/>
  </w:num>
  <w:num w:numId="15" w16cid:durableId="946350405">
    <w:abstractNumId w:val="41"/>
  </w:num>
  <w:num w:numId="16" w16cid:durableId="82654790">
    <w:abstractNumId w:val="40"/>
  </w:num>
  <w:num w:numId="17" w16cid:durableId="1205368256">
    <w:abstractNumId w:val="42"/>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3"/>
  </w:num>
  <w:num w:numId="24" w16cid:durableId="240723067">
    <w:abstractNumId w:val="14"/>
  </w:num>
  <w:num w:numId="25" w16cid:durableId="159664266">
    <w:abstractNumId w:val="3"/>
  </w:num>
  <w:num w:numId="26" w16cid:durableId="1857379443">
    <w:abstractNumId w:val="27"/>
  </w:num>
  <w:num w:numId="27" w16cid:durableId="1866475651">
    <w:abstractNumId w:val="33"/>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9"/>
  </w:num>
  <w:num w:numId="34" w16cid:durableId="92211455">
    <w:abstractNumId w:val="36"/>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8"/>
  </w:num>
  <w:num w:numId="42" w16cid:durableId="573660229">
    <w:abstractNumId w:val="7"/>
  </w:num>
  <w:num w:numId="43" w16cid:durableId="379060901">
    <w:abstractNumId w:val="35"/>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8100220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Sui, Jie">
    <w15:presenceInfo w15:providerId="AD" w15:userId="S::s14js9@abdn.ac.uk::06b27b10-5df7-4b35-9bbb-592b143bffaf"/>
  </w15:person>
  <w15:person w15:author="office user">
    <w15:presenceInfo w15:providerId="AD" w15:userId="S::s1014@hao58.vip::7142c027-b688-4a40-90aa-1531e5e4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stxze02rwdwteeedrpas0htfx29za50wsw&quot;&gt;Untitled Library&lt;record-ids&gt;&lt;item&gt;1&lt;/item&gt;&lt;item&gt;2&lt;/item&gt;&lt;item&gt;3&lt;/item&gt;&lt;item&gt;4&lt;/item&gt;&lt;item&gt;5&lt;/item&gt;&lt;item&gt;6&lt;/item&gt;&lt;item&gt;7&lt;/item&gt;&lt;item&gt;8&lt;/item&gt;&lt;item&gt;9&lt;/item&gt;&lt;item&gt;10&lt;/item&gt;&lt;item&gt;11&lt;/item&gt;&lt;item&gt;12&lt;/item&gt;&lt;item&gt;16&lt;/item&gt;&lt;item&gt;17&lt;/item&gt;&lt;item&gt;18&lt;/item&gt;&lt;item&gt;19&lt;/item&gt;&lt;item&gt;20&lt;/item&gt;&lt;item&gt;21&lt;/item&gt;&lt;item&gt;22&lt;/item&gt;&lt;item&gt;23&lt;/item&gt;&lt;item&gt;24&lt;/item&gt;&lt;item&gt;27&lt;/item&gt;&lt;item&gt;28&lt;/item&gt;&lt;item&gt;29&lt;/item&gt;&lt;item&gt;30&lt;/item&gt;&lt;item&gt;31&lt;/item&gt;&lt;item&gt;32&lt;/item&gt;&lt;item&gt;33&lt;/item&gt;&lt;item&gt;34&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4&lt;/item&gt;&lt;item&gt;85&lt;/item&gt;&lt;item&gt;86&lt;/item&gt;&lt;item&gt;87&lt;/item&gt;&lt;/record-ids&gt;&lt;/item&gt;&lt;/Libraries&gt;"/>
  </w:docVars>
  <w:rsids>
    <w:rsidRoot w:val="00586F83"/>
    <w:rsid w:val="00001E83"/>
    <w:rsid w:val="000026B1"/>
    <w:rsid w:val="0000356A"/>
    <w:rsid w:val="00005823"/>
    <w:rsid w:val="00005ED2"/>
    <w:rsid w:val="00006582"/>
    <w:rsid w:val="00021A68"/>
    <w:rsid w:val="00021E19"/>
    <w:rsid w:val="0002617A"/>
    <w:rsid w:val="00031359"/>
    <w:rsid w:val="000314AD"/>
    <w:rsid w:val="000357BB"/>
    <w:rsid w:val="00036BDF"/>
    <w:rsid w:val="00036E76"/>
    <w:rsid w:val="00036F89"/>
    <w:rsid w:val="00037C92"/>
    <w:rsid w:val="0004083D"/>
    <w:rsid w:val="00043979"/>
    <w:rsid w:val="00044360"/>
    <w:rsid w:val="00044E08"/>
    <w:rsid w:val="000456DA"/>
    <w:rsid w:val="000458D2"/>
    <w:rsid w:val="00047102"/>
    <w:rsid w:val="000474AD"/>
    <w:rsid w:val="00051F2D"/>
    <w:rsid w:val="00054F72"/>
    <w:rsid w:val="00057E41"/>
    <w:rsid w:val="0006090B"/>
    <w:rsid w:val="00062B92"/>
    <w:rsid w:val="00063C34"/>
    <w:rsid w:val="00064AB4"/>
    <w:rsid w:val="00064C9C"/>
    <w:rsid w:val="00065DE7"/>
    <w:rsid w:val="000663D6"/>
    <w:rsid w:val="000678B7"/>
    <w:rsid w:val="00067D40"/>
    <w:rsid w:val="000705AC"/>
    <w:rsid w:val="0007070B"/>
    <w:rsid w:val="000709F3"/>
    <w:rsid w:val="000713A0"/>
    <w:rsid w:val="0007233A"/>
    <w:rsid w:val="00076622"/>
    <w:rsid w:val="0007720C"/>
    <w:rsid w:val="00081A39"/>
    <w:rsid w:val="00081DB1"/>
    <w:rsid w:val="000841BC"/>
    <w:rsid w:val="00084681"/>
    <w:rsid w:val="000863E0"/>
    <w:rsid w:val="0008759E"/>
    <w:rsid w:val="00087F58"/>
    <w:rsid w:val="00090A03"/>
    <w:rsid w:val="000929AA"/>
    <w:rsid w:val="00092DC4"/>
    <w:rsid w:val="00097176"/>
    <w:rsid w:val="000A0428"/>
    <w:rsid w:val="000A274C"/>
    <w:rsid w:val="000A2C97"/>
    <w:rsid w:val="000A2EBE"/>
    <w:rsid w:val="000A3AA5"/>
    <w:rsid w:val="000A7389"/>
    <w:rsid w:val="000A796C"/>
    <w:rsid w:val="000B1E4F"/>
    <w:rsid w:val="000B31E3"/>
    <w:rsid w:val="000B3C58"/>
    <w:rsid w:val="000B75D1"/>
    <w:rsid w:val="000B7C95"/>
    <w:rsid w:val="000C0391"/>
    <w:rsid w:val="000C2824"/>
    <w:rsid w:val="000C2DF3"/>
    <w:rsid w:val="000C48F8"/>
    <w:rsid w:val="000C5DBD"/>
    <w:rsid w:val="000C6133"/>
    <w:rsid w:val="000C6216"/>
    <w:rsid w:val="000C659A"/>
    <w:rsid w:val="000D0D36"/>
    <w:rsid w:val="000D5F23"/>
    <w:rsid w:val="000D63D5"/>
    <w:rsid w:val="000D6A1E"/>
    <w:rsid w:val="000D7B8C"/>
    <w:rsid w:val="000E1385"/>
    <w:rsid w:val="000E1499"/>
    <w:rsid w:val="000E1EA8"/>
    <w:rsid w:val="000E23B2"/>
    <w:rsid w:val="000E305F"/>
    <w:rsid w:val="000E3802"/>
    <w:rsid w:val="000E3D12"/>
    <w:rsid w:val="000F32C7"/>
    <w:rsid w:val="000F5265"/>
    <w:rsid w:val="000F5B2E"/>
    <w:rsid w:val="000F68CD"/>
    <w:rsid w:val="000F69C0"/>
    <w:rsid w:val="000F7151"/>
    <w:rsid w:val="000F7D79"/>
    <w:rsid w:val="0010158A"/>
    <w:rsid w:val="00102126"/>
    <w:rsid w:val="001027AC"/>
    <w:rsid w:val="001038AC"/>
    <w:rsid w:val="00103F08"/>
    <w:rsid w:val="00106148"/>
    <w:rsid w:val="00110A2C"/>
    <w:rsid w:val="00112854"/>
    <w:rsid w:val="00112C28"/>
    <w:rsid w:val="00113DE1"/>
    <w:rsid w:val="00115942"/>
    <w:rsid w:val="00116476"/>
    <w:rsid w:val="00116E01"/>
    <w:rsid w:val="00120078"/>
    <w:rsid w:val="001224F9"/>
    <w:rsid w:val="0012437C"/>
    <w:rsid w:val="00124779"/>
    <w:rsid w:val="00125ED5"/>
    <w:rsid w:val="0013002F"/>
    <w:rsid w:val="00135150"/>
    <w:rsid w:val="00137FE0"/>
    <w:rsid w:val="00140158"/>
    <w:rsid w:val="0014261E"/>
    <w:rsid w:val="001438A3"/>
    <w:rsid w:val="00143B3A"/>
    <w:rsid w:val="00144606"/>
    <w:rsid w:val="00144B8C"/>
    <w:rsid w:val="00145599"/>
    <w:rsid w:val="00146B3B"/>
    <w:rsid w:val="00146F5D"/>
    <w:rsid w:val="00147225"/>
    <w:rsid w:val="0015019A"/>
    <w:rsid w:val="00151830"/>
    <w:rsid w:val="00151A4E"/>
    <w:rsid w:val="00152010"/>
    <w:rsid w:val="00152EA6"/>
    <w:rsid w:val="00153B38"/>
    <w:rsid w:val="0015458A"/>
    <w:rsid w:val="00154F1B"/>
    <w:rsid w:val="00157772"/>
    <w:rsid w:val="00160E23"/>
    <w:rsid w:val="00161976"/>
    <w:rsid w:val="001624A0"/>
    <w:rsid w:val="00162A7E"/>
    <w:rsid w:val="00162BBB"/>
    <w:rsid w:val="00163DAA"/>
    <w:rsid w:val="00166435"/>
    <w:rsid w:val="00166EDE"/>
    <w:rsid w:val="00170D84"/>
    <w:rsid w:val="001711D5"/>
    <w:rsid w:val="00176296"/>
    <w:rsid w:val="00180283"/>
    <w:rsid w:val="00180918"/>
    <w:rsid w:val="00180E63"/>
    <w:rsid w:val="00183BF1"/>
    <w:rsid w:val="00183E94"/>
    <w:rsid w:val="001853E5"/>
    <w:rsid w:val="0018631E"/>
    <w:rsid w:val="00186C15"/>
    <w:rsid w:val="00187EF0"/>
    <w:rsid w:val="00190DD4"/>
    <w:rsid w:val="00195477"/>
    <w:rsid w:val="0019593A"/>
    <w:rsid w:val="00196B6F"/>
    <w:rsid w:val="001A13A9"/>
    <w:rsid w:val="001A1652"/>
    <w:rsid w:val="001A37D2"/>
    <w:rsid w:val="001A4177"/>
    <w:rsid w:val="001A4C14"/>
    <w:rsid w:val="001B06F9"/>
    <w:rsid w:val="001B0766"/>
    <w:rsid w:val="001B3912"/>
    <w:rsid w:val="001B3C97"/>
    <w:rsid w:val="001B5563"/>
    <w:rsid w:val="001B57BC"/>
    <w:rsid w:val="001B6382"/>
    <w:rsid w:val="001B69F0"/>
    <w:rsid w:val="001C2F36"/>
    <w:rsid w:val="001C416D"/>
    <w:rsid w:val="001C4C8D"/>
    <w:rsid w:val="001C5230"/>
    <w:rsid w:val="001D0F94"/>
    <w:rsid w:val="001D2B34"/>
    <w:rsid w:val="001D3BCE"/>
    <w:rsid w:val="001D411B"/>
    <w:rsid w:val="001D518E"/>
    <w:rsid w:val="001D7C38"/>
    <w:rsid w:val="001E02AB"/>
    <w:rsid w:val="001E200E"/>
    <w:rsid w:val="001E2694"/>
    <w:rsid w:val="001E28CE"/>
    <w:rsid w:val="001E2F6F"/>
    <w:rsid w:val="001E39F8"/>
    <w:rsid w:val="001E5610"/>
    <w:rsid w:val="001F11EF"/>
    <w:rsid w:val="001F2150"/>
    <w:rsid w:val="001F2E46"/>
    <w:rsid w:val="001F34D3"/>
    <w:rsid w:val="001F635C"/>
    <w:rsid w:val="00200625"/>
    <w:rsid w:val="002014F3"/>
    <w:rsid w:val="00211A5B"/>
    <w:rsid w:val="00213235"/>
    <w:rsid w:val="0021352F"/>
    <w:rsid w:val="002144E2"/>
    <w:rsid w:val="00215050"/>
    <w:rsid w:val="00215C6A"/>
    <w:rsid w:val="00220493"/>
    <w:rsid w:val="00221B60"/>
    <w:rsid w:val="00221EEF"/>
    <w:rsid w:val="00222B51"/>
    <w:rsid w:val="0022376C"/>
    <w:rsid w:val="0022601F"/>
    <w:rsid w:val="00227E06"/>
    <w:rsid w:val="00231308"/>
    <w:rsid w:val="00231B47"/>
    <w:rsid w:val="00232224"/>
    <w:rsid w:val="00232264"/>
    <w:rsid w:val="00232EC9"/>
    <w:rsid w:val="00233397"/>
    <w:rsid w:val="00233CA0"/>
    <w:rsid w:val="0023459F"/>
    <w:rsid w:val="00236678"/>
    <w:rsid w:val="00236C6D"/>
    <w:rsid w:val="00237481"/>
    <w:rsid w:val="00237555"/>
    <w:rsid w:val="00241112"/>
    <w:rsid w:val="0024305A"/>
    <w:rsid w:val="002446E5"/>
    <w:rsid w:val="0024574A"/>
    <w:rsid w:val="002501A6"/>
    <w:rsid w:val="0025117B"/>
    <w:rsid w:val="002514BB"/>
    <w:rsid w:val="00251A27"/>
    <w:rsid w:val="00251D17"/>
    <w:rsid w:val="00253B66"/>
    <w:rsid w:val="002541AD"/>
    <w:rsid w:val="002561B4"/>
    <w:rsid w:val="00257C6F"/>
    <w:rsid w:val="0026148B"/>
    <w:rsid w:val="00262529"/>
    <w:rsid w:val="00263F81"/>
    <w:rsid w:val="00264355"/>
    <w:rsid w:val="00265B32"/>
    <w:rsid w:val="00266CB0"/>
    <w:rsid w:val="00270070"/>
    <w:rsid w:val="00271CD6"/>
    <w:rsid w:val="0027313F"/>
    <w:rsid w:val="00274730"/>
    <w:rsid w:val="00274792"/>
    <w:rsid w:val="002752A7"/>
    <w:rsid w:val="002766CA"/>
    <w:rsid w:val="00282A70"/>
    <w:rsid w:val="0028317E"/>
    <w:rsid w:val="0028321F"/>
    <w:rsid w:val="00283F57"/>
    <w:rsid w:val="002853C2"/>
    <w:rsid w:val="00285D9F"/>
    <w:rsid w:val="00286DA7"/>
    <w:rsid w:val="00287B7D"/>
    <w:rsid w:val="00290D00"/>
    <w:rsid w:val="00292844"/>
    <w:rsid w:val="00293A00"/>
    <w:rsid w:val="00295973"/>
    <w:rsid w:val="002978CF"/>
    <w:rsid w:val="00297E43"/>
    <w:rsid w:val="002A24A2"/>
    <w:rsid w:val="002A44F3"/>
    <w:rsid w:val="002A502B"/>
    <w:rsid w:val="002A50C2"/>
    <w:rsid w:val="002A64FF"/>
    <w:rsid w:val="002A7023"/>
    <w:rsid w:val="002B0D83"/>
    <w:rsid w:val="002B11AC"/>
    <w:rsid w:val="002B3D39"/>
    <w:rsid w:val="002B4F41"/>
    <w:rsid w:val="002B775B"/>
    <w:rsid w:val="002C43B8"/>
    <w:rsid w:val="002C66D3"/>
    <w:rsid w:val="002C7D79"/>
    <w:rsid w:val="002D0966"/>
    <w:rsid w:val="002D0F37"/>
    <w:rsid w:val="002D123F"/>
    <w:rsid w:val="002D6885"/>
    <w:rsid w:val="002E0791"/>
    <w:rsid w:val="002E0BED"/>
    <w:rsid w:val="002E1863"/>
    <w:rsid w:val="002E1B64"/>
    <w:rsid w:val="002E395B"/>
    <w:rsid w:val="002E6493"/>
    <w:rsid w:val="002F14FF"/>
    <w:rsid w:val="002F3744"/>
    <w:rsid w:val="002F3CF9"/>
    <w:rsid w:val="002F4329"/>
    <w:rsid w:val="002F4F19"/>
    <w:rsid w:val="002F4F58"/>
    <w:rsid w:val="002F5706"/>
    <w:rsid w:val="002F6793"/>
    <w:rsid w:val="002F7130"/>
    <w:rsid w:val="002F7FF4"/>
    <w:rsid w:val="0030319F"/>
    <w:rsid w:val="00303D95"/>
    <w:rsid w:val="0030588B"/>
    <w:rsid w:val="00306640"/>
    <w:rsid w:val="00310A4B"/>
    <w:rsid w:val="00313BF9"/>
    <w:rsid w:val="00314617"/>
    <w:rsid w:val="00315610"/>
    <w:rsid w:val="00320FC9"/>
    <w:rsid w:val="0032214F"/>
    <w:rsid w:val="00326346"/>
    <w:rsid w:val="0033038D"/>
    <w:rsid w:val="00331B7A"/>
    <w:rsid w:val="00331FC7"/>
    <w:rsid w:val="00332EE4"/>
    <w:rsid w:val="003362CF"/>
    <w:rsid w:val="003366A8"/>
    <w:rsid w:val="00336CAE"/>
    <w:rsid w:val="00337060"/>
    <w:rsid w:val="00337696"/>
    <w:rsid w:val="003400D7"/>
    <w:rsid w:val="003416AE"/>
    <w:rsid w:val="00341881"/>
    <w:rsid w:val="00344543"/>
    <w:rsid w:val="00344944"/>
    <w:rsid w:val="003462C9"/>
    <w:rsid w:val="00347434"/>
    <w:rsid w:val="00351D17"/>
    <w:rsid w:val="00351E46"/>
    <w:rsid w:val="003539F5"/>
    <w:rsid w:val="00355537"/>
    <w:rsid w:val="00361DF5"/>
    <w:rsid w:val="003649EB"/>
    <w:rsid w:val="00364EDF"/>
    <w:rsid w:val="00365827"/>
    <w:rsid w:val="00366F6F"/>
    <w:rsid w:val="003717A3"/>
    <w:rsid w:val="00374507"/>
    <w:rsid w:val="00376756"/>
    <w:rsid w:val="00381708"/>
    <w:rsid w:val="00382872"/>
    <w:rsid w:val="00385A37"/>
    <w:rsid w:val="003862B6"/>
    <w:rsid w:val="00386728"/>
    <w:rsid w:val="0038744B"/>
    <w:rsid w:val="00393D7B"/>
    <w:rsid w:val="003954D4"/>
    <w:rsid w:val="00396DBF"/>
    <w:rsid w:val="00397046"/>
    <w:rsid w:val="003970A3"/>
    <w:rsid w:val="00397282"/>
    <w:rsid w:val="003A45B0"/>
    <w:rsid w:val="003A496A"/>
    <w:rsid w:val="003B21CD"/>
    <w:rsid w:val="003B37EF"/>
    <w:rsid w:val="003B4116"/>
    <w:rsid w:val="003B4581"/>
    <w:rsid w:val="003B6FB4"/>
    <w:rsid w:val="003C08C5"/>
    <w:rsid w:val="003C1347"/>
    <w:rsid w:val="003C1A3A"/>
    <w:rsid w:val="003C440B"/>
    <w:rsid w:val="003C6808"/>
    <w:rsid w:val="003C7A71"/>
    <w:rsid w:val="003C7C1D"/>
    <w:rsid w:val="003E04EC"/>
    <w:rsid w:val="003E0FB2"/>
    <w:rsid w:val="003E4288"/>
    <w:rsid w:val="003E4DBE"/>
    <w:rsid w:val="003E5A46"/>
    <w:rsid w:val="003E6CDA"/>
    <w:rsid w:val="003E7247"/>
    <w:rsid w:val="003E7327"/>
    <w:rsid w:val="003E79B4"/>
    <w:rsid w:val="003F08DC"/>
    <w:rsid w:val="003F1584"/>
    <w:rsid w:val="003F502B"/>
    <w:rsid w:val="003F50DB"/>
    <w:rsid w:val="003F58EF"/>
    <w:rsid w:val="003F5C59"/>
    <w:rsid w:val="003F6597"/>
    <w:rsid w:val="003F666B"/>
    <w:rsid w:val="003F7AF3"/>
    <w:rsid w:val="00402DE4"/>
    <w:rsid w:val="00407FEA"/>
    <w:rsid w:val="004113C4"/>
    <w:rsid w:val="00411743"/>
    <w:rsid w:val="00411BF4"/>
    <w:rsid w:val="004126F7"/>
    <w:rsid w:val="00414D56"/>
    <w:rsid w:val="004169C4"/>
    <w:rsid w:val="00416B46"/>
    <w:rsid w:val="00417B79"/>
    <w:rsid w:val="00421ABC"/>
    <w:rsid w:val="00423B48"/>
    <w:rsid w:val="00423CAA"/>
    <w:rsid w:val="004244F5"/>
    <w:rsid w:val="004249F4"/>
    <w:rsid w:val="004275E1"/>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692F"/>
    <w:rsid w:val="00477212"/>
    <w:rsid w:val="00477623"/>
    <w:rsid w:val="0048043F"/>
    <w:rsid w:val="0048063D"/>
    <w:rsid w:val="00482DAF"/>
    <w:rsid w:val="004831E1"/>
    <w:rsid w:val="0048730B"/>
    <w:rsid w:val="004877AB"/>
    <w:rsid w:val="00487A84"/>
    <w:rsid w:val="00487BC3"/>
    <w:rsid w:val="0049248F"/>
    <w:rsid w:val="004939D4"/>
    <w:rsid w:val="004947FC"/>
    <w:rsid w:val="004958F4"/>
    <w:rsid w:val="00495AD7"/>
    <w:rsid w:val="00497908"/>
    <w:rsid w:val="004A0F42"/>
    <w:rsid w:val="004A0FED"/>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31C4"/>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0AF"/>
    <w:rsid w:val="00523BB3"/>
    <w:rsid w:val="00525C56"/>
    <w:rsid w:val="005273CE"/>
    <w:rsid w:val="00530669"/>
    <w:rsid w:val="00532C42"/>
    <w:rsid w:val="00534451"/>
    <w:rsid w:val="00536F58"/>
    <w:rsid w:val="00537A53"/>
    <w:rsid w:val="005413E6"/>
    <w:rsid w:val="00544618"/>
    <w:rsid w:val="005459F9"/>
    <w:rsid w:val="00546A20"/>
    <w:rsid w:val="00546FE0"/>
    <w:rsid w:val="00552225"/>
    <w:rsid w:val="00566282"/>
    <w:rsid w:val="00566D09"/>
    <w:rsid w:val="00566DCB"/>
    <w:rsid w:val="00567310"/>
    <w:rsid w:val="0057201A"/>
    <w:rsid w:val="00572B23"/>
    <w:rsid w:val="00572E87"/>
    <w:rsid w:val="00573E80"/>
    <w:rsid w:val="00582139"/>
    <w:rsid w:val="00582997"/>
    <w:rsid w:val="00582C4F"/>
    <w:rsid w:val="0058535C"/>
    <w:rsid w:val="00585510"/>
    <w:rsid w:val="0058643B"/>
    <w:rsid w:val="00586F83"/>
    <w:rsid w:val="005877E7"/>
    <w:rsid w:val="00590945"/>
    <w:rsid w:val="00591489"/>
    <w:rsid w:val="00592924"/>
    <w:rsid w:val="00593397"/>
    <w:rsid w:val="00594D4D"/>
    <w:rsid w:val="00596248"/>
    <w:rsid w:val="00596F9D"/>
    <w:rsid w:val="005A0F67"/>
    <w:rsid w:val="005A1F25"/>
    <w:rsid w:val="005A3883"/>
    <w:rsid w:val="005B0893"/>
    <w:rsid w:val="005B23A0"/>
    <w:rsid w:val="005B3ADC"/>
    <w:rsid w:val="005B4062"/>
    <w:rsid w:val="005C6C7A"/>
    <w:rsid w:val="005C7595"/>
    <w:rsid w:val="005C7A57"/>
    <w:rsid w:val="005D2371"/>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2C0D"/>
    <w:rsid w:val="006032E0"/>
    <w:rsid w:val="006043F5"/>
    <w:rsid w:val="0060478F"/>
    <w:rsid w:val="00605300"/>
    <w:rsid w:val="0060663B"/>
    <w:rsid w:val="00607A21"/>
    <w:rsid w:val="006105EC"/>
    <w:rsid w:val="00611A9C"/>
    <w:rsid w:val="00612DDE"/>
    <w:rsid w:val="00616924"/>
    <w:rsid w:val="00620C3B"/>
    <w:rsid w:val="00621522"/>
    <w:rsid w:val="0062265D"/>
    <w:rsid w:val="00623217"/>
    <w:rsid w:val="00623223"/>
    <w:rsid w:val="0062464C"/>
    <w:rsid w:val="00626487"/>
    <w:rsid w:val="00626F77"/>
    <w:rsid w:val="00630EE2"/>
    <w:rsid w:val="0063143D"/>
    <w:rsid w:val="006320C3"/>
    <w:rsid w:val="00632397"/>
    <w:rsid w:val="00633D69"/>
    <w:rsid w:val="00634D8E"/>
    <w:rsid w:val="00634DFE"/>
    <w:rsid w:val="00636DDD"/>
    <w:rsid w:val="0064118D"/>
    <w:rsid w:val="00641976"/>
    <w:rsid w:val="00643597"/>
    <w:rsid w:val="006435DB"/>
    <w:rsid w:val="006437A3"/>
    <w:rsid w:val="00643A1E"/>
    <w:rsid w:val="00647737"/>
    <w:rsid w:val="00650373"/>
    <w:rsid w:val="00652B0B"/>
    <w:rsid w:val="006543E3"/>
    <w:rsid w:val="006545E5"/>
    <w:rsid w:val="0065775C"/>
    <w:rsid w:val="00660783"/>
    <w:rsid w:val="00660BC0"/>
    <w:rsid w:val="00661D7C"/>
    <w:rsid w:val="00662033"/>
    <w:rsid w:val="0066396F"/>
    <w:rsid w:val="0066456B"/>
    <w:rsid w:val="00664FB1"/>
    <w:rsid w:val="006664F0"/>
    <w:rsid w:val="006665E1"/>
    <w:rsid w:val="0066665A"/>
    <w:rsid w:val="00667284"/>
    <w:rsid w:val="00667969"/>
    <w:rsid w:val="006736E8"/>
    <w:rsid w:val="00673F34"/>
    <w:rsid w:val="00674F64"/>
    <w:rsid w:val="00680609"/>
    <w:rsid w:val="00682006"/>
    <w:rsid w:val="00683988"/>
    <w:rsid w:val="00687FA5"/>
    <w:rsid w:val="00690B74"/>
    <w:rsid w:val="006912D8"/>
    <w:rsid w:val="00691C77"/>
    <w:rsid w:val="00695158"/>
    <w:rsid w:val="006A0E67"/>
    <w:rsid w:val="006A33AE"/>
    <w:rsid w:val="006A41F7"/>
    <w:rsid w:val="006A5A80"/>
    <w:rsid w:val="006A5D25"/>
    <w:rsid w:val="006A6949"/>
    <w:rsid w:val="006B22ED"/>
    <w:rsid w:val="006B65D1"/>
    <w:rsid w:val="006C22A1"/>
    <w:rsid w:val="006C4880"/>
    <w:rsid w:val="006C58FF"/>
    <w:rsid w:val="006C6CA7"/>
    <w:rsid w:val="006D6E27"/>
    <w:rsid w:val="006E0AEE"/>
    <w:rsid w:val="006E0CCD"/>
    <w:rsid w:val="006E19BA"/>
    <w:rsid w:val="006E2CCF"/>
    <w:rsid w:val="006F1743"/>
    <w:rsid w:val="006F34E5"/>
    <w:rsid w:val="006F3DDC"/>
    <w:rsid w:val="006F5CE9"/>
    <w:rsid w:val="00701CAF"/>
    <w:rsid w:val="007036EB"/>
    <w:rsid w:val="00703ABB"/>
    <w:rsid w:val="00703DA6"/>
    <w:rsid w:val="00704C59"/>
    <w:rsid w:val="00704C8C"/>
    <w:rsid w:val="007107F8"/>
    <w:rsid w:val="00710AB4"/>
    <w:rsid w:val="007169CC"/>
    <w:rsid w:val="0071766D"/>
    <w:rsid w:val="007201EB"/>
    <w:rsid w:val="007208FD"/>
    <w:rsid w:val="00722FD5"/>
    <w:rsid w:val="007236C6"/>
    <w:rsid w:val="00723958"/>
    <w:rsid w:val="00724348"/>
    <w:rsid w:val="00725AC6"/>
    <w:rsid w:val="007260C3"/>
    <w:rsid w:val="00730EE6"/>
    <w:rsid w:val="00734CBC"/>
    <w:rsid w:val="00734D4B"/>
    <w:rsid w:val="007370B2"/>
    <w:rsid w:val="00737B46"/>
    <w:rsid w:val="00741641"/>
    <w:rsid w:val="00741EBF"/>
    <w:rsid w:val="0074268E"/>
    <w:rsid w:val="00742F1F"/>
    <w:rsid w:val="00747642"/>
    <w:rsid w:val="00747BD2"/>
    <w:rsid w:val="00747ED7"/>
    <w:rsid w:val="007531E0"/>
    <w:rsid w:val="0075550B"/>
    <w:rsid w:val="00761202"/>
    <w:rsid w:val="00761CAC"/>
    <w:rsid w:val="007652FC"/>
    <w:rsid w:val="00765793"/>
    <w:rsid w:val="007660BD"/>
    <w:rsid w:val="00767D38"/>
    <w:rsid w:val="007711C8"/>
    <w:rsid w:val="007731AE"/>
    <w:rsid w:val="00773F55"/>
    <w:rsid w:val="0077573D"/>
    <w:rsid w:val="007764DA"/>
    <w:rsid w:val="00776E0B"/>
    <w:rsid w:val="00785300"/>
    <w:rsid w:val="00785F09"/>
    <w:rsid w:val="007871BA"/>
    <w:rsid w:val="007901E1"/>
    <w:rsid w:val="00790839"/>
    <w:rsid w:val="00795077"/>
    <w:rsid w:val="007A0640"/>
    <w:rsid w:val="007A202A"/>
    <w:rsid w:val="007A3ABE"/>
    <w:rsid w:val="007A65E5"/>
    <w:rsid w:val="007B152F"/>
    <w:rsid w:val="007B206D"/>
    <w:rsid w:val="007B3943"/>
    <w:rsid w:val="007B5640"/>
    <w:rsid w:val="007B6668"/>
    <w:rsid w:val="007C1C03"/>
    <w:rsid w:val="007C251F"/>
    <w:rsid w:val="007C4DE4"/>
    <w:rsid w:val="007C6ADC"/>
    <w:rsid w:val="007C7866"/>
    <w:rsid w:val="007D1ABA"/>
    <w:rsid w:val="007D2E0B"/>
    <w:rsid w:val="007D360C"/>
    <w:rsid w:val="007D3F54"/>
    <w:rsid w:val="007D50DA"/>
    <w:rsid w:val="007D56D6"/>
    <w:rsid w:val="007D6CA7"/>
    <w:rsid w:val="007D6F23"/>
    <w:rsid w:val="007E1323"/>
    <w:rsid w:val="007E4127"/>
    <w:rsid w:val="007E52A0"/>
    <w:rsid w:val="007E6179"/>
    <w:rsid w:val="007E6787"/>
    <w:rsid w:val="007E6D71"/>
    <w:rsid w:val="007E6E4D"/>
    <w:rsid w:val="007E7F09"/>
    <w:rsid w:val="007F03A8"/>
    <w:rsid w:val="007F096B"/>
    <w:rsid w:val="007F16E1"/>
    <w:rsid w:val="007F328E"/>
    <w:rsid w:val="007F5A60"/>
    <w:rsid w:val="007F6374"/>
    <w:rsid w:val="007F70C1"/>
    <w:rsid w:val="007F7E25"/>
    <w:rsid w:val="00805487"/>
    <w:rsid w:val="00805BA1"/>
    <w:rsid w:val="008064A2"/>
    <w:rsid w:val="008102A3"/>
    <w:rsid w:val="0081099E"/>
    <w:rsid w:val="00812627"/>
    <w:rsid w:val="0081338D"/>
    <w:rsid w:val="008137E3"/>
    <w:rsid w:val="008150A7"/>
    <w:rsid w:val="008155C7"/>
    <w:rsid w:val="00816D6A"/>
    <w:rsid w:val="00816F72"/>
    <w:rsid w:val="00821806"/>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0DB0"/>
    <w:rsid w:val="00851EF7"/>
    <w:rsid w:val="00855560"/>
    <w:rsid w:val="00855A71"/>
    <w:rsid w:val="008565D6"/>
    <w:rsid w:val="00856D10"/>
    <w:rsid w:val="008571E5"/>
    <w:rsid w:val="008606BC"/>
    <w:rsid w:val="0086091B"/>
    <w:rsid w:val="008622D3"/>
    <w:rsid w:val="008626B2"/>
    <w:rsid w:val="00863EC1"/>
    <w:rsid w:val="00864534"/>
    <w:rsid w:val="008654AD"/>
    <w:rsid w:val="008666C0"/>
    <w:rsid w:val="00866D87"/>
    <w:rsid w:val="00867DBC"/>
    <w:rsid w:val="008719D7"/>
    <w:rsid w:val="00871B16"/>
    <w:rsid w:val="008724B2"/>
    <w:rsid w:val="00872C6C"/>
    <w:rsid w:val="008734CF"/>
    <w:rsid w:val="00873659"/>
    <w:rsid w:val="008748A5"/>
    <w:rsid w:val="00876295"/>
    <w:rsid w:val="008763DB"/>
    <w:rsid w:val="00876459"/>
    <w:rsid w:val="008801A9"/>
    <w:rsid w:val="0088184E"/>
    <w:rsid w:val="008818E8"/>
    <w:rsid w:val="00885F42"/>
    <w:rsid w:val="00887B0F"/>
    <w:rsid w:val="00892CC7"/>
    <w:rsid w:val="008968E6"/>
    <w:rsid w:val="008972F0"/>
    <w:rsid w:val="008A050A"/>
    <w:rsid w:val="008A13B2"/>
    <w:rsid w:val="008A54B2"/>
    <w:rsid w:val="008A6B15"/>
    <w:rsid w:val="008A79F6"/>
    <w:rsid w:val="008B3769"/>
    <w:rsid w:val="008B4716"/>
    <w:rsid w:val="008B4D1A"/>
    <w:rsid w:val="008B5B85"/>
    <w:rsid w:val="008B6BFC"/>
    <w:rsid w:val="008B7830"/>
    <w:rsid w:val="008C02EA"/>
    <w:rsid w:val="008C2726"/>
    <w:rsid w:val="008C2B12"/>
    <w:rsid w:val="008C2FD8"/>
    <w:rsid w:val="008C326A"/>
    <w:rsid w:val="008C5BA8"/>
    <w:rsid w:val="008C72E7"/>
    <w:rsid w:val="008C7A66"/>
    <w:rsid w:val="008C7B82"/>
    <w:rsid w:val="008D03E5"/>
    <w:rsid w:val="008D06CF"/>
    <w:rsid w:val="008D2627"/>
    <w:rsid w:val="008E2954"/>
    <w:rsid w:val="008E3406"/>
    <w:rsid w:val="008E3693"/>
    <w:rsid w:val="008E771F"/>
    <w:rsid w:val="008F04DC"/>
    <w:rsid w:val="008F3A1E"/>
    <w:rsid w:val="008F44DD"/>
    <w:rsid w:val="008F5FE9"/>
    <w:rsid w:val="008F62CF"/>
    <w:rsid w:val="008F6A86"/>
    <w:rsid w:val="008F6BBE"/>
    <w:rsid w:val="008F7C0F"/>
    <w:rsid w:val="008F7E5D"/>
    <w:rsid w:val="00900137"/>
    <w:rsid w:val="009006E7"/>
    <w:rsid w:val="009060AF"/>
    <w:rsid w:val="0090698E"/>
    <w:rsid w:val="009103CC"/>
    <w:rsid w:val="00911D7B"/>
    <w:rsid w:val="0091282D"/>
    <w:rsid w:val="0091386F"/>
    <w:rsid w:val="00913F40"/>
    <w:rsid w:val="00916213"/>
    <w:rsid w:val="00916DD6"/>
    <w:rsid w:val="00917185"/>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0801"/>
    <w:rsid w:val="009511CA"/>
    <w:rsid w:val="00953534"/>
    <w:rsid w:val="00954E3A"/>
    <w:rsid w:val="00954F33"/>
    <w:rsid w:val="00955899"/>
    <w:rsid w:val="009565C3"/>
    <w:rsid w:val="00957E25"/>
    <w:rsid w:val="009665CE"/>
    <w:rsid w:val="00966F9E"/>
    <w:rsid w:val="00972C39"/>
    <w:rsid w:val="00972F03"/>
    <w:rsid w:val="00973E3B"/>
    <w:rsid w:val="00974083"/>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3616"/>
    <w:rsid w:val="009A3A75"/>
    <w:rsid w:val="009A4047"/>
    <w:rsid w:val="009A51F4"/>
    <w:rsid w:val="009A68B2"/>
    <w:rsid w:val="009A6A09"/>
    <w:rsid w:val="009B0919"/>
    <w:rsid w:val="009B0E26"/>
    <w:rsid w:val="009B487E"/>
    <w:rsid w:val="009B4F6E"/>
    <w:rsid w:val="009B63AA"/>
    <w:rsid w:val="009B6B4B"/>
    <w:rsid w:val="009B79B9"/>
    <w:rsid w:val="009C0FA6"/>
    <w:rsid w:val="009C1B7E"/>
    <w:rsid w:val="009C3EB1"/>
    <w:rsid w:val="009C42CA"/>
    <w:rsid w:val="009C4840"/>
    <w:rsid w:val="009C4F22"/>
    <w:rsid w:val="009D2B9C"/>
    <w:rsid w:val="009D311E"/>
    <w:rsid w:val="009D5577"/>
    <w:rsid w:val="009D6D8C"/>
    <w:rsid w:val="009E2A3A"/>
    <w:rsid w:val="009E4B8F"/>
    <w:rsid w:val="009F0C32"/>
    <w:rsid w:val="009F3178"/>
    <w:rsid w:val="009F687D"/>
    <w:rsid w:val="009F75B9"/>
    <w:rsid w:val="009F7FB4"/>
    <w:rsid w:val="00A025A7"/>
    <w:rsid w:val="00A05A24"/>
    <w:rsid w:val="00A05A7E"/>
    <w:rsid w:val="00A05F3C"/>
    <w:rsid w:val="00A12B29"/>
    <w:rsid w:val="00A12CEE"/>
    <w:rsid w:val="00A13540"/>
    <w:rsid w:val="00A13F54"/>
    <w:rsid w:val="00A13FEF"/>
    <w:rsid w:val="00A1445B"/>
    <w:rsid w:val="00A14643"/>
    <w:rsid w:val="00A156A8"/>
    <w:rsid w:val="00A160B8"/>
    <w:rsid w:val="00A170FB"/>
    <w:rsid w:val="00A17122"/>
    <w:rsid w:val="00A20E3C"/>
    <w:rsid w:val="00A22B49"/>
    <w:rsid w:val="00A33890"/>
    <w:rsid w:val="00A34D1D"/>
    <w:rsid w:val="00A37F7F"/>
    <w:rsid w:val="00A40034"/>
    <w:rsid w:val="00A41FC0"/>
    <w:rsid w:val="00A44693"/>
    <w:rsid w:val="00A45B5E"/>
    <w:rsid w:val="00A47915"/>
    <w:rsid w:val="00A53B34"/>
    <w:rsid w:val="00A556CC"/>
    <w:rsid w:val="00A566CE"/>
    <w:rsid w:val="00A5673E"/>
    <w:rsid w:val="00A576F1"/>
    <w:rsid w:val="00A6064A"/>
    <w:rsid w:val="00A6066D"/>
    <w:rsid w:val="00A613C9"/>
    <w:rsid w:val="00A61E42"/>
    <w:rsid w:val="00A6252D"/>
    <w:rsid w:val="00A64EC7"/>
    <w:rsid w:val="00A65247"/>
    <w:rsid w:val="00A66BD5"/>
    <w:rsid w:val="00A676A9"/>
    <w:rsid w:val="00A70E01"/>
    <w:rsid w:val="00A712B6"/>
    <w:rsid w:val="00A72ABC"/>
    <w:rsid w:val="00A72D2B"/>
    <w:rsid w:val="00A72D99"/>
    <w:rsid w:val="00A735DB"/>
    <w:rsid w:val="00A7372B"/>
    <w:rsid w:val="00A737FD"/>
    <w:rsid w:val="00A74353"/>
    <w:rsid w:val="00A75CBC"/>
    <w:rsid w:val="00A77F77"/>
    <w:rsid w:val="00A8125F"/>
    <w:rsid w:val="00A8153B"/>
    <w:rsid w:val="00A83745"/>
    <w:rsid w:val="00A84646"/>
    <w:rsid w:val="00A8502A"/>
    <w:rsid w:val="00A86D96"/>
    <w:rsid w:val="00A915E8"/>
    <w:rsid w:val="00A91C0C"/>
    <w:rsid w:val="00A93459"/>
    <w:rsid w:val="00A93AA8"/>
    <w:rsid w:val="00A97072"/>
    <w:rsid w:val="00AA093E"/>
    <w:rsid w:val="00AA1383"/>
    <w:rsid w:val="00AA196D"/>
    <w:rsid w:val="00AA3118"/>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1B0A"/>
    <w:rsid w:val="00AE410B"/>
    <w:rsid w:val="00AE49ED"/>
    <w:rsid w:val="00AE57DF"/>
    <w:rsid w:val="00AE693C"/>
    <w:rsid w:val="00AF3BD6"/>
    <w:rsid w:val="00AF450F"/>
    <w:rsid w:val="00AF5BE9"/>
    <w:rsid w:val="00AF6518"/>
    <w:rsid w:val="00AF6C4B"/>
    <w:rsid w:val="00AF6D94"/>
    <w:rsid w:val="00AF76F4"/>
    <w:rsid w:val="00B00E3E"/>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4A45"/>
    <w:rsid w:val="00B27035"/>
    <w:rsid w:val="00B31614"/>
    <w:rsid w:val="00B32666"/>
    <w:rsid w:val="00B327FC"/>
    <w:rsid w:val="00B3449B"/>
    <w:rsid w:val="00B37D44"/>
    <w:rsid w:val="00B40719"/>
    <w:rsid w:val="00B40788"/>
    <w:rsid w:val="00B41646"/>
    <w:rsid w:val="00B41B99"/>
    <w:rsid w:val="00B42D4B"/>
    <w:rsid w:val="00B43622"/>
    <w:rsid w:val="00B44C05"/>
    <w:rsid w:val="00B466E7"/>
    <w:rsid w:val="00B4730B"/>
    <w:rsid w:val="00B51E8A"/>
    <w:rsid w:val="00B53918"/>
    <w:rsid w:val="00B54225"/>
    <w:rsid w:val="00B54B6F"/>
    <w:rsid w:val="00B55E3E"/>
    <w:rsid w:val="00B564A1"/>
    <w:rsid w:val="00B5657E"/>
    <w:rsid w:val="00B56ABD"/>
    <w:rsid w:val="00B57B70"/>
    <w:rsid w:val="00B61765"/>
    <w:rsid w:val="00B634A0"/>
    <w:rsid w:val="00B65E47"/>
    <w:rsid w:val="00B70AB1"/>
    <w:rsid w:val="00B7253B"/>
    <w:rsid w:val="00B7318A"/>
    <w:rsid w:val="00B7363C"/>
    <w:rsid w:val="00B7597F"/>
    <w:rsid w:val="00B75AC0"/>
    <w:rsid w:val="00B75B57"/>
    <w:rsid w:val="00B7695B"/>
    <w:rsid w:val="00B77B21"/>
    <w:rsid w:val="00B8289A"/>
    <w:rsid w:val="00B82B1C"/>
    <w:rsid w:val="00B82D76"/>
    <w:rsid w:val="00B84235"/>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6713"/>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165A"/>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12FE"/>
    <w:rsid w:val="00C0363F"/>
    <w:rsid w:val="00C038E6"/>
    <w:rsid w:val="00C0554E"/>
    <w:rsid w:val="00C0575A"/>
    <w:rsid w:val="00C05B86"/>
    <w:rsid w:val="00C06AB7"/>
    <w:rsid w:val="00C06DF9"/>
    <w:rsid w:val="00C072A2"/>
    <w:rsid w:val="00C07D46"/>
    <w:rsid w:val="00C1002A"/>
    <w:rsid w:val="00C14F60"/>
    <w:rsid w:val="00C16D0A"/>
    <w:rsid w:val="00C1745E"/>
    <w:rsid w:val="00C21799"/>
    <w:rsid w:val="00C21D43"/>
    <w:rsid w:val="00C21FB5"/>
    <w:rsid w:val="00C2542E"/>
    <w:rsid w:val="00C277F5"/>
    <w:rsid w:val="00C30025"/>
    <w:rsid w:val="00C32DC7"/>
    <w:rsid w:val="00C344AB"/>
    <w:rsid w:val="00C36B03"/>
    <w:rsid w:val="00C4178B"/>
    <w:rsid w:val="00C43C6B"/>
    <w:rsid w:val="00C45431"/>
    <w:rsid w:val="00C45713"/>
    <w:rsid w:val="00C46124"/>
    <w:rsid w:val="00C479F5"/>
    <w:rsid w:val="00C47E12"/>
    <w:rsid w:val="00C50D27"/>
    <w:rsid w:val="00C51C66"/>
    <w:rsid w:val="00C5262E"/>
    <w:rsid w:val="00C54710"/>
    <w:rsid w:val="00C547B2"/>
    <w:rsid w:val="00C611B3"/>
    <w:rsid w:val="00C62BE7"/>
    <w:rsid w:val="00C62E98"/>
    <w:rsid w:val="00C63AF9"/>
    <w:rsid w:val="00C662A1"/>
    <w:rsid w:val="00C66625"/>
    <w:rsid w:val="00C67837"/>
    <w:rsid w:val="00C7023C"/>
    <w:rsid w:val="00C7061A"/>
    <w:rsid w:val="00C70E59"/>
    <w:rsid w:val="00C71911"/>
    <w:rsid w:val="00C71EBF"/>
    <w:rsid w:val="00C72B7E"/>
    <w:rsid w:val="00C72C42"/>
    <w:rsid w:val="00C8103D"/>
    <w:rsid w:val="00C842C9"/>
    <w:rsid w:val="00C856D2"/>
    <w:rsid w:val="00C8718E"/>
    <w:rsid w:val="00C87380"/>
    <w:rsid w:val="00C9151A"/>
    <w:rsid w:val="00C91FD8"/>
    <w:rsid w:val="00C95781"/>
    <w:rsid w:val="00CA08B3"/>
    <w:rsid w:val="00CA2067"/>
    <w:rsid w:val="00CA3696"/>
    <w:rsid w:val="00CA696D"/>
    <w:rsid w:val="00CB0739"/>
    <w:rsid w:val="00CB2315"/>
    <w:rsid w:val="00CB2881"/>
    <w:rsid w:val="00CB44B5"/>
    <w:rsid w:val="00CC027F"/>
    <w:rsid w:val="00CC0937"/>
    <w:rsid w:val="00CC15A2"/>
    <w:rsid w:val="00CC39AC"/>
    <w:rsid w:val="00CC406A"/>
    <w:rsid w:val="00CC47E6"/>
    <w:rsid w:val="00CC606F"/>
    <w:rsid w:val="00CD1116"/>
    <w:rsid w:val="00CD36C6"/>
    <w:rsid w:val="00CD4203"/>
    <w:rsid w:val="00CD4B93"/>
    <w:rsid w:val="00CD515D"/>
    <w:rsid w:val="00CD5194"/>
    <w:rsid w:val="00CD58D8"/>
    <w:rsid w:val="00CD740F"/>
    <w:rsid w:val="00CE0328"/>
    <w:rsid w:val="00CE05DC"/>
    <w:rsid w:val="00CE1E54"/>
    <w:rsid w:val="00CE403B"/>
    <w:rsid w:val="00CE54D0"/>
    <w:rsid w:val="00CE638F"/>
    <w:rsid w:val="00CE7099"/>
    <w:rsid w:val="00CF3EB6"/>
    <w:rsid w:val="00CF44CC"/>
    <w:rsid w:val="00CF7456"/>
    <w:rsid w:val="00CF7E2F"/>
    <w:rsid w:val="00D0006C"/>
    <w:rsid w:val="00D03437"/>
    <w:rsid w:val="00D068A5"/>
    <w:rsid w:val="00D07D09"/>
    <w:rsid w:val="00D112E9"/>
    <w:rsid w:val="00D11696"/>
    <w:rsid w:val="00D13F3C"/>
    <w:rsid w:val="00D144CF"/>
    <w:rsid w:val="00D144DA"/>
    <w:rsid w:val="00D17E28"/>
    <w:rsid w:val="00D20F9E"/>
    <w:rsid w:val="00D21CE0"/>
    <w:rsid w:val="00D22334"/>
    <w:rsid w:val="00D22DC1"/>
    <w:rsid w:val="00D26D11"/>
    <w:rsid w:val="00D27652"/>
    <w:rsid w:val="00D301D9"/>
    <w:rsid w:val="00D33E1E"/>
    <w:rsid w:val="00D35E9C"/>
    <w:rsid w:val="00D425C2"/>
    <w:rsid w:val="00D51752"/>
    <w:rsid w:val="00D56A4F"/>
    <w:rsid w:val="00D56FAD"/>
    <w:rsid w:val="00D572C7"/>
    <w:rsid w:val="00D6174E"/>
    <w:rsid w:val="00D62086"/>
    <w:rsid w:val="00D6281A"/>
    <w:rsid w:val="00D66376"/>
    <w:rsid w:val="00D70160"/>
    <w:rsid w:val="00D7046D"/>
    <w:rsid w:val="00D71246"/>
    <w:rsid w:val="00D71923"/>
    <w:rsid w:val="00D720C7"/>
    <w:rsid w:val="00D72BC3"/>
    <w:rsid w:val="00D72E5C"/>
    <w:rsid w:val="00D7561F"/>
    <w:rsid w:val="00D81540"/>
    <w:rsid w:val="00D818FC"/>
    <w:rsid w:val="00D82BE7"/>
    <w:rsid w:val="00D85296"/>
    <w:rsid w:val="00D85925"/>
    <w:rsid w:val="00D86C42"/>
    <w:rsid w:val="00D8704B"/>
    <w:rsid w:val="00D879C5"/>
    <w:rsid w:val="00D87FD5"/>
    <w:rsid w:val="00D9046C"/>
    <w:rsid w:val="00D90547"/>
    <w:rsid w:val="00D963B2"/>
    <w:rsid w:val="00DA0284"/>
    <w:rsid w:val="00DA1946"/>
    <w:rsid w:val="00DA34FF"/>
    <w:rsid w:val="00DA51FC"/>
    <w:rsid w:val="00DB10F9"/>
    <w:rsid w:val="00DB314B"/>
    <w:rsid w:val="00DB3B1E"/>
    <w:rsid w:val="00DB6B64"/>
    <w:rsid w:val="00DB7F68"/>
    <w:rsid w:val="00DC0602"/>
    <w:rsid w:val="00DC0CE0"/>
    <w:rsid w:val="00DC2C3C"/>
    <w:rsid w:val="00DC328B"/>
    <w:rsid w:val="00DC32D3"/>
    <w:rsid w:val="00DC4405"/>
    <w:rsid w:val="00DC5808"/>
    <w:rsid w:val="00DC7A4E"/>
    <w:rsid w:val="00DD11F4"/>
    <w:rsid w:val="00DD20EB"/>
    <w:rsid w:val="00DD3690"/>
    <w:rsid w:val="00DD381C"/>
    <w:rsid w:val="00DD5EDD"/>
    <w:rsid w:val="00DD7F9E"/>
    <w:rsid w:val="00DE3FB7"/>
    <w:rsid w:val="00DE4E27"/>
    <w:rsid w:val="00DE7811"/>
    <w:rsid w:val="00DF138F"/>
    <w:rsid w:val="00DF37F7"/>
    <w:rsid w:val="00DF3A26"/>
    <w:rsid w:val="00E00D31"/>
    <w:rsid w:val="00E01CCD"/>
    <w:rsid w:val="00E023F5"/>
    <w:rsid w:val="00E052BF"/>
    <w:rsid w:val="00E062A0"/>
    <w:rsid w:val="00E107FB"/>
    <w:rsid w:val="00E11383"/>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63A5"/>
    <w:rsid w:val="00E30EB5"/>
    <w:rsid w:val="00E3133C"/>
    <w:rsid w:val="00E323E3"/>
    <w:rsid w:val="00E32D1B"/>
    <w:rsid w:val="00E3329F"/>
    <w:rsid w:val="00E40292"/>
    <w:rsid w:val="00E41C72"/>
    <w:rsid w:val="00E43664"/>
    <w:rsid w:val="00E43E04"/>
    <w:rsid w:val="00E44967"/>
    <w:rsid w:val="00E461E3"/>
    <w:rsid w:val="00E474E6"/>
    <w:rsid w:val="00E51E8E"/>
    <w:rsid w:val="00E53781"/>
    <w:rsid w:val="00E54895"/>
    <w:rsid w:val="00E569AF"/>
    <w:rsid w:val="00E57F8A"/>
    <w:rsid w:val="00E614CC"/>
    <w:rsid w:val="00E61FEA"/>
    <w:rsid w:val="00E635EA"/>
    <w:rsid w:val="00E6364D"/>
    <w:rsid w:val="00E675D0"/>
    <w:rsid w:val="00E71C15"/>
    <w:rsid w:val="00E7308B"/>
    <w:rsid w:val="00E734F2"/>
    <w:rsid w:val="00E74094"/>
    <w:rsid w:val="00E74AA0"/>
    <w:rsid w:val="00E753E4"/>
    <w:rsid w:val="00E7711B"/>
    <w:rsid w:val="00E7726D"/>
    <w:rsid w:val="00E80224"/>
    <w:rsid w:val="00E80C40"/>
    <w:rsid w:val="00E82C40"/>
    <w:rsid w:val="00E8304F"/>
    <w:rsid w:val="00E852DC"/>
    <w:rsid w:val="00E86A2E"/>
    <w:rsid w:val="00E87001"/>
    <w:rsid w:val="00E908FC"/>
    <w:rsid w:val="00E90BE7"/>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38DA"/>
    <w:rsid w:val="00EF43E4"/>
    <w:rsid w:val="00EF53DB"/>
    <w:rsid w:val="00EF5BEF"/>
    <w:rsid w:val="00EF5F1D"/>
    <w:rsid w:val="00F0350B"/>
    <w:rsid w:val="00F038D1"/>
    <w:rsid w:val="00F06F6F"/>
    <w:rsid w:val="00F072D2"/>
    <w:rsid w:val="00F111C7"/>
    <w:rsid w:val="00F12A28"/>
    <w:rsid w:val="00F1405B"/>
    <w:rsid w:val="00F15475"/>
    <w:rsid w:val="00F178B6"/>
    <w:rsid w:val="00F21BC8"/>
    <w:rsid w:val="00F23FCC"/>
    <w:rsid w:val="00F240E5"/>
    <w:rsid w:val="00F25571"/>
    <w:rsid w:val="00F26FA3"/>
    <w:rsid w:val="00F3016A"/>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6306"/>
    <w:rsid w:val="00F77AB9"/>
    <w:rsid w:val="00F801E8"/>
    <w:rsid w:val="00F82D1D"/>
    <w:rsid w:val="00F82EA9"/>
    <w:rsid w:val="00F83755"/>
    <w:rsid w:val="00F83882"/>
    <w:rsid w:val="00F83FD2"/>
    <w:rsid w:val="00F85FFE"/>
    <w:rsid w:val="00F86144"/>
    <w:rsid w:val="00F87DE8"/>
    <w:rsid w:val="00F92835"/>
    <w:rsid w:val="00F92FC3"/>
    <w:rsid w:val="00F938CD"/>
    <w:rsid w:val="00F94CEC"/>
    <w:rsid w:val="00FA35BF"/>
    <w:rsid w:val="00FA60F8"/>
    <w:rsid w:val="00FB0D0B"/>
    <w:rsid w:val="00FB2473"/>
    <w:rsid w:val="00FB39E0"/>
    <w:rsid w:val="00FB3A97"/>
    <w:rsid w:val="00FB40DC"/>
    <w:rsid w:val="00FB5DEF"/>
    <w:rsid w:val="00FC071A"/>
    <w:rsid w:val="00FC16F1"/>
    <w:rsid w:val="00FC2CA4"/>
    <w:rsid w:val="00FC47C9"/>
    <w:rsid w:val="00FC4908"/>
    <w:rsid w:val="00FD019C"/>
    <w:rsid w:val="00FD0EFA"/>
    <w:rsid w:val="00FD34D6"/>
    <w:rsid w:val="00FD4FB9"/>
    <w:rsid w:val="00FD5E1F"/>
    <w:rsid w:val="00FE0389"/>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783"/>
    <w:pPr>
      <w:spacing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rsid w:val="008606BC"/>
    <w:pPr>
      <w:keepNext/>
      <w:keepLines/>
      <w:spacing w:afterLines="100" w:after="100"/>
      <w:outlineLvl w:val="0"/>
    </w:pPr>
    <w:rPr>
      <w:sz w:val="40"/>
      <w:szCs w:val="40"/>
    </w:rPr>
  </w:style>
  <w:style w:type="paragraph" w:styleId="Heading2">
    <w:name w:val="heading 2"/>
    <w:basedOn w:val="Normal"/>
    <w:next w:val="Normal"/>
    <w:link w:val="Heading2Char"/>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Heading3">
    <w:name w:val="heading 3"/>
    <w:basedOn w:val="Normal"/>
    <w:next w:val="Normal"/>
    <w:uiPriority w:val="9"/>
    <w:unhideWhenUsed/>
    <w:qFormat/>
    <w:rsid w:val="004D6313"/>
    <w:pPr>
      <w:keepNext/>
      <w:keepLines/>
      <w:outlineLvl w:val="2"/>
    </w:pPr>
    <w:rPr>
      <w:b/>
      <w:color w:val="000000" w:themeColor="text1"/>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D22DC1"/>
    <w:pPr>
      <w:spacing w:line="240" w:lineRule="auto"/>
    </w:pPr>
  </w:style>
  <w:style w:type="character" w:styleId="CommentReference">
    <w:name w:val="annotation reference"/>
    <w:basedOn w:val="DefaultParagraphFont"/>
    <w:uiPriority w:val="99"/>
    <w:semiHidden/>
    <w:unhideWhenUsed/>
    <w:rsid w:val="00D22DC1"/>
    <w:rPr>
      <w:sz w:val="16"/>
      <w:szCs w:val="16"/>
    </w:rPr>
  </w:style>
  <w:style w:type="paragraph" w:styleId="CommentText">
    <w:name w:val="annotation text"/>
    <w:basedOn w:val="Normal"/>
    <w:link w:val="CommentTextChar"/>
    <w:uiPriority w:val="99"/>
    <w:unhideWhenUsed/>
    <w:rsid w:val="00D22DC1"/>
    <w:rPr>
      <w:sz w:val="20"/>
      <w:szCs w:val="20"/>
    </w:rPr>
  </w:style>
  <w:style w:type="character" w:customStyle="1" w:styleId="CommentTextChar">
    <w:name w:val="Comment Text Char"/>
    <w:basedOn w:val="DefaultParagraphFont"/>
    <w:link w:val="CommentText"/>
    <w:uiPriority w:val="99"/>
    <w:rsid w:val="00D22DC1"/>
    <w:rPr>
      <w:sz w:val="20"/>
      <w:szCs w:val="20"/>
    </w:rPr>
  </w:style>
  <w:style w:type="paragraph" w:styleId="CommentSubject">
    <w:name w:val="annotation subject"/>
    <w:basedOn w:val="CommentText"/>
    <w:next w:val="CommentText"/>
    <w:link w:val="CommentSubjectChar"/>
    <w:uiPriority w:val="99"/>
    <w:semiHidden/>
    <w:unhideWhenUsed/>
    <w:rsid w:val="00D22DC1"/>
    <w:rPr>
      <w:b/>
      <w:bCs/>
    </w:rPr>
  </w:style>
  <w:style w:type="character" w:customStyle="1" w:styleId="CommentSubjectChar">
    <w:name w:val="Comment Subject Char"/>
    <w:basedOn w:val="CommentTextChar"/>
    <w:link w:val="CommentSubject"/>
    <w:uiPriority w:val="99"/>
    <w:semiHidden/>
    <w:rsid w:val="00D22DC1"/>
    <w:rPr>
      <w:b/>
      <w:bCs/>
      <w:sz w:val="20"/>
      <w:szCs w:val="20"/>
    </w:rPr>
  </w:style>
  <w:style w:type="paragraph" w:styleId="NormalWeb">
    <w:name w:val="Normal (Web)"/>
    <w:basedOn w:val="Normal"/>
    <w:uiPriority w:val="99"/>
    <w:unhideWhenUsed/>
    <w:rsid w:val="00D22DC1"/>
    <w:pPr>
      <w:spacing w:before="100" w:beforeAutospacing="1" w:after="100" w:afterAutospacing="1"/>
    </w:pPr>
  </w:style>
  <w:style w:type="character" w:styleId="Hyperlink">
    <w:name w:val="Hyperlink"/>
    <w:basedOn w:val="DefaultParagraphFont"/>
    <w:uiPriority w:val="99"/>
    <w:unhideWhenUsed/>
    <w:rsid w:val="00274792"/>
    <w:rPr>
      <w:color w:val="0000FF" w:themeColor="hyperlink"/>
      <w:u w:val="single"/>
    </w:rPr>
  </w:style>
  <w:style w:type="paragraph" w:styleId="ListParagraph">
    <w:name w:val="List Paragraph"/>
    <w:basedOn w:val="Normal"/>
    <w:uiPriority w:val="34"/>
    <w:qFormat/>
    <w:rsid w:val="00D17E28"/>
    <w:pPr>
      <w:ind w:left="720"/>
      <w:contextualSpacing/>
    </w:pPr>
  </w:style>
  <w:style w:type="character" w:styleId="FollowedHyperlink">
    <w:name w:val="FollowedHyperlink"/>
    <w:basedOn w:val="DefaultParagraphFont"/>
    <w:uiPriority w:val="99"/>
    <w:semiHidden/>
    <w:unhideWhenUsed/>
    <w:rsid w:val="00CB44B5"/>
    <w:rPr>
      <w:color w:val="800080" w:themeColor="followedHyperlink"/>
      <w:u w:val="single"/>
    </w:rPr>
  </w:style>
  <w:style w:type="paragraph" w:styleId="BodyText">
    <w:name w:val="Body Text"/>
    <w:basedOn w:val="Normal"/>
    <w:link w:val="BodyTextChar"/>
    <w:uiPriority w:val="99"/>
    <w:unhideWhenUsed/>
    <w:rsid w:val="00DE3FB7"/>
  </w:style>
  <w:style w:type="character" w:customStyle="1" w:styleId="BodyTextChar">
    <w:name w:val="Body Text Char"/>
    <w:basedOn w:val="DefaultParagraphFont"/>
    <w:link w:val="BodyText"/>
    <w:uiPriority w:val="99"/>
    <w:rsid w:val="00DE3FB7"/>
    <w:rPr>
      <w:rFonts w:ascii="Times New Roman" w:eastAsia="Times New Roman" w:hAnsi="Times New Roman" w:cs="Times New Roman"/>
      <w:sz w:val="24"/>
      <w:szCs w:val="24"/>
    </w:rPr>
  </w:style>
  <w:style w:type="character" w:customStyle="1" w:styleId="10">
    <w:name w:val="未处理的提及1"/>
    <w:basedOn w:val="DefaultParagraphFont"/>
    <w:uiPriority w:val="99"/>
    <w:semiHidden/>
    <w:unhideWhenUsed/>
    <w:rsid w:val="007C7866"/>
    <w:rPr>
      <w:color w:val="605E5C"/>
      <w:shd w:val="clear" w:color="auto" w:fill="E1DFDD"/>
    </w:rPr>
  </w:style>
  <w:style w:type="character" w:customStyle="1" w:styleId="apple-converted-space">
    <w:name w:val="apple-converted-space"/>
    <w:basedOn w:val="DefaultParagraphFont"/>
    <w:rsid w:val="00FB39E0"/>
  </w:style>
  <w:style w:type="table" w:styleId="TableGrid">
    <w:name w:val="Table Grid"/>
    <w:basedOn w:val="TableNormal"/>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2F4F19"/>
    <w:pPr>
      <w:jc w:val="center"/>
    </w:pPr>
  </w:style>
  <w:style w:type="character" w:customStyle="1" w:styleId="EndNoteBibliographyTitleChar">
    <w:name w:val="EndNote Bibliography Title Char"/>
    <w:basedOn w:val="DefaultParagraphFont"/>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2F4F19"/>
  </w:style>
  <w:style w:type="character" w:customStyle="1" w:styleId="EndNoteBibliographyChar">
    <w:name w:val="EndNote Bibliography Char"/>
    <w:basedOn w:val="DefaultParagraphFont"/>
    <w:link w:val="EndNoteBibliography"/>
    <w:rsid w:val="002F4F19"/>
    <w:rPr>
      <w:rFonts w:ascii="Times New Roman" w:eastAsia="Times New Roman" w:hAnsi="Times New Roman" w:cs="Times New Roman"/>
      <w:sz w:val="24"/>
      <w:szCs w:val="24"/>
    </w:rPr>
  </w:style>
  <w:style w:type="character" w:styleId="Emphasis">
    <w:name w:val="Emphasis"/>
    <w:basedOn w:val="DefaultParagraphFont"/>
    <w:uiPriority w:val="20"/>
    <w:qFormat/>
    <w:rsid w:val="009C4840"/>
    <w:rPr>
      <w:i/>
      <w:iCs/>
    </w:rPr>
  </w:style>
  <w:style w:type="character" w:styleId="PlaceholderText">
    <w:name w:val="Placeholder Text"/>
    <w:basedOn w:val="DefaultParagraphFont"/>
    <w:uiPriority w:val="99"/>
    <w:semiHidden/>
    <w:rsid w:val="006D6E27"/>
    <w:rPr>
      <w:color w:val="808080"/>
    </w:rPr>
  </w:style>
  <w:style w:type="paragraph" w:styleId="Header">
    <w:name w:val="header"/>
    <w:basedOn w:val="Normal"/>
    <w:link w:val="HeaderChar"/>
    <w:uiPriority w:val="99"/>
    <w:unhideWhenUsed/>
    <w:rsid w:val="009E4B8F"/>
    <w:pPr>
      <w:tabs>
        <w:tab w:val="center" w:pos="4513"/>
        <w:tab w:val="right" w:pos="9026"/>
      </w:tabs>
    </w:pPr>
  </w:style>
  <w:style w:type="character" w:customStyle="1" w:styleId="HeaderChar">
    <w:name w:val="Header Char"/>
    <w:basedOn w:val="DefaultParagraphFont"/>
    <w:link w:val="Header"/>
    <w:uiPriority w:val="99"/>
    <w:rsid w:val="009E4B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E4B8F"/>
    <w:pPr>
      <w:tabs>
        <w:tab w:val="center" w:pos="4513"/>
        <w:tab w:val="right" w:pos="9026"/>
      </w:tabs>
    </w:pPr>
  </w:style>
  <w:style w:type="character" w:customStyle="1" w:styleId="FooterChar">
    <w:name w:val="Footer Char"/>
    <w:basedOn w:val="DefaultParagraphFont"/>
    <w:link w:val="Footer"/>
    <w:uiPriority w:val="99"/>
    <w:rsid w:val="009E4B8F"/>
    <w:rPr>
      <w:rFonts w:ascii="Times New Roman" w:eastAsia="Times New Roman" w:hAnsi="Times New Roman" w:cs="Times New Roman"/>
      <w:sz w:val="24"/>
      <w:szCs w:val="24"/>
    </w:rPr>
  </w:style>
  <w:style w:type="character" w:styleId="Strong">
    <w:name w:val="Strong"/>
    <w:basedOn w:val="DefaultParagraphFont"/>
    <w:uiPriority w:val="22"/>
    <w:qFormat/>
    <w:rsid w:val="00661D7C"/>
    <w:rPr>
      <w:b/>
      <w:bCs/>
    </w:rPr>
  </w:style>
  <w:style w:type="paragraph" w:styleId="FootnoteText">
    <w:name w:val="footnote text"/>
    <w:basedOn w:val="Normal"/>
    <w:link w:val="FootnoteTextChar"/>
    <w:uiPriority w:val="99"/>
    <w:semiHidden/>
    <w:unhideWhenUsed/>
    <w:rsid w:val="009006E7"/>
    <w:rPr>
      <w:sz w:val="20"/>
      <w:szCs w:val="20"/>
    </w:rPr>
  </w:style>
  <w:style w:type="character" w:customStyle="1" w:styleId="FootnoteTextChar">
    <w:name w:val="Footnote Text Char"/>
    <w:basedOn w:val="DefaultParagraphFont"/>
    <w:link w:val="FootnoteText"/>
    <w:uiPriority w:val="99"/>
    <w:semiHidden/>
    <w:rsid w:val="009006E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006E7"/>
    <w:rPr>
      <w:vertAlign w:val="superscript"/>
    </w:rPr>
  </w:style>
  <w:style w:type="paragraph" w:styleId="TOCHeading">
    <w:name w:val="TOC Heading"/>
    <w:basedOn w:val="Heading1"/>
    <w:next w:val="Normal"/>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A05A7E"/>
    <w:pPr>
      <w:spacing w:before="120"/>
    </w:pPr>
    <w:rPr>
      <w:rFonts w:asciiTheme="minorHAnsi" w:hAnsiTheme="minorHAnsi"/>
      <w:b/>
      <w:bCs/>
      <w:i/>
      <w:iCs/>
    </w:rPr>
  </w:style>
  <w:style w:type="paragraph" w:styleId="TOC2">
    <w:name w:val="toc 2"/>
    <w:basedOn w:val="Normal"/>
    <w:next w:val="Normal"/>
    <w:autoRedefine/>
    <w:uiPriority w:val="39"/>
    <w:unhideWhenUsed/>
    <w:rsid w:val="00A05A7E"/>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A05A7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05A7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05A7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05A7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05A7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05A7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05A7E"/>
    <w:pPr>
      <w:ind w:left="1920"/>
    </w:pPr>
    <w:rPr>
      <w:rFonts w:asciiTheme="minorHAnsi" w:hAnsiTheme="minorHAnsi"/>
      <w:sz w:val="20"/>
      <w:szCs w:val="20"/>
    </w:rPr>
  </w:style>
  <w:style w:type="paragraph" w:styleId="BalloonText">
    <w:name w:val="Balloon Text"/>
    <w:basedOn w:val="Normal"/>
    <w:link w:val="BalloonTextChar"/>
    <w:uiPriority w:val="99"/>
    <w:semiHidden/>
    <w:unhideWhenUsed/>
    <w:rsid w:val="0072395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23958"/>
    <w:rPr>
      <w:rFonts w:asciiTheme="majorHAnsi" w:eastAsiaTheme="majorEastAsia" w:hAnsiTheme="majorHAnsi" w:cstheme="majorBidi"/>
      <w:sz w:val="18"/>
      <w:szCs w:val="18"/>
    </w:rPr>
  </w:style>
  <w:style w:type="table" w:customStyle="1" w:styleId="11">
    <w:name w:val="网格型1"/>
    <w:basedOn w:val="TableNormal"/>
    <w:next w:val="TableGrid"/>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TableNormal"/>
    <w:next w:val="TableGrid"/>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34D4B"/>
    <w:pPr>
      <w:snapToGrid w:val="0"/>
    </w:pPr>
  </w:style>
  <w:style w:type="character" w:customStyle="1" w:styleId="EndnoteTextChar">
    <w:name w:val="Endnote Text Char"/>
    <w:basedOn w:val="DefaultParagraphFont"/>
    <w:link w:val="EndnoteText"/>
    <w:uiPriority w:val="99"/>
    <w:semiHidden/>
    <w:rsid w:val="00734D4B"/>
    <w:rPr>
      <w:rFonts w:ascii="Times New Roman" w:eastAsia="Times New Roman" w:hAnsi="Times New Roman" w:cs="Times New Roman"/>
      <w:sz w:val="24"/>
      <w:szCs w:val="24"/>
    </w:rPr>
  </w:style>
  <w:style w:type="character" w:styleId="EndnoteReference">
    <w:name w:val="endnote reference"/>
    <w:basedOn w:val="DefaultParagraphFont"/>
    <w:uiPriority w:val="99"/>
    <w:semiHidden/>
    <w:unhideWhenUsed/>
    <w:rsid w:val="00734D4B"/>
    <w:rPr>
      <w:vertAlign w:val="superscript"/>
    </w:rPr>
  </w:style>
  <w:style w:type="character" w:styleId="UnresolvedMention">
    <w:name w:val="Unresolved Mention"/>
    <w:basedOn w:val="DefaultParagraphFont"/>
    <w:uiPriority w:val="99"/>
    <w:semiHidden/>
    <w:unhideWhenUsed/>
    <w:rsid w:val="00FC4908"/>
    <w:rPr>
      <w:color w:val="605E5C"/>
      <w:shd w:val="clear" w:color="auto" w:fill="E1DFDD"/>
    </w:rPr>
  </w:style>
  <w:style w:type="character" w:customStyle="1" w:styleId="title-text">
    <w:name w:val="title-text"/>
    <w:basedOn w:val="DefaultParagraphFont"/>
    <w:rsid w:val="000E3802"/>
  </w:style>
  <w:style w:type="character" w:customStyle="1" w:styleId="Heading2Char">
    <w:name w:val="Heading 2 Char"/>
    <w:basedOn w:val="DefaultParagraphFont"/>
    <w:link w:val="Heading2"/>
    <w:uiPriority w:val="9"/>
    <w:rsid w:val="00DC5808"/>
    <w:rPr>
      <w:rFonts w:ascii="Calibri" w:eastAsiaTheme="majorEastAsia" w:hAnsi="Calibri" w:cs="Times New Roman"/>
      <w:b/>
      <w:sz w:val="28"/>
      <w:szCs w:val="32"/>
    </w:rPr>
  </w:style>
  <w:style w:type="character" w:customStyle="1" w:styleId="mathjax-tex">
    <w:name w:val="mathjax-tex"/>
    <w:basedOn w:val="DefaultParagraphFont"/>
    <w:rsid w:val="00063C34"/>
  </w:style>
  <w:style w:type="character" w:customStyle="1" w:styleId="mtext">
    <w:name w:val="mtext"/>
    <w:basedOn w:val="DefaultParagraphFont"/>
    <w:rsid w:val="00063C34"/>
  </w:style>
  <w:style w:type="character" w:customStyle="1" w:styleId="mn">
    <w:name w:val="mn"/>
    <w:basedOn w:val="DefaultParagraphFont"/>
    <w:rsid w:val="00063C34"/>
  </w:style>
  <w:style w:type="character" w:customStyle="1" w:styleId="mi">
    <w:name w:val="mi"/>
    <w:basedOn w:val="DefaultParagraphFont"/>
    <w:rsid w:val="00063C34"/>
  </w:style>
  <w:style w:type="character" w:customStyle="1" w:styleId="mjxassistivemathml">
    <w:name w:val="mjx_assistive_mathml"/>
    <w:basedOn w:val="DefaultParagraphFont"/>
    <w:rsid w:val="00063C34"/>
  </w:style>
  <w:style w:type="character" w:customStyle="1" w:styleId="mo">
    <w:name w:val="mo"/>
    <w:basedOn w:val="DefaultParagraphFont"/>
    <w:rsid w:val="00063C34"/>
  </w:style>
  <w:style w:type="paragraph" w:customStyle="1" w:styleId="Keywords">
    <w:name w:val="Keywords"/>
    <w:aliases w:val="Author List"/>
    <w:basedOn w:val="Normal"/>
    <w:next w:val="Normal"/>
    <w:uiPriority w:val="1"/>
    <w:qFormat/>
    <w:rsid w:val="00DD5EDD"/>
    <w:pPr>
      <w:spacing w:before="240" w:after="240" w:line="360" w:lineRule="auto"/>
      <w:ind w:left="720" w:right="567"/>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57760/sciencedb.08117" TargetMode="External"/><Relationship Id="rId21" Type="http://schemas.openxmlformats.org/officeDocument/2006/relationships/image" Target="media/image3.png"/><Relationship Id="rId42" Type="http://schemas.openxmlformats.org/officeDocument/2006/relationships/hyperlink" Target="https://doi.org/10.1080/02699931.2020.1839383" TargetMode="External"/><Relationship Id="rId47" Type="http://schemas.openxmlformats.org/officeDocument/2006/relationships/hyperlink" Target="https://doi.org/10.1007/978-1-4612-4380-9_6" TargetMode="External"/><Relationship Id="rId63" Type="http://schemas.openxmlformats.org/officeDocument/2006/relationships/hyperlink" Target="https://doi.org/10.5281/zenodo.2555874" TargetMode="External"/><Relationship Id="rId68" Type="http://schemas.openxmlformats.org/officeDocument/2006/relationships/hyperlink" Target="https://doi.org/10.31234/osf.io/9dzm4" TargetMode="External"/><Relationship Id="rId84" Type="http://schemas.openxmlformats.org/officeDocument/2006/relationships/hyperlink" Target="https://doi.org/10.1371/journal.pone.0190679" TargetMode="External"/><Relationship Id="rId89" Type="http://schemas.openxmlformats.org/officeDocument/2006/relationships/hyperlink" Target="https://doi.org/10.1016/j.bpsc.2023.02.004" TargetMode="External"/><Relationship Id="rId16" Type="http://schemas.openxmlformats.org/officeDocument/2006/relationships/footer" Target="footer1.xml"/><Relationship Id="rId11" Type="http://schemas.microsoft.com/office/2016/09/relationships/commentsIds" Target="commentsIds.xml"/><Relationship Id="rId32" Type="http://schemas.openxmlformats.org/officeDocument/2006/relationships/image" Target="media/image10.png"/><Relationship Id="rId37" Type="http://schemas.openxmlformats.org/officeDocument/2006/relationships/hyperlink" Target="https://doi.org/10.1016/j.actpsy.2021.103297" TargetMode="External"/><Relationship Id="rId53" Type="http://schemas.openxmlformats.org/officeDocument/2006/relationships/hyperlink" Target="https://doi.org/10.1525/collabra.301" TargetMode="External"/><Relationship Id="rId58" Type="http://schemas.openxmlformats.org/officeDocument/2006/relationships/hyperlink" Target="https://doi.org/10.1016/S1364-6613" TargetMode="External"/><Relationship Id="rId74" Type="http://schemas.openxmlformats.org/officeDocument/2006/relationships/hyperlink" Target="https://www.R-project.org/" TargetMode="External"/><Relationship Id="rId79" Type="http://schemas.openxmlformats.org/officeDocument/2006/relationships/hyperlink" Target="https://doi.org/10.1007/s00426-021-01562-x"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osf.io/euqmf" TargetMode="External"/><Relationship Id="rId22" Type="http://schemas.openxmlformats.org/officeDocument/2006/relationships/image" Target="media/image4.png"/><Relationship Id="rId27" Type="http://schemas.openxmlformats.org/officeDocument/2006/relationships/hyperlink" Target="https://github.com/Chuan-Peng-Lab/ReliabilitySPE"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doi.org/10.1037/xhp0000691" TargetMode="External"/><Relationship Id="rId48" Type="http://schemas.openxmlformats.org/officeDocument/2006/relationships/hyperlink" Target="https://doi.org/10.1016/j.concog.2019.102848" TargetMode="External"/><Relationship Id="rId56" Type="http://schemas.openxmlformats.org/officeDocument/2006/relationships/hyperlink" Target="https://doi.org/10.1080/20445911.2014.996156" TargetMode="External"/><Relationship Id="rId64" Type="http://schemas.openxmlformats.org/officeDocument/2006/relationships/hyperlink" Target="https://doi.org/10.1177/0956797620904990" TargetMode="External"/><Relationship Id="rId69" Type="http://schemas.openxmlformats.org/officeDocument/2006/relationships/hyperlink" Target="https://doi.org/10.1027/1618-3169/a000502" TargetMode="External"/><Relationship Id="rId77" Type="http://schemas.openxmlformats.org/officeDocument/2006/relationships/hyperlink" Target="https://doi.org/10.1016/j.jrp.2008.08.001"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37/bul0000164" TargetMode="External"/><Relationship Id="rId72" Type="http://schemas.openxmlformats.org/officeDocument/2006/relationships/hyperlink" Target="https://doi.org/10.3758/s13423-021-01948-3" TargetMode="External"/><Relationship Id="rId80" Type="http://schemas.openxmlformats.org/officeDocument/2006/relationships/hyperlink" Target="https://doi.org/10.1038/nn907" TargetMode="External"/><Relationship Id="rId85" Type="http://schemas.openxmlformats.org/officeDocument/2006/relationships/hyperlink" Target="https://doi.org/10.1038/s41592-023-01901-3"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hyperlink" Target="https://osf.io/zv628" TargetMode="External"/><Relationship Id="rId33" Type="http://schemas.openxmlformats.org/officeDocument/2006/relationships/image" Target="media/image11.png"/><Relationship Id="rId38" Type="http://schemas.openxmlformats.org/officeDocument/2006/relationships/hyperlink" Target="https://doi.org/10.1002/hbm.23909" TargetMode="External"/><Relationship Id="rId46" Type="http://schemas.openxmlformats.org/officeDocument/2006/relationships/hyperlink" Target="https://doi.org/doi:10.1073/pnas.1818430116" TargetMode="External"/><Relationship Id="rId59" Type="http://schemas.openxmlformats.org/officeDocument/2006/relationships/hyperlink" Target="https://doi.org/10.1016/S0926-6410(00)00036-7" TargetMode="External"/><Relationship Id="rId67" Type="http://schemas.openxmlformats.org/officeDocument/2006/relationships/hyperlink" Target="https://doi.org/10.3389/fnins.2020.00683" TargetMode="External"/><Relationship Id="rId20" Type="http://schemas.openxmlformats.org/officeDocument/2006/relationships/image" Target="media/image2.png"/><Relationship Id="rId41" Type="http://schemas.openxmlformats.org/officeDocument/2006/relationships/hyperlink" Target="https://psycnet.apa.org/record/1982-00095-001" TargetMode="External"/><Relationship Id="rId54" Type="http://schemas.openxmlformats.org/officeDocument/2006/relationships/hyperlink" Target="https://doi.org/10.57760/sciencedb.08117" TargetMode="External"/><Relationship Id="rId62" Type="http://schemas.openxmlformats.org/officeDocument/2006/relationships/hyperlink" Target="https://doi.org/10.2307/2531695" TargetMode="External"/><Relationship Id="rId70" Type="http://schemas.openxmlformats.org/officeDocument/2006/relationships/hyperlink" Target="https://doi.org/10.1016/j.jclinepi.2021.03.001" TargetMode="External"/><Relationship Id="rId75" Type="http://schemas.openxmlformats.org/officeDocument/2006/relationships/hyperlink" Target="https://CRAN.R-project.org/package=psych" TargetMode="External"/><Relationship Id="rId83" Type="http://schemas.openxmlformats.org/officeDocument/2006/relationships/hyperlink" Target="https://doi.org/10.7554/eLife.49547" TargetMode="External"/><Relationship Id="rId88" Type="http://schemas.openxmlformats.org/officeDocument/2006/relationships/hyperlink" Target="https://doi.org/https://doi.org/10.1016/j.neuroimage.2023.120205" TargetMode="Externa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4.png"/><Relationship Id="rId49" Type="http://schemas.openxmlformats.org/officeDocument/2006/relationships/hyperlink" Target="https://doi.org/10.3758/s13421-017-0722-3" TargetMode="External"/><Relationship Id="rId57" Type="http://schemas.openxmlformats.org/officeDocument/2006/relationships/hyperlink" Target="https://doi.org/10.31234/osf.io/ta59r" TargetMode="External"/><Relationship Id="rId10" Type="http://schemas.microsoft.com/office/2011/relationships/commentsExtended" Target="commentsExtended.xml"/><Relationship Id="rId31" Type="http://schemas.openxmlformats.org/officeDocument/2006/relationships/image" Target="media/image9.png"/><Relationship Id="rId44" Type="http://schemas.openxmlformats.org/officeDocument/2006/relationships/hyperlink" Target="https://doi.org/10.1016/j.actpsy.2020.103167" TargetMode="External"/><Relationship Id="rId52" Type="http://schemas.openxmlformats.org/officeDocument/2006/relationships/hyperlink" Target="https://doi.org/10.1017/S0033291721003597" TargetMode="External"/><Relationship Id="rId60" Type="http://schemas.openxmlformats.org/officeDocument/2006/relationships/hyperlink" Target="https://doi.org/10.1002/hbm.25129" TargetMode="External"/><Relationship Id="rId65" Type="http://schemas.openxmlformats.org/officeDocument/2006/relationships/hyperlink" Target="https://doi.org/10.1016/j.jad.2022.04.122" TargetMode="External"/><Relationship Id="rId73" Type="http://schemas.openxmlformats.org/officeDocument/2006/relationships/hyperlink" Target="https://doi.org/10.1177/1747021819892158" TargetMode="External"/><Relationship Id="rId78" Type="http://schemas.openxmlformats.org/officeDocument/2006/relationships/hyperlink" Target="https://doi.org/10.1037/a0029792" TargetMode="External"/><Relationship Id="rId81" Type="http://schemas.openxmlformats.org/officeDocument/2006/relationships/hyperlink" Target="https://doi.org/10.3758/BF03194023" TargetMode="External"/><Relationship Id="rId86" Type="http://schemas.openxmlformats.org/officeDocument/2006/relationships/hyperlink" Target="https://doi.org/10.1007/s12144-021-02114-7"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oter" Target="footer3.xml"/><Relationship Id="rId39" Type="http://schemas.openxmlformats.org/officeDocument/2006/relationships/hyperlink" Target="https://doi.org/10.1186/s41235-019-0186-z" TargetMode="External"/><Relationship Id="rId34" Type="http://schemas.openxmlformats.org/officeDocument/2006/relationships/image" Target="media/image12.png"/><Relationship Id="rId50" Type="http://schemas.openxmlformats.org/officeDocument/2006/relationships/hyperlink" Target="https://doi.org/10.1016/j.actpsy.2021.103350" TargetMode="External"/><Relationship Id="rId55" Type="http://schemas.openxmlformats.org/officeDocument/2006/relationships/hyperlink" Target="https://doi.org/10.1068/p7526" TargetMode="External"/><Relationship Id="rId76" Type="http://schemas.openxmlformats.org/officeDocument/2006/relationships/hyperlink" Target="https://doi.org/10.1080/20445911.2019.1686393" TargetMode="External"/><Relationship Id="rId7" Type="http://schemas.openxmlformats.org/officeDocument/2006/relationships/endnotes" Target="endnotes.xml"/><Relationship Id="rId71" Type="http://schemas.openxmlformats.org/officeDocument/2006/relationships/hyperlink" Target="https://doi.org/10.1111/bjop.12479"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6.png"/><Relationship Id="rId40" Type="http://schemas.openxmlformats.org/officeDocument/2006/relationships/hyperlink" Target="https://doi.org/10.1121/1.1907229" TargetMode="External"/><Relationship Id="rId45" Type="http://schemas.openxmlformats.org/officeDocument/2006/relationships/hyperlink" Target="https://doi.org/10.3758/s13421-019-00924-6" TargetMode="External"/><Relationship Id="rId66" Type="http://schemas.openxmlformats.org/officeDocument/2006/relationships/hyperlink" Target="https://doi.org/10.1177/1745691612460688" TargetMode="External"/><Relationship Id="rId87" Type="http://schemas.openxmlformats.org/officeDocument/2006/relationships/hyperlink" Target="https://doi.org/https://doi.org/10.17605/OSF.IO/MTR8D" TargetMode="External"/><Relationship Id="rId61" Type="http://schemas.openxmlformats.org/officeDocument/2006/relationships/hyperlink" Target="https://doi.org/10.1016/j.jcm.2016.02.012" TargetMode="External"/><Relationship Id="rId82" Type="http://schemas.openxmlformats.org/officeDocument/2006/relationships/hyperlink" Target="https://doi.org/10.3389/fninf.2013.00014" TargetMode="External"/><Relationship Id="rId1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34</Pages>
  <Words>26869</Words>
  <Characters>153158</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Hu Chuan-Peng</cp:lastModifiedBy>
  <cp:revision>21</cp:revision>
  <dcterms:created xsi:type="dcterms:W3CDTF">2023-09-06T09:17:00Z</dcterms:created>
  <dcterms:modified xsi:type="dcterms:W3CDTF">2023-09-06T18:44:00Z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