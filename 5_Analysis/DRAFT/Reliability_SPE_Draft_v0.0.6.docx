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C3E779" w14:textId="21CA202D" w:rsidR="00B82B1C" w:rsidRPr="009A68B2" w:rsidRDefault="00B82B1C" w:rsidP="00B82B1C">
      <w:pPr>
        <w:jc w:val="center"/>
        <w:outlineLvl w:val="0"/>
        <w:rPr>
          <w:rFonts w:eastAsia="黑体"/>
          <w:b/>
          <w:bCs/>
          <w:sz w:val="32"/>
          <w:szCs w:val="32"/>
          <w:lang w:val="en-US"/>
        </w:rPr>
      </w:pPr>
      <w:r w:rsidRPr="009A68B2">
        <w:rPr>
          <w:rFonts w:eastAsia="黑体"/>
          <w:b/>
          <w:bCs/>
          <w:sz w:val="32"/>
          <w:szCs w:val="32"/>
          <w:lang w:val="en-US"/>
        </w:rPr>
        <w:t>Reliability Assessment of Self-Prioritization Effect as Measured by the Perceptual Matching Task</w:t>
      </w:r>
    </w:p>
    <w:p w14:paraId="62411E1C" w14:textId="77777777" w:rsidR="00B82B1C" w:rsidRPr="009A68B2" w:rsidRDefault="00B82B1C" w:rsidP="00B82B1C">
      <w:pPr>
        <w:jc w:val="center"/>
        <w:outlineLvl w:val="0"/>
        <w:rPr>
          <w:rFonts w:eastAsia="黑体"/>
          <w:b/>
          <w:bCs/>
          <w:sz w:val="32"/>
          <w:szCs w:val="32"/>
          <w:lang w:val="en-US"/>
        </w:rPr>
      </w:pPr>
    </w:p>
    <w:p w14:paraId="7F93C3E0" w14:textId="77777777" w:rsidR="00B82B1C" w:rsidRPr="009A68B2" w:rsidRDefault="00B82B1C" w:rsidP="00B82B1C">
      <w:pPr>
        <w:ind w:left="440" w:hangingChars="200" w:hanging="440"/>
        <w:jc w:val="center"/>
        <w:rPr>
          <w:sz w:val="22"/>
          <w:szCs w:val="22"/>
          <w:vertAlign w:val="superscript"/>
          <w:lang w:val="en-US"/>
        </w:rPr>
      </w:pPr>
      <w:r w:rsidRPr="009A68B2">
        <w:rPr>
          <w:sz w:val="22"/>
          <w:szCs w:val="22"/>
          <w:lang w:val="en-US"/>
        </w:rPr>
        <w:t>Zheng Liu</w:t>
      </w:r>
      <w:r w:rsidRPr="009A68B2">
        <w:rPr>
          <w:sz w:val="22"/>
          <w:szCs w:val="22"/>
          <w:vertAlign w:val="superscript"/>
          <w:lang w:val="en-US"/>
        </w:rPr>
        <w:t>1</w:t>
      </w:r>
      <w:r w:rsidRPr="009A68B2">
        <w:rPr>
          <w:rFonts w:eastAsia="宋体"/>
          <w:sz w:val="22"/>
          <w:szCs w:val="22"/>
          <w:vertAlign w:val="superscript"/>
          <w:lang w:val="en-US"/>
        </w:rPr>
        <w:t>,</w:t>
      </w:r>
      <w:r w:rsidRPr="009A68B2">
        <w:rPr>
          <w:sz w:val="22"/>
          <w:szCs w:val="22"/>
          <w:vertAlign w:val="superscript"/>
          <w:lang w:val="en-US"/>
        </w:rPr>
        <w:t>2#</w:t>
      </w:r>
      <w:r w:rsidRPr="009A68B2">
        <w:rPr>
          <w:sz w:val="22"/>
          <w:szCs w:val="22"/>
          <w:lang w:val="en-US"/>
        </w:rPr>
        <w:t>, Mengzhen Hu</w:t>
      </w:r>
      <w:r w:rsidRPr="009A68B2">
        <w:rPr>
          <w:sz w:val="22"/>
          <w:szCs w:val="22"/>
          <w:vertAlign w:val="superscript"/>
          <w:lang w:val="en-US"/>
        </w:rPr>
        <w:t>1#</w:t>
      </w:r>
      <w:r w:rsidRPr="009A68B2">
        <w:rPr>
          <w:sz w:val="22"/>
          <w:szCs w:val="22"/>
          <w:lang w:val="en-US"/>
        </w:rPr>
        <w:t>, Yuanrui Zheng</w:t>
      </w:r>
      <w:r w:rsidRPr="009A68B2">
        <w:rPr>
          <w:sz w:val="22"/>
          <w:szCs w:val="22"/>
          <w:vertAlign w:val="superscript"/>
          <w:lang w:val="en-US"/>
        </w:rPr>
        <w:t>1</w:t>
      </w:r>
      <w:r w:rsidRPr="009A68B2">
        <w:rPr>
          <w:sz w:val="22"/>
          <w:szCs w:val="22"/>
          <w:lang w:val="en-US"/>
        </w:rPr>
        <w:t>, Jie Sui</w:t>
      </w:r>
      <w:r w:rsidRPr="009A68B2">
        <w:rPr>
          <w:sz w:val="22"/>
          <w:szCs w:val="22"/>
          <w:vertAlign w:val="superscript"/>
          <w:lang w:val="en-US"/>
        </w:rPr>
        <w:t>3</w:t>
      </w:r>
      <w:r w:rsidRPr="009A68B2">
        <w:rPr>
          <w:sz w:val="22"/>
          <w:szCs w:val="22"/>
          <w:lang w:val="en-US"/>
        </w:rPr>
        <w:t xml:space="preserve">, Hu Chuan-Peng </w:t>
      </w:r>
      <w:r w:rsidRPr="009A68B2">
        <w:rPr>
          <w:sz w:val="22"/>
          <w:szCs w:val="22"/>
          <w:vertAlign w:val="superscript"/>
          <w:lang w:val="en-US"/>
        </w:rPr>
        <w:t>1*</w:t>
      </w:r>
    </w:p>
    <w:p w14:paraId="62CE6E0C"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1 </w:t>
      </w:r>
      <w:r w:rsidRPr="009A68B2">
        <w:rPr>
          <w:sz w:val="22"/>
          <w:szCs w:val="22"/>
          <w:lang w:val="en-US"/>
        </w:rPr>
        <w:t>School of Psychology, Nanjing Normal University, Nanjing, China</w:t>
      </w:r>
    </w:p>
    <w:p w14:paraId="24609E00"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2 </w:t>
      </w:r>
      <w:r w:rsidRPr="009A68B2">
        <w:rPr>
          <w:sz w:val="22"/>
          <w:szCs w:val="22"/>
          <w:lang w:val="en-US"/>
        </w:rPr>
        <w:t>School of Humanities and Social Sciences, The Chinese University of Hongkong (Shenzhen), Shenzhen, China</w:t>
      </w:r>
    </w:p>
    <w:p w14:paraId="299A1F19"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3 </w:t>
      </w:r>
      <w:r w:rsidRPr="009A68B2">
        <w:rPr>
          <w:sz w:val="22"/>
          <w:szCs w:val="22"/>
          <w:lang w:val="en-US"/>
        </w:rPr>
        <w:t>School of Psychology, University of Aberdeen, Old Aberdeen, Scotland</w:t>
      </w:r>
    </w:p>
    <w:p w14:paraId="18A7C54C"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 </w:t>
      </w:r>
      <w:r w:rsidRPr="009A68B2">
        <w:rPr>
          <w:sz w:val="22"/>
          <w:szCs w:val="22"/>
          <w:lang w:val="en-US"/>
        </w:rPr>
        <w:t>These authors are equally contributed to this study</w:t>
      </w:r>
    </w:p>
    <w:p w14:paraId="7748A576" w14:textId="77777777" w:rsidR="00B82B1C" w:rsidRPr="009A68B2" w:rsidRDefault="00B82B1C" w:rsidP="00B82B1C">
      <w:pPr>
        <w:ind w:left="440" w:hangingChars="200" w:hanging="440"/>
        <w:jc w:val="center"/>
        <w:rPr>
          <w:rFonts w:eastAsia="宋体"/>
          <w:sz w:val="22"/>
          <w:szCs w:val="22"/>
          <w:lang w:val="en-US"/>
        </w:rPr>
      </w:pPr>
      <w:r w:rsidRPr="009A68B2">
        <w:rPr>
          <w:sz w:val="22"/>
          <w:szCs w:val="22"/>
          <w:vertAlign w:val="superscript"/>
          <w:lang w:val="en-US"/>
        </w:rPr>
        <w:t xml:space="preserve">* </w:t>
      </w:r>
      <w:r w:rsidRPr="009A68B2">
        <w:rPr>
          <w:sz w:val="22"/>
          <w:szCs w:val="22"/>
          <w:lang w:val="en-US"/>
        </w:rPr>
        <w:t xml:space="preserve">Corresponding authors: Hu Chuan-Peng </w:t>
      </w:r>
      <w:bookmarkStart w:id="0" w:name="_j32m29iy1uqu" w:colFirst="0" w:colLast="0"/>
      <w:bookmarkEnd w:id="0"/>
      <w:r w:rsidRPr="009A68B2">
        <w:rPr>
          <w:sz w:val="22"/>
          <w:szCs w:val="22"/>
          <w:lang w:val="en-US"/>
        </w:rPr>
        <w:t>(</w:t>
      </w:r>
      <w:hyperlink r:id="rId8" w:history="1">
        <w:r w:rsidRPr="009A68B2">
          <w:rPr>
            <w:sz w:val="22"/>
            <w:szCs w:val="22"/>
            <w:lang w:val="en-US"/>
          </w:rPr>
          <w:t>hu.chuan-peng@nnu.edu.cn</w:t>
        </w:r>
        <w:r w:rsidRPr="009A68B2">
          <w:rPr>
            <w:rFonts w:ascii="宋体" w:eastAsia="宋体" w:hAnsi="宋体" w:cs="宋体" w:hint="eastAsia"/>
            <w:sz w:val="22"/>
            <w:szCs w:val="22"/>
            <w:lang w:val="en-US"/>
          </w:rPr>
          <w:t>；</w:t>
        </w:r>
        <w:r w:rsidRPr="009A68B2">
          <w:rPr>
            <w:sz w:val="22"/>
            <w:szCs w:val="22"/>
            <w:lang w:val="en-US"/>
          </w:rPr>
          <w:t>hcp4715@hotmail.com</w:t>
        </w:r>
      </w:hyperlink>
      <w:r w:rsidRPr="009A68B2">
        <w:rPr>
          <w:sz w:val="22"/>
          <w:szCs w:val="22"/>
          <w:lang w:val="en-US"/>
        </w:rPr>
        <w:t>)</w:t>
      </w:r>
    </w:p>
    <w:p w14:paraId="39008A31" w14:textId="77777777" w:rsidR="00B82B1C" w:rsidRPr="00950FC7" w:rsidRDefault="00B82B1C" w:rsidP="00B82B1C">
      <w:pPr>
        <w:ind w:left="400" w:hangingChars="200" w:hanging="400"/>
        <w:rPr>
          <w:rFonts w:eastAsia="宋体"/>
          <w:sz w:val="20"/>
          <w:szCs w:val="20"/>
          <w:lang w:val="en-US"/>
        </w:rPr>
      </w:pPr>
    </w:p>
    <w:p w14:paraId="64C24A0C" w14:textId="77777777" w:rsidR="00B82B1C" w:rsidRPr="009A68B2" w:rsidRDefault="00B82B1C" w:rsidP="00B82B1C">
      <w:pPr>
        <w:rPr>
          <w:b/>
          <w:bCs/>
          <w:i/>
          <w:sz w:val="22"/>
          <w:szCs w:val="22"/>
          <w:lang w:val="en-US"/>
        </w:rPr>
      </w:pPr>
      <w:r w:rsidRPr="009A68B2">
        <w:rPr>
          <w:b/>
          <w:bCs/>
          <w:i/>
          <w:sz w:val="22"/>
          <w:szCs w:val="22"/>
          <w:lang w:val="en-US"/>
        </w:rPr>
        <w:t xml:space="preserve">Abstract: </w:t>
      </w:r>
      <w:bookmarkStart w:id="1" w:name="_Hlk140510335"/>
    </w:p>
    <w:p w14:paraId="0C9F9CCF" w14:textId="064BEEE8" w:rsidR="00B82B1C" w:rsidRPr="009A68B2" w:rsidRDefault="00B82B1C" w:rsidP="00B82B1C">
      <w:pPr>
        <w:rPr>
          <w:sz w:val="22"/>
          <w:szCs w:val="22"/>
          <w:lang w:val="en-US"/>
        </w:rPr>
      </w:pPr>
      <w:r w:rsidRPr="009A68B2">
        <w:rPr>
          <w:sz w:val="22"/>
          <w:szCs w:val="22"/>
          <w:lang w:val="en-US"/>
        </w:rPr>
        <w:t xml:space="preserve">The self-prioritization effect (SPE) refers to the phenomenon where individuals demonstrate faster and more accurate responses to self-relevant stimuli in cognitive tasks. </w:t>
      </w:r>
      <w:r w:rsidRPr="009A68B2">
        <w:rPr>
          <w:rFonts w:hint="eastAsia"/>
          <w:sz w:val="22"/>
          <w:szCs w:val="22"/>
          <w:lang w:val="en-US"/>
        </w:rPr>
        <w:t>The</w:t>
      </w:r>
      <w:r w:rsidRPr="009A68B2">
        <w:rPr>
          <w:sz w:val="22"/>
          <w:szCs w:val="22"/>
          <w:lang w:val="en-US"/>
        </w:rPr>
        <w:t xml:space="preserve"> self-perceptual matching task (SPMT) has emerged as a mainstream paradigm for studying the cognitive mechanisms underlying the SPE. Additionally, the SPE measured by the SPMT has been utilized as an indicator of individual differences in research, including clinical studies. As a simple button-pressing task, SPMT eliminates familiarity effects and yields two outcome variables for quantifying SPE: reaction time (RT) and accuracy (ACC). Existing literature has also reported four additional outcome variables derived from reaction times and accuracy, including sensitivity </w:t>
      </w:r>
      <w:r w:rsidRPr="009A68B2">
        <w:rPr>
          <w:i/>
          <w:iCs/>
          <w:sz w:val="22"/>
          <w:szCs w:val="22"/>
          <w:lang w:val="en-US"/>
        </w:rPr>
        <w:t>d’</w:t>
      </w:r>
      <w:r w:rsidRPr="009A68B2">
        <w:rPr>
          <w:sz w:val="22"/>
          <w:szCs w:val="22"/>
          <w:lang w:val="en-US"/>
        </w:rPr>
        <w:t xml:space="preserve"> under signal-detection theory, the efficiency </w:t>
      </w:r>
      <w:r w:rsidRPr="00E80C40">
        <w:rPr>
          <w:sz w:val="22"/>
          <w:szCs w:val="22"/>
          <w:lang w:val="en-US"/>
        </w:rPr>
        <w:t>(</w:t>
      </w:r>
      <w:r w:rsidR="00E80C40" w:rsidRPr="00E80C40">
        <w:rPr>
          <w:i/>
          <w:iCs/>
          <w:sz w:val="22"/>
          <w:szCs w:val="22"/>
          <w:lang w:val="en-US"/>
        </w:rPr>
        <w:t>η</w:t>
      </w:r>
      <w:r w:rsidRPr="00E80C40">
        <w:rPr>
          <w:sz w:val="22"/>
          <w:szCs w:val="22"/>
          <w:lang w:val="en-US"/>
        </w:rPr>
        <w:t>)</w:t>
      </w:r>
      <w:r w:rsidRPr="009A68B2">
        <w:rPr>
          <w:sz w:val="22"/>
          <w:szCs w:val="22"/>
          <w:lang w:val="en-US"/>
        </w:rPr>
        <w:t>, drift rate (</w:t>
      </w:r>
      <w:r w:rsidRPr="009A68B2">
        <w:rPr>
          <w:i/>
          <w:iCs/>
          <w:sz w:val="22"/>
          <w:szCs w:val="22"/>
          <w:lang w:val="en-US"/>
        </w:rPr>
        <w:t>v</w:t>
      </w:r>
      <w:r w:rsidRPr="009A68B2">
        <w:rPr>
          <w:sz w:val="22"/>
          <w:szCs w:val="22"/>
          <w:lang w:val="en-US"/>
        </w:rPr>
        <w:t>) and starting point (</w:t>
      </w:r>
      <w:r w:rsidRPr="009A68B2">
        <w:rPr>
          <w:i/>
          <w:iCs/>
          <w:sz w:val="22"/>
          <w:szCs w:val="22"/>
          <w:lang w:val="en-US"/>
        </w:rPr>
        <w:t>z</w:t>
      </w:r>
      <w:r w:rsidRPr="009A68B2">
        <w:rPr>
          <w:sz w:val="22"/>
          <w:szCs w:val="22"/>
          <w:lang w:val="en-US"/>
        </w:rPr>
        <w:t xml:space="preserve">) estimated using the drift-diffusion models. Moreover, the calculation of SPE can employ different baseline conditions, including “Close </w:t>
      </w:r>
      <w:r w:rsidRPr="009A68B2">
        <w:rPr>
          <w:rFonts w:hint="eastAsia"/>
          <w:sz w:val="22"/>
          <w:szCs w:val="22"/>
          <w:lang w:val="en-US"/>
        </w:rPr>
        <w:t>other</w:t>
      </w:r>
      <w:r w:rsidRPr="009A68B2">
        <w:rPr>
          <w:sz w:val="22"/>
          <w:szCs w:val="22"/>
          <w:lang w:val="en-US"/>
        </w:rPr>
        <w:t xml:space="preserve">”, “Stranger”, “Celebrity”, and “Non-person”. However, the reliability of SPE measures computed using different baseline conditions and outcome variables has not been systematically examined, leaving the stability of using the SPMT for measuring individual differences unknown. To fill the gap, we conducted a pre-registered study wherein we re-analyzed 18 datasets from </w:t>
      </w:r>
      <w:r w:rsidR="004E53A7">
        <w:rPr>
          <w:sz w:val="22"/>
          <w:szCs w:val="22"/>
          <w:lang w:val="en-US"/>
        </w:rPr>
        <w:t>9</w:t>
      </w:r>
      <w:r w:rsidRPr="009A68B2">
        <w:rPr>
          <w:sz w:val="22"/>
          <w:szCs w:val="22"/>
          <w:lang w:val="en-US"/>
        </w:rPr>
        <w:t xml:space="preserve"> papers </w:t>
      </w:r>
      <w:r w:rsidR="004E53A7" w:rsidRPr="004E53A7">
        <w:rPr>
          <w:sz w:val="22"/>
          <w:szCs w:val="22"/>
          <w:lang w:val="en-US"/>
        </w:rPr>
        <w:t xml:space="preserve">and two projects </w:t>
      </w:r>
      <w:r w:rsidRPr="009A68B2">
        <w:rPr>
          <w:sz w:val="22"/>
          <w:szCs w:val="22"/>
          <w:lang w:val="en-US"/>
        </w:rPr>
        <w:t xml:space="preserve">(N = 857) using the </w:t>
      </w:r>
      <w:r w:rsidR="004E53A7" w:rsidRPr="004E53A7">
        <w:rPr>
          <w:sz w:val="22"/>
          <w:szCs w:val="22"/>
          <w:lang w:val="en-US"/>
        </w:rPr>
        <w:t xml:space="preserve">weighted average split-half reliability (WASR) </w:t>
      </w:r>
      <w:r w:rsidRPr="009A68B2">
        <w:rPr>
          <w:sz w:val="22"/>
          <w:szCs w:val="22"/>
          <w:lang w:val="en-US"/>
        </w:rPr>
        <w:t xml:space="preserve">and intraclass correlation coefficient (ICC). </w:t>
      </w:r>
      <w:commentRangeStart w:id="2"/>
      <w:commentRangeStart w:id="3"/>
      <w:r w:rsidRPr="009A68B2">
        <w:rPr>
          <w:sz w:val="22"/>
          <w:szCs w:val="22"/>
          <w:lang w:val="en-US"/>
        </w:rPr>
        <w:t>The results revealed that the split-half reliabilities of RT (</w:t>
      </w:r>
      <w:proofErr w:type="spellStart"/>
      <w:r w:rsidR="004742C6">
        <w:rPr>
          <w:sz w:val="22"/>
          <w:szCs w:val="22"/>
          <w:lang w:val="en-US"/>
        </w:rPr>
        <w:t>WASR</w:t>
      </w:r>
      <w:r w:rsidRPr="009A68B2">
        <w:rPr>
          <w:sz w:val="22"/>
          <w:szCs w:val="22"/>
          <w:vertAlign w:val="subscript"/>
          <w:lang w:val="en-US"/>
        </w:rPr>
        <w:t>Close</w:t>
      </w:r>
      <w:proofErr w:type="spellEnd"/>
      <w:r w:rsidRPr="009A68B2">
        <w:rPr>
          <w:sz w:val="22"/>
          <w:szCs w:val="22"/>
          <w:lang w:val="en-US"/>
        </w:rPr>
        <w:t xml:space="preserve"> = 0.58; </w:t>
      </w:r>
      <w:proofErr w:type="spellStart"/>
      <w:r w:rsidR="004742C6">
        <w:rPr>
          <w:sz w:val="22"/>
          <w:szCs w:val="22"/>
          <w:lang w:val="en-US"/>
        </w:rPr>
        <w:t>WASR</w:t>
      </w:r>
      <w:r w:rsidRPr="009A68B2">
        <w:rPr>
          <w:sz w:val="22"/>
          <w:szCs w:val="22"/>
          <w:vertAlign w:val="subscript"/>
          <w:lang w:val="en-US"/>
        </w:rPr>
        <w:t>Stranger</w:t>
      </w:r>
      <w:proofErr w:type="spellEnd"/>
      <w:r w:rsidRPr="009A68B2">
        <w:rPr>
          <w:sz w:val="22"/>
          <w:szCs w:val="22"/>
          <w:lang w:val="en-US"/>
        </w:rPr>
        <w:t xml:space="preserve"> = 0.60) and Efficiency (</w:t>
      </w:r>
      <w:proofErr w:type="spellStart"/>
      <w:r w:rsidR="004742C6">
        <w:rPr>
          <w:sz w:val="22"/>
          <w:szCs w:val="22"/>
          <w:lang w:val="en-US"/>
        </w:rPr>
        <w:t>WASR</w:t>
      </w:r>
      <w:r w:rsidRPr="009A68B2">
        <w:rPr>
          <w:sz w:val="22"/>
          <w:szCs w:val="22"/>
          <w:vertAlign w:val="subscript"/>
          <w:lang w:val="en-US"/>
        </w:rPr>
        <w:t>Close</w:t>
      </w:r>
      <w:proofErr w:type="spellEnd"/>
      <w:r w:rsidRPr="009A68B2">
        <w:rPr>
          <w:sz w:val="22"/>
          <w:szCs w:val="22"/>
          <w:lang w:val="en-US"/>
        </w:rPr>
        <w:t xml:space="preserve"> = 0.52; </w:t>
      </w:r>
      <w:proofErr w:type="spellStart"/>
      <w:r w:rsidR="004742C6">
        <w:rPr>
          <w:sz w:val="22"/>
          <w:szCs w:val="22"/>
          <w:lang w:val="en-US"/>
        </w:rPr>
        <w:t>WASR</w:t>
      </w:r>
      <w:r w:rsidRPr="009A68B2">
        <w:rPr>
          <w:sz w:val="22"/>
          <w:szCs w:val="22"/>
          <w:vertAlign w:val="subscript"/>
          <w:lang w:val="en-US"/>
        </w:rPr>
        <w:t>Stranger</w:t>
      </w:r>
      <w:proofErr w:type="spellEnd"/>
      <w:r w:rsidRPr="009A68B2">
        <w:rPr>
          <w:sz w:val="22"/>
          <w:szCs w:val="22"/>
          <w:lang w:val="en-US"/>
        </w:rPr>
        <w:t xml:space="preserve"> = 0.58)</w:t>
      </w:r>
      <w:commentRangeEnd w:id="2"/>
      <w:r w:rsidR="004E53A7">
        <w:rPr>
          <w:rStyle w:val="a6"/>
        </w:rPr>
        <w:commentReference w:id="2"/>
      </w:r>
      <w:commentRangeEnd w:id="3"/>
      <w:r w:rsidR="004742C6">
        <w:rPr>
          <w:rStyle w:val="a6"/>
        </w:rPr>
        <w:commentReference w:id="3"/>
      </w:r>
      <w:r w:rsidRPr="009A68B2">
        <w:rPr>
          <w:sz w:val="22"/>
          <w:szCs w:val="22"/>
          <w:lang w:val="en-US"/>
        </w:rPr>
        <w:t>, when close other and stranger used as the baseline condition, a</w:t>
      </w:r>
      <w:r w:rsidRPr="009A68B2">
        <w:rPr>
          <w:rFonts w:hint="eastAsia"/>
          <w:sz w:val="22"/>
          <w:szCs w:val="22"/>
          <w:lang w:val="en-US"/>
        </w:rPr>
        <w:t>r</w:t>
      </w:r>
      <w:r w:rsidRPr="009A68B2">
        <w:rPr>
          <w:sz w:val="22"/>
          <w:szCs w:val="22"/>
          <w:lang w:val="en-US"/>
        </w:rPr>
        <w:t xml:space="preserve">e relatively high but still lower than that required in psychometrics. The estimated </w:t>
      </w:r>
      <w:r w:rsidR="004E53A7" w:rsidRPr="004E53A7">
        <w:rPr>
          <w:sz w:val="22"/>
          <w:szCs w:val="22"/>
          <w:lang w:val="en-US"/>
        </w:rPr>
        <w:t>WASR</w:t>
      </w:r>
      <w:r w:rsidRPr="009A68B2">
        <w:rPr>
          <w:sz w:val="22"/>
          <w:szCs w:val="22"/>
          <w:lang w:val="en-US"/>
        </w:rPr>
        <w:t xml:space="preserve"> for all other indices are </w:t>
      </w:r>
      <w:r w:rsidRPr="009A68B2">
        <w:rPr>
          <w:rFonts w:eastAsia="等线"/>
          <w:sz w:val="22"/>
          <w:szCs w:val="22"/>
          <w:lang w:val="en-US"/>
        </w:rPr>
        <w:t>approximately 0.5 or even lower</w:t>
      </w:r>
      <w:r w:rsidRPr="009A68B2">
        <w:rPr>
          <w:sz w:val="22"/>
          <w:szCs w:val="22"/>
          <w:lang w:val="en-US"/>
        </w:rPr>
        <w:t>. Similar results were obtained in ICC</w:t>
      </w:r>
      <w:r w:rsidR="004E53A7">
        <w:rPr>
          <w:rFonts w:hint="eastAsia"/>
          <w:sz w:val="22"/>
          <w:szCs w:val="22"/>
          <w:lang w:val="en-US"/>
        </w:rPr>
        <w:t>s</w:t>
      </w:r>
      <w:r w:rsidRPr="009A68B2">
        <w:rPr>
          <w:sz w:val="22"/>
          <w:szCs w:val="22"/>
          <w:lang w:val="en-US"/>
        </w:rPr>
        <w:t xml:space="preserve">, where </w:t>
      </w:r>
      <w:r w:rsidRPr="009A68B2">
        <w:rPr>
          <w:rFonts w:hint="eastAsia"/>
          <w:sz w:val="22"/>
          <w:szCs w:val="22"/>
          <w:lang w:val="en-US"/>
        </w:rPr>
        <w:t>the</w:t>
      </w:r>
      <w:r w:rsidRPr="009A68B2">
        <w:rPr>
          <w:sz w:val="22"/>
          <w:szCs w:val="22"/>
          <w:lang w:val="en-US"/>
        </w:rPr>
        <w:t xml:space="preserve"> ICC2 for individual differences in the reaction time measures (ICC2</w:t>
      </w:r>
      <w:r w:rsidRPr="009A68B2">
        <w:rPr>
          <w:sz w:val="22"/>
          <w:szCs w:val="22"/>
          <w:vertAlign w:val="subscript"/>
          <w:lang w:val="en-US"/>
        </w:rPr>
        <w:t>Close</w:t>
      </w:r>
      <w:r w:rsidRPr="009A68B2">
        <w:rPr>
          <w:sz w:val="22"/>
          <w:szCs w:val="22"/>
          <w:lang w:val="en-US"/>
        </w:rPr>
        <w:t xml:space="preserve"> = 0.53; ICC2</w:t>
      </w:r>
      <w:r w:rsidRPr="009A68B2">
        <w:rPr>
          <w:sz w:val="22"/>
          <w:szCs w:val="22"/>
          <w:vertAlign w:val="subscript"/>
          <w:lang w:val="en-US"/>
        </w:rPr>
        <w:t>Stranger</w:t>
      </w:r>
      <w:r w:rsidRPr="009A68B2">
        <w:rPr>
          <w:sz w:val="22"/>
          <w:szCs w:val="22"/>
          <w:lang w:val="en-US"/>
        </w:rPr>
        <w:t xml:space="preserve"> = 0.58) and efficiency measures (ICC2</w:t>
      </w:r>
      <w:r w:rsidRPr="009A68B2">
        <w:rPr>
          <w:sz w:val="22"/>
          <w:szCs w:val="22"/>
          <w:vertAlign w:val="subscript"/>
          <w:lang w:val="en-US"/>
        </w:rPr>
        <w:t>Close</w:t>
      </w:r>
      <w:r w:rsidRPr="009A68B2">
        <w:rPr>
          <w:sz w:val="22"/>
          <w:szCs w:val="22"/>
          <w:lang w:val="en-US"/>
        </w:rPr>
        <w:t xml:space="preserve"> = 0.52; ICC2</w:t>
      </w:r>
      <w:r w:rsidRPr="009A68B2">
        <w:rPr>
          <w:sz w:val="22"/>
          <w:szCs w:val="22"/>
          <w:vertAlign w:val="subscript"/>
          <w:lang w:val="en-US"/>
        </w:rPr>
        <w:t>Stranger</w:t>
      </w:r>
      <w:r w:rsidRPr="009A68B2">
        <w:rPr>
          <w:sz w:val="22"/>
          <w:szCs w:val="22"/>
          <w:lang w:val="en-US"/>
        </w:rPr>
        <w:t xml:space="preserve"> = 0.34) are relatively high when using close other or stranger as baseline conditions, but still considerably lower than the desired level in psychometrics. For the ICC2k, which measures the stability of SPE on group level, the reaction time measures (ICC2k</w:t>
      </w:r>
      <w:r w:rsidRPr="009A68B2">
        <w:rPr>
          <w:sz w:val="22"/>
          <w:szCs w:val="22"/>
          <w:vertAlign w:val="subscript"/>
          <w:lang w:val="en-US"/>
        </w:rPr>
        <w:t xml:space="preserve">Close </w:t>
      </w:r>
      <w:r w:rsidRPr="009A68B2">
        <w:rPr>
          <w:sz w:val="22"/>
          <w:szCs w:val="22"/>
          <w:lang w:val="en-US"/>
        </w:rPr>
        <w:t>= 0.87; ICC2k</w:t>
      </w:r>
      <w:r w:rsidRPr="009A68B2">
        <w:rPr>
          <w:sz w:val="22"/>
          <w:szCs w:val="22"/>
          <w:vertAlign w:val="subscript"/>
          <w:lang w:val="en-US"/>
        </w:rPr>
        <w:t xml:space="preserve">Stranger </w:t>
      </w:r>
      <w:r w:rsidRPr="009A68B2">
        <w:rPr>
          <w:sz w:val="22"/>
          <w:szCs w:val="22"/>
          <w:lang w:val="en-US"/>
        </w:rPr>
        <w:t>= 0.89) and efficiency measures (ICC2k</w:t>
      </w:r>
      <w:r w:rsidRPr="009A68B2">
        <w:rPr>
          <w:sz w:val="22"/>
          <w:szCs w:val="22"/>
          <w:vertAlign w:val="subscript"/>
          <w:lang w:val="en-US"/>
        </w:rPr>
        <w:t>Close</w:t>
      </w:r>
      <w:r w:rsidRPr="009A68B2">
        <w:rPr>
          <w:sz w:val="22"/>
          <w:szCs w:val="22"/>
          <w:lang w:val="en-US"/>
        </w:rPr>
        <w:t xml:space="preserve"> = 0.86; ICC2k</w:t>
      </w:r>
      <w:r w:rsidRPr="009A68B2">
        <w:rPr>
          <w:sz w:val="22"/>
          <w:szCs w:val="22"/>
          <w:vertAlign w:val="subscript"/>
          <w:lang w:val="en-US"/>
        </w:rPr>
        <w:t>Stranger</w:t>
      </w:r>
      <w:r w:rsidRPr="009A68B2">
        <w:rPr>
          <w:sz w:val="22"/>
          <w:szCs w:val="22"/>
          <w:lang w:val="en-US"/>
        </w:rPr>
        <w:t xml:space="preserve"> = 0.76) are relatively high when using close other or stranger as baseline conditions, while the remaining 10 ICC2k indices are about 0.5 or even lower. These findings suggest that SPE measures based the reaction time and efficiency are reliable only at the group level, while further exploration is needed for measuring individual differences. These results provide insights into the reliability of the SPMT and its future applications.</w:t>
      </w:r>
    </w:p>
    <w:bookmarkEnd w:id="1"/>
    <w:p w14:paraId="624F5AA2" w14:textId="77777777" w:rsidR="00B82B1C" w:rsidRPr="009A68B2" w:rsidRDefault="00B82B1C" w:rsidP="00B82B1C">
      <w:pPr>
        <w:rPr>
          <w:sz w:val="22"/>
          <w:szCs w:val="22"/>
          <w:lang w:val="en-US"/>
        </w:rPr>
      </w:pPr>
    </w:p>
    <w:p w14:paraId="1954E3DA" w14:textId="77777777" w:rsidR="00B82B1C" w:rsidRPr="009A68B2" w:rsidRDefault="00B82B1C" w:rsidP="00B82B1C">
      <w:pPr>
        <w:rPr>
          <w:b/>
          <w:bCs/>
          <w:iCs/>
          <w:sz w:val="22"/>
          <w:szCs w:val="22"/>
          <w:lang w:val="en-US"/>
        </w:rPr>
      </w:pPr>
      <w:r w:rsidRPr="009A68B2">
        <w:rPr>
          <w:b/>
          <w:bCs/>
          <w:i/>
          <w:sz w:val="22"/>
          <w:szCs w:val="22"/>
          <w:lang w:val="en-US"/>
        </w:rPr>
        <w:t>Keywords</w:t>
      </w:r>
      <w:r w:rsidRPr="009A68B2">
        <w:rPr>
          <w:b/>
          <w:bCs/>
          <w:sz w:val="22"/>
          <w:szCs w:val="22"/>
          <w:lang w:val="en-US"/>
        </w:rPr>
        <w:t xml:space="preserve">: </w:t>
      </w:r>
      <w:r w:rsidRPr="009A68B2">
        <w:rPr>
          <w:iCs/>
          <w:sz w:val="22"/>
          <w:szCs w:val="22"/>
          <w:lang w:val="en-US"/>
        </w:rPr>
        <w:t>Self-Prioritization Effect (SPE), Self-Perceptual Matching Task (SPMT), Reliability, Multiverse</w:t>
      </w:r>
    </w:p>
    <w:p w14:paraId="574B5AEE" w14:textId="77777777" w:rsidR="001D7C38" w:rsidRDefault="001D7C38">
      <w:pPr>
        <w:spacing w:line="276" w:lineRule="auto"/>
      </w:pPr>
      <w:r>
        <w:br w:type="page"/>
      </w:r>
    </w:p>
    <w:p w14:paraId="507DDC16" w14:textId="21CAEE9B" w:rsidR="00586F83" w:rsidRPr="006A5A80" w:rsidRDefault="004F59A0">
      <w:pPr>
        <w:pStyle w:val="1"/>
        <w:keepNext w:val="0"/>
        <w:keepLines w:val="0"/>
        <w:spacing w:after="240"/>
        <w:rPr>
          <w:rFonts w:eastAsia="Calibri"/>
          <w:b/>
          <w:sz w:val="42"/>
          <w:szCs w:val="42"/>
        </w:rPr>
      </w:pPr>
      <w:bookmarkStart w:id="4" w:name="_xrrl8ars2nrl" w:colFirst="0" w:colLast="0"/>
      <w:bookmarkStart w:id="5" w:name="_Toc129530156"/>
      <w:bookmarkStart w:id="6" w:name="_Toc129530186"/>
      <w:bookmarkStart w:id="7" w:name="_Toc139718153"/>
      <w:bookmarkEnd w:id="4"/>
      <w:r>
        <w:rPr>
          <w:rFonts w:eastAsia="Calibri"/>
          <w:b/>
          <w:sz w:val="42"/>
          <w:szCs w:val="42"/>
        </w:rPr>
        <w:lastRenderedPageBreak/>
        <w:t xml:space="preserve">1 </w:t>
      </w:r>
      <w:r w:rsidR="00BA0079" w:rsidRPr="006A5A80">
        <w:rPr>
          <w:rFonts w:eastAsia="Calibri"/>
          <w:b/>
          <w:sz w:val="42"/>
          <w:szCs w:val="42"/>
        </w:rPr>
        <w:t>Introduction</w:t>
      </w:r>
      <w:bookmarkEnd w:id="5"/>
      <w:bookmarkEnd w:id="6"/>
      <w:bookmarkEnd w:id="7"/>
    </w:p>
    <w:p w14:paraId="44F2A0BF" w14:textId="323F4F53" w:rsidR="009248BD" w:rsidRPr="00AE175A" w:rsidRDefault="006F5CE9" w:rsidP="00AE175A">
      <w:pPr>
        <w:ind w:firstLineChars="100" w:firstLine="240"/>
        <w:rPr>
          <w:lang w:val="en-US"/>
        </w:rPr>
      </w:pPr>
      <w:r w:rsidRPr="006A5A80">
        <w:t>The Self-Prioritization Effect (SPE) refers to the phenomenon whereby performance in cognitive tasks is better when stimuli are related to the self than when they are not. This effect has been widely documented and confirmed since the 1950s. In the early days of cognitive psychology, researchers found that subjects were able to recognize their own names, even when they were mixed with a noisy auditory background and not the target of the task in dichotic listening tasks</w:t>
      </w:r>
      <w:r w:rsidR="00C611B3" w:rsidRPr="006A5A80">
        <w:t xml:space="preserve"> </w:t>
      </w:r>
      <w:r w:rsidR="00C611B3" w:rsidRPr="006A5A80">
        <w:fldChar w:fldCharType="begin"/>
      </w:r>
      <w:r w:rsidR="00C611B3" w:rsidRPr="006A5A80">
        <w:instrText xml:space="preserve"> ADDIN EN.CITE &lt;EndNote&gt;&lt;Cite&gt;&lt;Author&gt;Cherry&lt;/Author&gt;&lt;Year&gt;1953&lt;/Year&gt;&lt;RecNum&gt;64&lt;/RecNum&gt;&lt;DisplayText&gt;(Cherry, 1953; Moray, 1959)&lt;/DisplayText&gt;&lt;record&gt;&lt;rec-number&gt;64&lt;/rec-number&gt;&lt;foreign-keys&gt;&lt;key app="EN" db-id="w5e5sta9arwa50eztf0vzr0zf55zr00xd9ae" timestamp="1676631396"&gt;64&lt;/key&gt;&lt;/foreign-keys&gt;&lt;ref-type name="Journal Article"&gt;17&lt;/ref-type&gt;&lt;contributors&gt;&lt;authors&gt;&lt;author&gt;Cherry, E. C.&lt;/author&gt;&lt;/authors&gt;&lt;/contributors&gt;&lt;titles&gt;&lt;title&gt;Some experiments on the recognition of speech, with one and with two ears&lt;/title&gt;&lt;secondary-title&gt;The Journal of the acoustical society of America&lt;/secondary-title&gt;&lt;/titles&gt;&lt;periodical&gt;&lt;full-title&gt;The Journal of the acoustical society of America&lt;/full-title&gt;&lt;/periodical&gt;&lt;pages&gt;975-979&lt;/pages&gt;&lt;volume&gt;25&lt;/volume&gt;&lt;number&gt;5&lt;/number&gt;&lt;dates&gt;&lt;year&gt;1953&lt;/year&gt;&lt;/dates&gt;&lt;urls&gt;&lt;/urls&gt;&lt;electronic-resource-num&gt;10.1121/1.1907229&lt;/electronic-resource-num&gt;&lt;/record&gt;&lt;/Cite&gt;&lt;Cite&gt;&lt;Author&gt;Moray&lt;/Author&gt;&lt;Year&gt;1959&lt;/Year&gt;&lt;RecNum&gt;65&lt;/RecNum&gt;&lt;record&gt;&lt;rec-number&gt;65&lt;/rec-number&gt;&lt;foreign-keys&gt;&lt;key app="EN" db-id="w5e5sta9arwa50eztf0vzr0zf55zr00xd9ae" timestamp="1676631567"&gt;65&lt;/key&gt;&lt;/foreign-keys&gt;&lt;ref-type name="Journal Article"&gt;17&lt;/ref-type&gt;&lt;contributors&gt;&lt;authors&gt;&lt;author&gt;Moray, N.&lt;/author&gt;&lt;/authors&gt;&lt;/contributors&gt;&lt;titles&gt;&lt;title&gt;Attention in dichotic listening: Affective cues and the influence of instructions&lt;/title&gt;&lt;secondary-title&gt;Quarterly journal of experimental psychology&lt;/secondary-title&gt;&lt;/titles&gt;&lt;periodical&gt;&lt;full-title&gt;Quarterly journal of experimental psychology&lt;/full-title&gt;&lt;/periodical&gt;&lt;pages&gt;56-60&lt;/pages&gt;&lt;volume&gt;11&lt;/volume&gt;&lt;number&gt;1&lt;/number&gt;&lt;dates&gt;&lt;year&gt;1959&lt;/year&gt;&lt;/dates&gt;&lt;urls&gt;&lt;/urls&gt;&lt;electronic-resource-num&gt;10.1080/17470215908416289&lt;/electronic-resource-num&gt;&lt;/record&gt;&lt;/Cite&gt;&lt;/EndNote&gt;</w:instrText>
      </w:r>
      <w:r w:rsidR="00C611B3" w:rsidRPr="006A5A80">
        <w:fldChar w:fldCharType="separate"/>
      </w:r>
      <w:r w:rsidR="00C611B3" w:rsidRPr="006A5A80">
        <w:rPr>
          <w:noProof/>
        </w:rPr>
        <w:t>(Cherry, 1953; Moray, 1959)</w:t>
      </w:r>
      <w:r w:rsidR="00C611B3" w:rsidRPr="006A5A80">
        <w:fldChar w:fldCharType="end"/>
      </w:r>
      <w:r w:rsidR="00C611B3" w:rsidRPr="006A5A80">
        <w:t>.</w:t>
      </w:r>
      <w:r w:rsidR="000709F3" w:rsidRPr="006A5A80">
        <w:t xml:space="preserve"> SPE was then reported in memory research by</w:t>
      </w:r>
      <w:r w:rsidR="00C611B3" w:rsidRPr="006A5A80">
        <w:t xml:space="preserve"> </w:t>
      </w:r>
      <w:r w:rsidR="00C611B3" w:rsidRPr="006A5A80">
        <w:fldChar w:fldCharType="begin"/>
      </w:r>
      <w:r w:rsidR="00C611B3" w:rsidRPr="006A5A80">
        <w:instrText xml:space="preserve"> ADDIN EN.CITE &lt;EndNote&gt;&lt;Cite AuthorYear="1"&gt;&lt;Author&gt;Craik&lt;/Author&gt;&lt;Year&gt;1975&lt;/Year&gt;&lt;RecNum&gt;4&lt;/RecNum&gt;&lt;DisplayText&gt;Craik and Tulving (1975)&lt;/DisplayText&gt;&lt;record&gt;&lt;rec-number&gt;4&lt;/rec-number&gt;&lt;foreign-keys&gt;&lt;key app="EN" db-id="w5e5sta9arwa50eztf0vzr0zf55zr00xd9ae" timestamp="1675768972"&gt;4&lt;/key&gt;&lt;/foreign-keys&gt;&lt;ref-type name="Journal Article"&gt;17&lt;/ref-type&gt;&lt;contributors&gt;&lt;authors&gt;&lt;author&gt;Craik, F. I. M.&lt;/author&gt;&lt;author&gt;Tulving, E.&lt;/author&gt;&lt;/authors&gt;&lt;/contributors&gt;&lt;titles&gt;&lt;title&gt;Depth of processing and the retention of words in episodic memory&lt;/title&gt;&lt;secondary-title&gt;Journal of Experimental Psychology: General&lt;/secondary-title&gt;&lt;/titles&gt;&lt;periodical&gt;&lt;full-title&gt;Journal of Experimental Psychology: General&lt;/full-title&gt;&lt;/periodical&gt;&lt;pages&gt;268-294&lt;/pages&gt;&lt;volume&gt;104&lt;/volume&gt;&lt;number&gt;3&lt;/number&gt;&lt;dates&gt;&lt;year&gt;1975&lt;/year&gt;&lt;/dates&gt;&lt;urls&gt;&lt;/urls&gt;&lt;electronic-resource-num&gt;10.1037/0096-3445.104.3.268 &lt;/electronic-resource-num&gt;&lt;/record&gt;&lt;/Cite&gt;&lt;/EndNote&gt;</w:instrText>
      </w:r>
      <w:r w:rsidR="00C611B3" w:rsidRPr="006A5A80">
        <w:fldChar w:fldCharType="separate"/>
      </w:r>
      <w:r w:rsidR="00C611B3" w:rsidRPr="006A5A80">
        <w:rPr>
          <w:noProof/>
        </w:rPr>
        <w:t>Craik and Tulving (1975)</w:t>
      </w:r>
      <w:r w:rsidR="00C611B3" w:rsidRPr="006A5A80">
        <w:fldChar w:fldCharType="end"/>
      </w:r>
      <w:r w:rsidRPr="006A5A80">
        <w:t xml:space="preserve">, </w:t>
      </w:r>
      <w:r w:rsidRPr="006A5A80">
        <w:rPr>
          <w:noProof/>
        </w:rPr>
        <w:t xml:space="preserve">who found that participants were able to recall more words when they were related to the self compared to when they were processed at other levels (e.g., semantic). This SPE effect in memory was </w:t>
      </w:r>
      <w:r w:rsidR="00932AAF">
        <w:rPr>
          <w:rFonts w:hint="eastAsia"/>
          <w:noProof/>
        </w:rPr>
        <w:t>also</w:t>
      </w:r>
      <w:r w:rsidR="00932AAF">
        <w:rPr>
          <w:noProof/>
        </w:rPr>
        <w:t xml:space="preserve"> </w:t>
      </w:r>
      <w:r w:rsidRPr="006A5A80">
        <w:rPr>
          <w:noProof/>
        </w:rPr>
        <w:t>replicated by many others</w:t>
      </w:r>
      <w:r w:rsidR="00BC2FC9" w:rsidRPr="006A5A80">
        <w:t xml:space="preserve"> </w:t>
      </w:r>
      <w:r w:rsidR="00C611B3" w:rsidRPr="006A5A80">
        <w:fldChar w:fldCharType="begin">
          <w:fldData xml:space="preserve">PEVuZE5vdGU+PENpdGU+PEF1dGhvcj5Db253YXk8L0F1dGhvcj48WWVhcj4xOTk1PC9ZZWFyPjxS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</w:fldData>
        </w:fldChar>
      </w:r>
      <w:r w:rsidR="00C611B3" w:rsidRPr="006A5A80">
        <w:instrText xml:space="preserve"> ADDIN EN.CITE </w:instrText>
      </w:r>
      <w:r w:rsidR="00C611B3" w:rsidRPr="006A5A80">
        <w:fldChar w:fldCharType="begin">
          <w:fldData xml:space="preserve">PEVuZE5vdGU+PENpdGU+PEF1dGhvcj5Db253YXk8L0F1dGhvcj48WWVhcj4xOTk1PC9ZZWFyPjxS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</w:fldData>
        </w:fldChar>
      </w:r>
      <w:r w:rsidR="00C611B3" w:rsidRPr="006A5A80">
        <w:instrText xml:space="preserve"> ADDIN EN.CITE.DATA </w:instrText>
      </w:r>
      <w:r w:rsidR="00C611B3" w:rsidRPr="006A5A80">
        <w:fldChar w:fldCharType="end"/>
      </w:r>
      <w:r w:rsidR="00C611B3" w:rsidRPr="006A5A80">
        <w:fldChar w:fldCharType="separate"/>
      </w:r>
      <w:r w:rsidR="00C611B3" w:rsidRPr="006A5A80">
        <w:rPr>
          <w:noProof/>
        </w:rPr>
        <w:t>(Conway &amp; Dewhurst, 1995; Rogers et al., 1977; Symons &amp; Johnson, 1997)</w:t>
      </w:r>
      <w:r w:rsidR="00C611B3" w:rsidRPr="006A5A80">
        <w:fldChar w:fldCharType="end"/>
      </w:r>
      <w:r w:rsidR="00C611B3" w:rsidRPr="006A5A80">
        <w:t>.</w:t>
      </w:r>
      <w:r w:rsidRPr="006A5A80">
        <w:rPr>
          <w:noProof/>
        </w:rPr>
        <w:t xml:space="preserve"> In the following</w:t>
      </w:r>
      <w:r w:rsidRPr="006A5A80">
        <w:t xml:space="preserve"> decades, the SPE has also been found to occur with different stimuli, such </w:t>
      </w:r>
      <w:r w:rsidR="00AE175A">
        <w:rPr>
          <w:lang w:val="en-US"/>
        </w:rPr>
        <w:t xml:space="preserve">as </w:t>
      </w:r>
      <w:r w:rsidRPr="006A5A80">
        <w:t>own face</w:t>
      </w:r>
      <w:r w:rsidR="00BC2FC9" w:rsidRPr="006A5A80">
        <w:t xml:space="preserve"> </w:t>
      </w:r>
      <w:r w:rsidR="00C611B3" w:rsidRPr="006A5A80">
        <w:fldChar w:fldCharType="begin">
          <w:fldData xml:space="preserve">PEVuZE5vdGU+PENpdGU+PEF1dGhvcj5LZWVuYW48L0F1dGhvcj48WWVhcj4yMDAwPC9ZZWFyPjxS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=
</w:fldData>
        </w:fldChar>
      </w:r>
      <w:r w:rsidR="00C611B3" w:rsidRPr="006A5A80">
        <w:instrText xml:space="preserve"> ADDIN EN.CITE </w:instrText>
      </w:r>
      <w:r w:rsidR="00C611B3" w:rsidRPr="006A5A80">
        <w:fldChar w:fldCharType="begin">
          <w:fldData xml:space="preserve">PEVuZE5vdGU+PENpdGU+PEF1dGhvcj5LZWVuYW48L0F1dGhvcj48WWVhcj4yMDAwPC9ZZWFyPjxS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=
</w:fldData>
        </w:fldChar>
      </w:r>
      <w:r w:rsidR="00C611B3" w:rsidRPr="006A5A80">
        <w:instrText xml:space="preserve"> ADDIN EN.CITE.DATA </w:instrText>
      </w:r>
      <w:r w:rsidR="00C611B3" w:rsidRPr="006A5A80">
        <w:fldChar w:fldCharType="end"/>
      </w:r>
      <w:r w:rsidR="00C611B3" w:rsidRPr="006A5A80">
        <w:fldChar w:fldCharType="separate"/>
      </w:r>
      <w:r w:rsidR="00C611B3" w:rsidRPr="006A5A80">
        <w:rPr>
          <w:noProof/>
        </w:rPr>
        <w:t>(Keenan et al., 2000; Kircher et al., 2000; Turk et al., 2002)</w:t>
      </w:r>
      <w:r w:rsidR="00C611B3" w:rsidRPr="006A5A80">
        <w:fldChar w:fldCharType="end"/>
      </w:r>
      <w:r w:rsidR="00BC2FC9" w:rsidRPr="006A5A80">
        <w:t xml:space="preserve">, own voice </w:t>
      </w:r>
      <w:r w:rsidR="00C611B3" w:rsidRPr="006A5A80">
        <w:fldChar w:fldCharType="begin"/>
      </w:r>
      <w:r w:rsidR="00C611B3" w:rsidRPr="006A5A80">
        <w:instrText xml:space="preserve"> ADDIN EN.CITE &lt;EndNote&gt;&lt;Cite&gt;&lt;Author&gt;Hughes&lt;/Author&gt;&lt;Year&gt;2013&lt;/Year&gt;&lt;RecNum&gt;49&lt;/RecNum&gt;&lt;DisplayText&gt;(Hughes &amp;amp; Harrison, 2013; Payne et al., 2021)&lt;/DisplayText&gt;&lt;record&gt;&lt;rec-number&gt;49&lt;/rec-number&gt;&lt;foreign-keys&gt;&lt;key app="EN" db-id="w5e5sta9arwa50eztf0vzr0zf55zr00xd9ae" timestamp="1676457872"&gt;49&lt;/key&gt;&lt;/foreign-keys&gt;&lt;ref-type name="Journal Article"&gt;17&lt;/ref-type&gt;&lt;contributors&gt;&lt;authors&gt;&lt;author&gt;Hughes, S. M.&lt;/author&gt;&lt;author&gt;Harrison, M. A. &lt;/author&gt;&lt;/authors&gt;&lt;/contributors&gt;&lt;titles&gt;&lt;title&gt;I like my voice better: Self-enhancement bias in perceptions of voice attractiveness&lt;/title&gt;&lt;secondary-title&gt;Perception&lt;/secondary-title&gt;&lt;/titles&gt;&lt;periodical&gt;&lt;full-title&gt;Perception&lt;/full-title&gt;&lt;/periodical&gt;&lt;pages&gt;941-949&lt;/pages&gt;&lt;volume&gt;42&lt;/volume&gt;&lt;number&gt;9&lt;/number&gt;&lt;dates&gt;&lt;year&gt;2013&lt;/year&gt;&lt;/dates&gt;&lt;urls&gt;&lt;/urls&gt;&lt;electronic-resource-num&gt;10.1068/p7526&lt;/electronic-resource-num&gt;&lt;/record&gt;&lt;/Cite&gt;&lt;Cite&gt;&lt;Author&gt;Payne&lt;/Author&gt;&lt;Year&gt;2021&lt;/Year&gt;&lt;RecNum&gt;50&lt;/RecNum&gt;&lt;record&gt;&lt;rec-number&gt;50&lt;/rec-number&gt;&lt;foreign-keys&gt;&lt;key app="EN" db-id="w5e5sta9arwa50eztf0vzr0zf55zr00xd9ae" timestamp="1676458013"&gt;50&lt;/key&gt;&lt;/foreign-keys&gt;&lt;ref-type name="Journal Article"&gt;17&lt;/ref-type&gt;&lt;contributors&gt;&lt;authors&gt;&lt;author&gt;Payne, B.&lt;/author&gt;&lt;author&gt;Lavan, N.&lt;/author&gt;&lt;author&gt;Knight, S.&lt;/author&gt;&lt;author&gt;McGettigan, C.&lt;/author&gt;&lt;/authors&gt;&lt;/contributors&gt;&lt;titles&gt;&lt;title&gt;Perceptual prioritization of self‐associated voices&lt;/title&gt;&lt;secondary-title&gt;British Journal of Psychology&lt;/secondary-title&gt;&lt;/titles&gt;&lt;periodical&gt;&lt;full-title&gt;British Journal of Psychology&lt;/full-title&gt;&lt;/periodical&gt;&lt;pages&gt;585-610&lt;/pages&gt;&lt;volume&gt;112&lt;/volume&gt;&lt;number&gt;3&lt;/number&gt;&lt;dates&gt;&lt;year&gt;2021&lt;/year&gt;&lt;/dates&gt;&lt;urls&gt;&lt;/urls&gt;&lt;electronic-resource-num&gt;10.1111/bjop.12479&lt;/electronic-resource-num&gt;&lt;/record&gt;&lt;/Cite&gt;&lt;/EndNote&gt;</w:instrText>
      </w:r>
      <w:r w:rsidR="00C611B3" w:rsidRPr="006A5A80">
        <w:fldChar w:fldCharType="separate"/>
      </w:r>
      <w:r w:rsidR="00C611B3" w:rsidRPr="006A5A80">
        <w:rPr>
          <w:noProof/>
        </w:rPr>
        <w:t>(Hughes &amp; Harrison, 2013; Payne et al., 2021)</w:t>
      </w:r>
      <w:r w:rsidR="00C611B3" w:rsidRPr="006A5A80">
        <w:fldChar w:fldCharType="end"/>
      </w:r>
      <w:r w:rsidR="00D26D11" w:rsidRPr="006A5A80">
        <w:t>, own name</w:t>
      </w:r>
      <w:r w:rsidR="00D572C7" w:rsidRPr="006A5A80">
        <w:t xml:space="preserve"> </w:t>
      </w:r>
      <w:r w:rsidR="00767D38" w:rsidRPr="006A5A80">
        <w:fldChar w:fldCharType="begin"/>
      </w:r>
      <w:r w:rsidR="008A6B15">
        <w:instrText xml:space="preserve"> ADDIN EN.CITE &lt;EndNote&gt;&lt;Cite&gt;&lt;Author&gt;Constable&lt;/Author&gt;&lt;Year&gt;2019&lt;/Year&gt;&lt;RecNum&gt;76&lt;/RecNum&gt;&lt;DisplayText&gt;(Constable, Rajsic, et al., 2019)&lt;/DisplayText&gt;&lt;record&gt;&lt;rec-number&gt;76&lt;/rec-number&gt;&lt;foreign-keys&gt;&lt;key app="EN" db-id="w5e5sta9arwa50eztf0vzr0zf55zr00xd9ae" timestamp="1677475626"&gt;76&lt;/key&gt;&lt;/foreign-keys&gt;&lt;ref-type name="Journal Article"&gt;17&lt;/ref-type&gt;&lt;contributors&gt;&lt;authors&gt;&lt;author&gt;Constable, M. D.&lt;/author&gt;&lt;author&gt;Rajsic, J.&lt;/author&gt;&lt;author&gt;Welsh, Timothy N&lt;/author&gt;&lt;author&gt;Pratt, Jay&lt;/author&gt;&lt;/authors&gt;&lt;/contributors&gt;&lt;titles&gt;&lt;title&gt;It is not in the details: Self-related shapes are rapidly classified but their features are not better remembered&lt;/title&gt;&lt;secondary-title&gt;Memory &amp;amp; Cognition&lt;/secondary-title&gt;&lt;/titles&gt;&lt;periodical&gt;&lt;full-title&gt;Memory &amp;amp; Cognition&lt;/full-title&gt;&lt;/periodical&gt;&lt;pages&gt;1145-1157&lt;/pages&gt;&lt;volume&gt;47&lt;/volume&gt;&lt;dates&gt;&lt;year&gt;2019&lt;/year&gt;&lt;/dates&gt;&lt;isbn&gt;0090-502X&lt;/isbn&gt;&lt;urls&gt;&lt;/urls&gt;&lt;electronic-resource-num&gt;10.3758/s13421-019-00924-6&lt;/electronic-resource-num&gt;&lt;/record&gt;&lt;/Cite&gt;&lt;/EndNote&gt;</w:instrText>
      </w:r>
      <w:r w:rsidR="00767D38" w:rsidRPr="006A5A80">
        <w:fldChar w:fldCharType="separate"/>
      </w:r>
      <w:r w:rsidR="00767D38" w:rsidRPr="006A5A80">
        <w:rPr>
          <w:noProof/>
        </w:rPr>
        <w:t>(Constable, Rajsic, et al., 2019)</w:t>
      </w:r>
      <w:r w:rsidR="00767D38" w:rsidRPr="006A5A80">
        <w:fldChar w:fldCharType="end"/>
      </w:r>
      <w:r w:rsidR="00767D38" w:rsidRPr="006A5A80">
        <w:t>, and newly owned object</w:t>
      </w:r>
      <w:r w:rsidR="00CA08B3" w:rsidRPr="006A5A80">
        <w:t xml:space="preserve"> </w:t>
      </w:r>
      <w:r w:rsidR="00CA08B3" w:rsidRPr="006A5A80">
        <w:fldChar w:fldCharType="begin"/>
      </w:r>
      <w:r w:rsidR="00773F55">
        <w:instrText xml:space="preserve"> ADDIN EN.CITE &lt;EndNote&gt;&lt;Cite&gt;&lt;Author&gt;Strachan&lt;/Author&gt;&lt;Year&gt;2020&lt;/Year&gt;&lt;RecNum&gt;78&lt;/RecNum&gt;&lt;DisplayText&gt;(Strachan et al., 2020)&lt;/DisplayText&gt;&lt;record&gt;&lt;rec-number&gt;78&lt;/rec-number&gt;&lt;foreign-keys&gt;&lt;key app="EN" db-id="w5e5sta9arwa50eztf0vzr0zf55zr00xd9ae" timestamp="1677477254"&gt;78&lt;/key&gt;&lt;/foreign-keys&gt;&lt;ref-type name="Journal Article"&gt;17&lt;/ref-type&gt;&lt;contributors&gt;&lt;authors&gt;&lt;author&gt;Strachan, James WA&lt;/author&gt;&lt;author&gt;Constable, Merryn D&lt;/author&gt;&lt;author&gt;Knoblich, Günther&lt;/author&gt;&lt;/authors&gt;&lt;/contributors&gt;&lt;titles&gt;&lt;title&gt;It goes with the territory: Ownership across spatial boundaries&lt;/title&gt;&lt;secondary-title&gt;Journal of Experimental Psychology: Human Perception and Performance&lt;/secondary-title&gt;&lt;/titles&gt;&lt;periodical&gt;&lt;full-title&gt;Journal of Experimental Psychology: Human Perception and Performance&lt;/full-title&gt;&lt;/periodical&gt;&lt;pages&gt;789&lt;/pages&gt;&lt;volume&gt;46&lt;/volume&gt;&lt;number&gt;8&lt;/number&gt;&lt;dates&gt;&lt;year&gt;2020&lt;/year&gt;&lt;/dates&gt;&lt;isbn&gt;1939-1277&lt;/isbn&gt;&lt;urls&gt;&lt;/urls&gt;&lt;electronic-resource-num&gt;10.1037/xhp0000742&lt;/electronic-resource-num&gt;&lt;/record&gt;&lt;/Cite&gt;&lt;/EndNote&gt;</w:instrText>
      </w:r>
      <w:r w:rsidR="00CA08B3" w:rsidRPr="006A5A80">
        <w:fldChar w:fldCharType="separate"/>
      </w:r>
      <w:r w:rsidR="00CA08B3" w:rsidRPr="006A5A80">
        <w:rPr>
          <w:noProof/>
        </w:rPr>
        <w:t>(Strachan et al., 2020)</w:t>
      </w:r>
      <w:r w:rsidR="00CA08B3" w:rsidRPr="006A5A80">
        <w:fldChar w:fldCharType="end"/>
      </w:r>
      <w:r w:rsidR="00BC2FC9" w:rsidRPr="006A5A80">
        <w:t xml:space="preserve">. </w:t>
      </w:r>
      <w:r w:rsidR="000709F3" w:rsidRPr="006A5A80">
        <w:t xml:space="preserve">SPE was </w:t>
      </w:r>
      <w:r w:rsidR="00932AAF">
        <w:rPr>
          <w:rFonts w:hint="eastAsia"/>
        </w:rPr>
        <w:t>also</w:t>
      </w:r>
      <w:r w:rsidR="00932AAF">
        <w:t xml:space="preserve"> </w:t>
      </w:r>
      <w:r w:rsidR="000709F3" w:rsidRPr="006A5A80">
        <w:t>found across</w:t>
      </w:r>
      <w:r w:rsidR="00BC2FC9" w:rsidRPr="006A5A80">
        <w:t xml:space="preserve"> </w:t>
      </w:r>
      <w:r w:rsidR="000709F3" w:rsidRPr="006A5A80">
        <w:t xml:space="preserve">a variety of cognitive tasks, such as </w:t>
      </w:r>
      <w:r w:rsidR="00BC2FC9" w:rsidRPr="006A5A80">
        <w:t>perceptual task</w:t>
      </w:r>
      <w:r w:rsidR="00D572C7" w:rsidRPr="006A5A80">
        <w:t xml:space="preserve"> </w:t>
      </w:r>
      <w:r w:rsidR="000C6216" w:rsidRPr="006A5A80">
        <w:fldChar w:fldCharType="begin">
          <w:fldData xml:space="preserve">PEVuZE5vdGU+PENpdGU+PEF1dGhvcj5DdW5uaW5naGFtPC9BdXRob3I+PFllYXI+MjAxNzwvWWVh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</w:fldData>
        </w:fldChar>
      </w:r>
      <w:r w:rsidR="008A6B15">
        <w:instrText xml:space="preserve"> ADDIN EN.CITE </w:instrText>
      </w:r>
      <w:r w:rsidR="008A6B15">
        <w:fldChar w:fldCharType="begin">
          <w:fldData xml:space="preserve">PEVuZE5vdGU+PENpdGU+PEF1dGhvcj5DdW5uaW5naGFtPC9BdXRob3I+PFllYXI+MjAxNzwvWWVh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</w:fldData>
        </w:fldChar>
      </w:r>
      <w:r w:rsidR="008A6B15">
        <w:instrText xml:space="preserve"> ADDIN EN.CITE.DATA </w:instrText>
      </w:r>
      <w:r w:rsidR="008A6B15">
        <w:fldChar w:fldCharType="end"/>
      </w:r>
      <w:r w:rsidR="000C6216" w:rsidRPr="006A5A80">
        <w:fldChar w:fldCharType="separate"/>
      </w:r>
      <w:r w:rsidR="000C6216" w:rsidRPr="006A5A80">
        <w:rPr>
          <w:noProof/>
        </w:rPr>
        <w:t>(Cunningham &amp; Turk, 2017; Desebrock et al., 2018)</w:t>
      </w:r>
      <w:r w:rsidR="000C6216" w:rsidRPr="006A5A80">
        <w:fldChar w:fldCharType="end"/>
      </w:r>
      <w:r w:rsidR="00BC2FC9" w:rsidRPr="006A5A80">
        <w:t xml:space="preserve">, </w:t>
      </w:r>
      <w:r w:rsidR="00146F5D" w:rsidRPr="006A5A80">
        <w:t>decision-making task</w:t>
      </w:r>
      <w:r w:rsidR="00D572C7" w:rsidRPr="006A5A80">
        <w:t xml:space="preserve"> </w:t>
      </w:r>
      <w:r w:rsidR="000C6216" w:rsidRPr="006A5A80">
        <w:fldChar w:fldCharType="begin">
          <w:fldData xml:space="preserve">PEVuZE5vdGU+PENpdGU+PEF1dGhvcj5TdWk8L0F1dGhvcj48WWVhcj4yMDEzPC9ZZWFyPjxSZWNO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</w:fldData>
        </w:fldChar>
      </w:r>
      <w:r w:rsidR="000C6216" w:rsidRPr="006A5A80">
        <w:instrText xml:space="preserve"> ADDIN EN.CITE </w:instrText>
      </w:r>
      <w:r w:rsidR="000C6216" w:rsidRPr="006A5A80">
        <w:fldChar w:fldCharType="begin">
          <w:fldData xml:space="preserve">PEVuZE5vdGU+PENpdGU+PEF1dGhvcj5TdWk8L0F1dGhvcj48WWVhcj4yMDEzPC9ZZWFyPjxSZWNO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</w:fldData>
        </w:fldChar>
      </w:r>
      <w:r w:rsidR="000C6216" w:rsidRPr="006A5A80">
        <w:instrText xml:space="preserve"> ADDIN EN.CITE.DATA </w:instrText>
      </w:r>
      <w:r w:rsidR="000C6216" w:rsidRPr="006A5A80">
        <w:fldChar w:fldCharType="end"/>
      </w:r>
      <w:r w:rsidR="000C6216" w:rsidRPr="006A5A80">
        <w:fldChar w:fldCharType="separate"/>
      </w:r>
      <w:r w:rsidR="000C6216" w:rsidRPr="006A5A80">
        <w:rPr>
          <w:noProof/>
        </w:rPr>
        <w:t>(Sui &amp; Humphreys, 2013)</w:t>
      </w:r>
      <w:r w:rsidR="000C6216" w:rsidRPr="006A5A80">
        <w:fldChar w:fldCharType="end"/>
      </w:r>
      <w:r w:rsidR="00146F5D" w:rsidRPr="006A5A80">
        <w:t>, attentional task</w:t>
      </w:r>
      <w:r w:rsidR="000C6216" w:rsidRPr="006A5A80">
        <w:t xml:space="preserve"> </w:t>
      </w:r>
      <w:r w:rsidR="000C6216" w:rsidRPr="006A5A80">
        <w:fldChar w:fldCharType="begin"/>
      </w:r>
      <w:r w:rsidR="000C6216" w:rsidRPr="006A5A80">
        <w:instrText xml:space="preserve"> ADDIN EN.CITE &lt;EndNote&gt;&lt;Cite&gt;&lt;Author&gt;Shapiro&lt;/Author&gt;&lt;Year&gt;1997&lt;/Year&gt;&lt;RecNum&gt;31&lt;/RecNum&gt;&lt;DisplayText&gt;(Shapiro et al., 1997)&lt;/DisplayText&gt;&lt;record&gt;&lt;rec-number&gt;31&lt;/rec-number&gt;&lt;foreign-keys&gt;&lt;key app="EN" db-id="w5e5sta9arwa50eztf0vzr0zf55zr00xd9ae" timestamp="1675771781"&gt;31&lt;/key&gt;&lt;/foreign-keys&gt;&lt;ref-type name="Journal Article"&gt;17&lt;/ref-type&gt;&lt;contributors&gt;&lt;authors&gt;&lt;author&gt;Shapiro, K. L.&lt;/author&gt;&lt;author&gt;Caldwell, J.&lt;/author&gt;&lt;author&gt;Sorensen, R. E.&lt;/author&gt;&lt;/authors&gt;&lt;/contributors&gt;&lt;titles&gt;&lt;title&gt;Personal names and the attentional blink: a visual &amp;quot;cocktail party&amp;quot; effect&lt;/title&gt;&lt;secondary-title&gt;J Exp Psychol Hum Percept Perform&lt;/secondary-title&gt;&lt;/titles&gt;&lt;periodical&gt;&lt;full-title&gt;J Exp Psychol Hum Percept Perform&lt;/full-title&gt;&lt;/periodical&gt;&lt;pages&gt;504-514&lt;/pages&gt;&lt;volume&gt;23&lt;/volume&gt;&lt;number&gt;2&lt;/number&gt;&lt;dates&gt;&lt;year&gt;1997&lt;/year&gt;&lt;/dates&gt;&lt;urls&gt;&lt;/urls&gt;&lt;electronic-resource-num&gt;10.1037//0096-1523.23.2.504&lt;/electronic-resource-num&gt;&lt;/record&gt;&lt;/Cite&gt;&lt;/EndNote&gt;</w:instrText>
      </w:r>
      <w:r w:rsidR="000C6216" w:rsidRPr="006A5A80">
        <w:fldChar w:fldCharType="separate"/>
      </w:r>
      <w:r w:rsidR="000C6216" w:rsidRPr="006A5A80">
        <w:rPr>
          <w:noProof/>
        </w:rPr>
        <w:t>(Shapiro et al., 1997)</w:t>
      </w:r>
      <w:r w:rsidR="000C6216" w:rsidRPr="006A5A80">
        <w:fldChar w:fldCharType="end"/>
      </w:r>
      <w:r w:rsidR="00BC2FC9" w:rsidRPr="006A5A80">
        <w:t xml:space="preserve">, and </w:t>
      </w:r>
      <w:r w:rsidR="00CF3EB6" w:rsidRPr="006A5A80">
        <w:t>ownership task</w:t>
      </w:r>
      <w:r w:rsidR="00D572C7" w:rsidRPr="006A5A80">
        <w:t xml:space="preserve"> </w:t>
      </w:r>
      <w:r w:rsidR="00CF3EB6" w:rsidRPr="006A5A80">
        <w:fldChar w:fldCharType="begin"/>
      </w:r>
      <w:r w:rsidR="00CF3EB6" w:rsidRPr="006A5A80">
        <w:instrText xml:space="preserve"> ADDIN EN.CITE &lt;EndNote&gt;&lt;Cite&gt;&lt;Author&gt;Cunningham&lt;/Author&gt;&lt;Year&gt;2008&lt;/Year&gt;&lt;RecNum&gt;6&lt;/RecNum&gt;&lt;DisplayText&gt;(Cunningham et al., 2008)&lt;/DisplayText&gt;&lt;record&gt;&lt;rec-number&gt;6&lt;/rec-number&gt;&lt;foreign-keys&gt;&lt;key app="EN" db-id="w5e5sta9arwa50eztf0vzr0zf55zr00xd9ae" timestamp="1675769227"&gt;6&lt;/key&gt;&lt;/foreign-keys&gt;&lt;ref-type name="Journal Article"&gt;17&lt;/ref-type&gt;&lt;contributors&gt;&lt;authors&gt;&lt;author&gt;Cunningham, S. J.&lt;/author&gt;&lt;author&gt;Turk, D. J.&lt;/author&gt;&lt;author&gt;Macdonald, L. M.&lt;/author&gt;&lt;author&gt;Macrae, C. N.&lt;/author&gt;&lt;/authors&gt;&lt;/contributors&gt;&lt;titles&gt;&lt;title&gt;Yours or mine? Ownership and memory&lt;/title&gt;&lt;secondary-title&gt;Consciousness and cognition&lt;/secondary-title&gt;&lt;/titles&gt;&lt;periodical&gt;&lt;full-title&gt;Consciousness and cognition&lt;/full-title&gt;&lt;/periodical&gt;&lt;pages&gt;312-318&lt;/pages&gt;&lt;volume&gt;17&lt;/volume&gt;&lt;number&gt;1&lt;/number&gt;&lt;dates&gt;&lt;year&gt;2008&lt;/year&gt;&lt;/dates&gt;&lt;urls&gt;&lt;/urls&gt;&lt;electronic-resource-num&gt;10.1016/j.concog.2007.04.003&lt;/electronic-resource-num&gt;&lt;/record&gt;&lt;/Cite&gt;&lt;/EndNote&gt;</w:instrText>
      </w:r>
      <w:r w:rsidR="00CF3EB6" w:rsidRPr="006A5A80">
        <w:fldChar w:fldCharType="separate"/>
      </w:r>
      <w:r w:rsidR="00CF3EB6" w:rsidRPr="006A5A80">
        <w:rPr>
          <w:noProof/>
        </w:rPr>
        <w:t>(Cunningham et al., 2008)</w:t>
      </w:r>
      <w:r w:rsidR="00CF3EB6" w:rsidRPr="006A5A80">
        <w:fldChar w:fldCharType="end"/>
      </w:r>
      <w:r w:rsidR="00BC2FC9" w:rsidRPr="006A5A80">
        <w:t>.</w:t>
      </w:r>
    </w:p>
    <w:p w14:paraId="11928B3A" w14:textId="111788F7" w:rsidR="00AE175A" w:rsidRDefault="009248BD" w:rsidP="00AE175A">
      <w:pPr>
        <w:ind w:firstLineChars="100" w:firstLine="240"/>
      </w:pPr>
      <w:r w:rsidRPr="006A5A80">
        <w:t xml:space="preserve">Although SPE </w:t>
      </w:r>
      <w:r w:rsidR="00064C9C" w:rsidRPr="006A5A80">
        <w:t>is often argued to be a self-specific effect</w:t>
      </w:r>
      <w:r w:rsidRPr="006A5A80">
        <w:t xml:space="preserve">, </w:t>
      </w:r>
      <w:r w:rsidR="00064C9C" w:rsidRPr="006A5A80">
        <w:t xml:space="preserve">it can be challenging to disassociate it from the familiarity effect since most studies use stimuli owned by participants </w:t>
      </w:r>
      <w:r w:rsidR="00146F5D" w:rsidRPr="006A5A80">
        <w:t>or</w:t>
      </w:r>
      <w:r w:rsidR="00064C9C" w:rsidRPr="006A5A80">
        <w:t xml:space="preserve"> by others</w:t>
      </w:r>
      <w:r w:rsidRPr="006A5A80">
        <w:t xml:space="preserve">. </w:t>
      </w:r>
      <w:r w:rsidR="00F801E8" w:rsidRPr="00AE175A">
        <w:fldChar w:fldCharType="begin"/>
      </w:r>
      <w:r w:rsidR="00F801E8" w:rsidRPr="00AE175A">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F801E8" w:rsidRPr="00AE175A">
        <w:fldChar w:fldCharType="separate"/>
      </w:r>
      <w:r w:rsidR="00F801E8" w:rsidRPr="00AE175A">
        <w:t>Sui et al. (2012)</w:t>
      </w:r>
      <w:r w:rsidR="00F801E8" w:rsidRPr="00AE175A">
        <w:fldChar w:fldCharType="end"/>
      </w:r>
      <w:r w:rsidR="00F801E8" w:rsidRPr="00AE175A">
        <w:t xml:space="preserve"> </w:t>
      </w:r>
      <w:r w:rsidR="00AE175A">
        <w:rPr>
          <w:lang w:val="en-US"/>
        </w:rPr>
        <w:t>i</w:t>
      </w:r>
      <w:proofErr w:type="spellStart"/>
      <w:r w:rsidR="00AE175A" w:rsidRPr="00AE175A">
        <w:t>ntroduced</w:t>
      </w:r>
      <w:proofErr w:type="spellEnd"/>
      <w:r w:rsidR="00AE175A" w:rsidRPr="00AE175A">
        <w:t xml:space="preserve"> the Self-Perceptual Matching Task (SPMT), a cognitive paradigm designed to investigate the acquisition of social meaning attributed to different geometric shapes. In this task, participants are initially required to establish associations between specific geometrical shapes (e.g., triangle, square, and circle) and corresponding labels of persons (e.g., "You," "friend," and "stranger"). Subsequently, participants engage in a perceptual matching task, wherein they evaluate whether the shape-label pairs presented on the screen align with the previously learned associations.</w:t>
      </w:r>
      <w:r w:rsidR="00AE175A">
        <w:rPr>
          <w:lang w:val="en-US"/>
        </w:rPr>
        <w:t xml:space="preserve"> </w:t>
      </w:r>
      <w:r w:rsidR="00146F5D" w:rsidRPr="006A5A80">
        <w:t xml:space="preserve">In this task, </w:t>
      </w:r>
      <w:r w:rsidR="00146F5D" w:rsidRPr="006A5A80">
        <w:fldChar w:fldCharType="begin"/>
      </w:r>
      <w:r w:rsidR="00146F5D" w:rsidRPr="006A5A80">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146F5D" w:rsidRPr="006A5A80">
        <w:fldChar w:fldCharType="separate"/>
      </w:r>
      <w:r w:rsidR="00146F5D" w:rsidRPr="006A5A80">
        <w:rPr>
          <w:noProof/>
        </w:rPr>
        <w:t>Sui et al. (2012)</w:t>
      </w:r>
      <w:r w:rsidR="00146F5D" w:rsidRPr="006A5A80">
        <w:fldChar w:fldCharType="end"/>
      </w:r>
      <w:r w:rsidR="00146F5D" w:rsidRPr="006A5A80">
        <w:t xml:space="preserve"> </w:t>
      </w:r>
      <w:r w:rsidR="00064C9C" w:rsidRPr="006A5A80">
        <w:t xml:space="preserve">found that shapes associated with the </w:t>
      </w:r>
      <w:proofErr w:type="spellStart"/>
      <w:r w:rsidR="00064C9C" w:rsidRPr="006A5A80">
        <w:t xml:space="preserve">self </w:t>
      </w:r>
      <w:r w:rsidR="00932AAF" w:rsidRPr="00932AAF">
        <w:t>showed</w:t>
      </w:r>
      <w:proofErr w:type="spellEnd"/>
      <w:r w:rsidR="00932AAF" w:rsidRPr="00932AAF">
        <w:t xml:space="preserve"> superior performance, with faster response times, better accuracy</w:t>
      </w:r>
      <w:r w:rsidR="00932AAF">
        <w:t xml:space="preserve"> and </w:t>
      </w:r>
      <w:r w:rsidR="00932AAF" w:rsidRPr="00932AAF">
        <w:t>higher sensitivity scores</w:t>
      </w:r>
      <w:r w:rsidR="00AE175A">
        <w:rPr>
          <w:lang w:val="en-US"/>
        </w:rPr>
        <w:t xml:space="preserve"> (</w:t>
      </w:r>
      <w:r w:rsidR="00AE175A" w:rsidRPr="00AE175A">
        <w:rPr>
          <w:i/>
          <w:iCs/>
          <w:lang w:val="en-US"/>
        </w:rPr>
        <w:t>d’</w:t>
      </w:r>
      <w:r w:rsidR="00AE175A">
        <w:rPr>
          <w:lang w:val="en-US"/>
        </w:rPr>
        <w:t>)</w:t>
      </w:r>
      <w:r w:rsidR="00932AAF" w:rsidRPr="00932AAF">
        <w:t>, compared to shapes associated with friends and strangers.</w:t>
      </w:r>
    </w:p>
    <w:p w14:paraId="4E55CC0B" w14:textId="221749A2" w:rsidR="00D26D11" w:rsidRPr="006A5A80" w:rsidRDefault="00AE175A" w:rsidP="008155C7">
      <w:pPr>
        <w:ind w:firstLineChars="100" w:firstLine="240"/>
        <w:rPr>
          <w:lang w:val="en-US"/>
        </w:rPr>
      </w:pPr>
      <w:r w:rsidRPr="00AE175A">
        <w:t>The most significant contribution of the SPMT</w:t>
      </w:r>
      <w:r>
        <w:rPr>
          <w:lang w:val="en-US"/>
        </w:rPr>
        <w:t xml:space="preserve"> </w:t>
      </w:r>
      <w:r w:rsidRPr="00AE175A">
        <w:t>lies in its successful elimination of the familiarity effect by strategically inducing self-relatedness just prior to the commencement of the perceptual matching task. As a result of this innovation,</w:t>
      </w:r>
      <w:r>
        <w:rPr>
          <w:lang w:val="en-US"/>
        </w:rPr>
        <w:t xml:space="preserve"> </w:t>
      </w:r>
      <w:r w:rsidR="00064C9C" w:rsidRPr="006A5A80">
        <w:rPr>
          <w:lang w:val="en-US"/>
        </w:rPr>
        <w:t xml:space="preserve">the </w:t>
      </w:r>
      <w:r w:rsidR="00BC1362" w:rsidRPr="006A5A80">
        <w:rPr>
          <w:lang w:val="en-US"/>
        </w:rPr>
        <w:t>SPMT</w:t>
      </w:r>
      <w:r w:rsidR="00064C9C" w:rsidRPr="006A5A80">
        <w:rPr>
          <w:lang w:val="en-US"/>
        </w:rPr>
        <w:t xml:space="preserve"> has become the mainstream method </w:t>
      </w:r>
      <w:r w:rsidR="00CF3EB6" w:rsidRPr="006A5A80">
        <w:rPr>
          <w:lang w:val="en-US"/>
        </w:rPr>
        <w:t>for investigating the mechanism</w:t>
      </w:r>
      <w:r w:rsidR="00064C9C" w:rsidRPr="006A5A80">
        <w:rPr>
          <w:lang w:val="en-US"/>
        </w:rPr>
        <w:t xml:space="preserve"> underlying the SPE.</w:t>
      </w:r>
      <w:r w:rsidR="00596F9D" w:rsidRPr="006A5A80">
        <w:rPr>
          <w:lang w:val="en-US"/>
        </w:rPr>
        <w:t xml:space="preserve"> For instance, researchers have explored the importance of personality traits in identity labels </w:t>
      </w:r>
      <w:r w:rsidR="00596F9D" w:rsidRPr="006A5A80">
        <w:rPr>
          <w:lang w:val="en-US"/>
        </w:rPr>
        <w:fldChar w:fldCharType="begin"/>
      </w:r>
      <w:r w:rsidR="00596F9D" w:rsidRPr="006A5A80">
        <w:rPr>
          <w:lang w:val="en-US"/>
        </w:rPr>
        <w:instrText xml:space="preserve"> ADDIN EN.CITE &lt;EndNote&gt;&lt;Cite&gt;&lt;Author&gt;Golubickis&lt;/Author&gt;&lt;Year&gt;2020&lt;/Year&gt;&lt;RecNum&gt;57&lt;/RecNum&gt;&lt;DisplayText&gt;(Golubickis et al., 2020)&lt;/DisplayText&gt;&lt;record&gt;&lt;rec-number&gt;57&lt;/rec-number&gt;&lt;foreign-keys&gt;&lt;key app="EN" db-id="w5e5sta9arwa50eztf0vzr0zf55zr00xd9ae" timestamp="1676625876"&gt;57&lt;/key&gt;&lt;/foreign-keys&gt;&lt;ref-type name="Journal Article"&gt;17&lt;/ref-type&gt;&lt;contributors&gt;&lt;authors&gt;&lt;author&gt;Golubickis, M.&lt;/author&gt;&lt;author&gt;Falbén, J. K.&lt;/author&gt;&lt;author&gt;Ho, N. S.&lt;/author&gt;&lt;author&gt;Sui, J.&lt;/author&gt;&lt;author&gt;Cunningham, W. A.&lt;/author&gt;&lt;author&gt;Macrae, C. N.&lt;/author&gt;&lt;/authors&gt;&lt;/contributors&gt;&lt;titles&gt;&lt;title&gt;Parts of me: Identity-relevance moderates self-prioritization&lt;/title&gt;&lt;secondary-title&gt;Consciousness and cognition&lt;/secondary-title&gt;&lt;/titles&gt;&lt;periodical&gt;&lt;full-title&gt;Consciousness and cognition&lt;/full-title&gt;&lt;/periodical&gt;&lt;pages&gt;102848&lt;/pages&gt;&lt;volume&gt;77&lt;/volume&gt;&lt;dates&gt;&lt;year&gt;2020&lt;/year&gt;&lt;/dates&gt;&lt;urls&gt;&lt;/urls&gt;&lt;electronic-resource-num&gt;10.1016/j.concog.2019.102848&lt;/electronic-resource-num&gt;&lt;/record&gt;&lt;/Cite&gt;&lt;/EndNote&gt;</w:instrText>
      </w:r>
      <w:r w:rsidR="00596F9D" w:rsidRPr="006A5A80">
        <w:rPr>
          <w:lang w:val="en-US"/>
        </w:rPr>
        <w:fldChar w:fldCharType="separate"/>
      </w:r>
      <w:r w:rsidR="00596F9D" w:rsidRPr="006A5A80">
        <w:rPr>
          <w:noProof/>
          <w:lang w:val="en-US"/>
        </w:rPr>
        <w:t>(Golubickis et al., 2020)</w:t>
      </w:r>
      <w:r w:rsidR="00596F9D" w:rsidRPr="006A5A80">
        <w:rPr>
          <w:lang w:val="en-US"/>
        </w:rPr>
        <w:fldChar w:fldCharType="end"/>
      </w:r>
      <w:r w:rsidR="00596F9D" w:rsidRPr="006A5A80">
        <w:rPr>
          <w:lang w:val="en-US"/>
        </w:rPr>
        <w:t xml:space="preserve">, the self-relevant labels that include the past, present, and future self </w:t>
      </w:r>
      <w:r w:rsidR="00596F9D" w:rsidRPr="006A5A80">
        <w:rPr>
          <w:lang w:val="en-US"/>
        </w:rPr>
        <w:fldChar w:fldCharType="begin"/>
      </w:r>
      <w:r w:rsidR="00D068A5">
        <w:rPr>
          <w:lang w:val="en-US"/>
        </w:rPr>
        <w:instrText xml:space="preserve"> ADDIN EN.CITE &lt;EndNote&gt;&lt;Cite&gt;&lt;Author&gt;Golubickis&lt;/Author&gt;&lt;Year&gt;2017&lt;/Year&gt;&lt;RecNum&gt;11&lt;/RecNum&gt;&lt;DisplayText&gt;(Golubickis et al., 2017)&lt;/DisplayText&gt;&lt;record&gt;&lt;rec-number&gt;11&lt;/rec-number&gt;&lt;foreign-keys&gt;&lt;key app="EN" db-id="w5e5sta9arwa50eztf0vzr0zf55zr00xd9ae" timestamp="1675769983"&gt;11&lt;/key&gt;&lt;/foreign-keys&gt;&lt;ref-type name="Journal Article"&gt;17&lt;/ref-type&gt;&lt;contributors&gt;&lt;authors&gt;&lt;author&gt;Golubickis, M.&lt;/author&gt;&lt;author&gt;Falben, J. K.&lt;/author&gt;&lt;author&gt;Sahraie, A.&lt;/author&gt;&lt;author&gt;Visokomogilski, A.&lt;/author&gt;&lt;author&gt;Cunningham, W. A.&lt;/author&gt;&lt;author&gt;Sui, J.&lt;/author&gt;&lt;author&gt;Macrae, C. N.&lt;/author&gt;&lt;/authors&gt;&lt;/contributors&gt;&lt;titles&gt;&lt;title&gt;Self-prioritization and perceptual matching: The effects of temporal construal&lt;/title&gt;&lt;secondary-title&gt;Mem Cognit&lt;/secondary-title&gt;&lt;/titles&gt;&lt;periodical&gt;&lt;full-title&gt;Mem Cognit&lt;/full-title&gt;&lt;/periodical&gt;&lt;pages&gt;1223-1239&lt;/pages&gt;&lt;volume&gt;45&lt;/volume&gt;&lt;number&gt;7&lt;/number&gt;&lt;dates&gt;&lt;year&gt;2017&lt;/year&gt;&lt;/dates&gt;&lt;urls&gt;&lt;/urls&gt;&lt;electronic-resource-num&gt;10.3758/s13421-017-0722-3 &lt;/electronic-resource-num&gt;&lt;/record&gt;&lt;/Cite&gt;&lt;/EndNote&gt;</w:instrText>
      </w:r>
      <w:r w:rsidR="00596F9D" w:rsidRPr="006A5A80">
        <w:rPr>
          <w:lang w:val="en-US"/>
        </w:rPr>
        <w:fldChar w:fldCharType="separate"/>
      </w:r>
      <w:r w:rsidR="00D068A5">
        <w:rPr>
          <w:noProof/>
          <w:lang w:val="en-US"/>
        </w:rPr>
        <w:t>(Golubickis et al., 2017)</w:t>
      </w:r>
      <w:r w:rsidR="00596F9D" w:rsidRPr="006A5A80">
        <w:rPr>
          <w:lang w:val="en-US"/>
        </w:rPr>
        <w:fldChar w:fldCharType="end"/>
      </w:r>
      <w:r w:rsidR="00596F9D" w:rsidRPr="006A5A80">
        <w:rPr>
          <w:lang w:val="en-US"/>
        </w:rPr>
        <w:t>,</w:t>
      </w:r>
      <w:r>
        <w:rPr>
          <w:lang w:val="en-US"/>
        </w:rPr>
        <w:t xml:space="preserve"> self-related </w:t>
      </w:r>
      <w:r w:rsidR="00596F9D" w:rsidRPr="006A5A80">
        <w:rPr>
          <w:lang w:val="en-US"/>
        </w:rPr>
        <w:t>labels</w:t>
      </w:r>
      <w:r w:rsidR="00BB1EA1" w:rsidRPr="006A5A80">
        <w:rPr>
          <w:lang w:val="en-US"/>
        </w:rPr>
        <w:t xml:space="preserve"> </w:t>
      </w:r>
      <w:r>
        <w:rPr>
          <w:lang w:val="en-US"/>
        </w:rPr>
        <w:t xml:space="preserve">with moral values </w:t>
      </w:r>
      <w:r w:rsidR="00596F9D" w:rsidRPr="006A5A80">
        <w:rPr>
          <w:lang w:val="en-US"/>
        </w:rPr>
        <w:fldChar w:fldCharType="begin"/>
      </w:r>
      <w:r w:rsidR="00596F9D" w:rsidRPr="006A5A80">
        <w:rPr>
          <w:lang w:val="en-US"/>
        </w:rPr>
        <w:instrText xml:space="preserve"> ADDIN EN.CITE &lt;EndNote&gt;&lt;Cite&gt;&lt;Author&gt;Hu&lt;/Author&gt;&lt;Year&gt;2020&lt;/Year&gt;&lt;RecNum&gt;13&lt;/RecNum&gt;&lt;DisplayText&gt;(Hu et al., 2020)&lt;/DisplayText&gt;&lt;record&gt;&lt;rec-number&gt;13&lt;/rec-number&gt;&lt;foreign-keys&gt;&lt;key app="EN" db-id="w5e5sta9arwa50eztf0vzr0zf55zr00xd9ae" timestamp="1675770257"&gt;13&lt;/key&gt;&lt;/foreign-keys&gt;&lt;ref-type name="Journal Article"&gt;17&lt;/ref-type&gt;&lt;contributors&gt;&lt;authors&gt;&lt;author&gt;Hu, C.-P.&lt;/author&gt;&lt;author&gt;Lan, Y.&lt;/author&gt;&lt;author&gt;Macrae, C. N.&lt;/author&gt;&lt;author&gt;Sui, J.&lt;/author&gt;&lt;/authors&gt;&lt;/contributors&gt;&lt;titles&gt;&lt;title&gt;Good Me Bad Me: Prioritization of the Good-Self During Perceptual Decision-Making&lt;/title&gt;&lt;secondary-title&gt;Collabra. Psychology&lt;/secondary-title&gt;&lt;/titles&gt;&lt;periodical&gt;&lt;full-title&gt;Collabra. Psychology&lt;/full-title&gt;&lt;/periodical&gt;&lt;pages&gt;20&lt;/pages&gt;&lt;volume&gt;6&lt;/volume&gt;&lt;number&gt;1&lt;/number&gt;&lt;dates&gt;&lt;year&gt;2020&lt;/year&gt;&lt;/dates&gt;&lt;urls&gt;&lt;/urls&gt;&lt;electronic-resource-num&gt;10.1525/collabra.301&lt;/electronic-resource-num&gt;&lt;/record&gt;&lt;/Cite&gt;&lt;/EndNote&gt;</w:instrText>
      </w:r>
      <w:r w:rsidR="00596F9D" w:rsidRPr="006A5A80">
        <w:rPr>
          <w:lang w:val="en-US"/>
        </w:rPr>
        <w:fldChar w:fldCharType="separate"/>
      </w:r>
      <w:r w:rsidR="00596F9D" w:rsidRPr="006A5A80">
        <w:rPr>
          <w:noProof/>
          <w:lang w:val="en-US"/>
        </w:rPr>
        <w:t>(Hu et al., 2020)</w:t>
      </w:r>
      <w:r w:rsidR="00596F9D" w:rsidRPr="006A5A80">
        <w:rPr>
          <w:lang w:val="en-US"/>
        </w:rPr>
        <w:fldChar w:fldCharType="end"/>
      </w:r>
      <w:r w:rsidR="00596F9D" w:rsidRPr="006A5A80">
        <w:rPr>
          <w:lang w:val="en-US"/>
        </w:rPr>
        <w:t xml:space="preserve">, and the group advantage effect of in-group labels </w:t>
      </w:r>
      <w:r w:rsidR="00BB1EA1" w:rsidRPr="006A5A80">
        <w:rPr>
          <w:lang w:val="en-US"/>
        </w:rPr>
        <w:fldChar w:fldCharType="begin">
          <w:fldData xml:space="preserve">PEVuZE5vdGU+PENpdGU+PEF1dGhvcj5Db25zdGFibGU8L0F1dGhvcj48WWVhcj4yMDE5PC9ZZWFy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</w:fldData>
        </w:fldChar>
      </w:r>
      <w:r w:rsidR="008A6B15">
        <w:rPr>
          <w:lang w:val="en-US"/>
        </w:rPr>
        <w:instrText xml:space="preserve"> ADDIN EN.CITE </w:instrText>
      </w:r>
      <w:r w:rsidR="008A6B15">
        <w:rPr>
          <w:lang w:val="en-US"/>
        </w:rPr>
        <w:fldChar w:fldCharType="begin">
          <w:fldData xml:space="preserve">PEVuZE5vdGU+PENpdGU+PEF1dGhvcj5Db25zdGFibGU8L0F1dGhvcj48WWVhcj4yMDE5PC9ZZWFy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</w:fldData>
        </w:fldChar>
      </w:r>
      <w:r w:rsidR="008A6B15">
        <w:rPr>
          <w:lang w:val="en-US"/>
        </w:rPr>
        <w:instrText xml:space="preserve"> ADDIN EN.CITE.DATA </w:instrText>
      </w:r>
      <w:r w:rsidR="008A6B15">
        <w:rPr>
          <w:lang w:val="en-US"/>
        </w:rPr>
      </w:r>
      <w:r w:rsidR="008A6B15">
        <w:rPr>
          <w:lang w:val="en-US"/>
        </w:rPr>
        <w:fldChar w:fldCharType="end"/>
      </w:r>
      <w:r w:rsidR="00BB1EA1" w:rsidRPr="006A5A80">
        <w:rPr>
          <w:lang w:val="en-US"/>
        </w:rPr>
      </w:r>
      <w:r w:rsidR="00BB1EA1" w:rsidRPr="006A5A80">
        <w:rPr>
          <w:lang w:val="en-US"/>
        </w:rPr>
        <w:fldChar w:fldCharType="separate"/>
      </w:r>
      <w:r w:rsidR="00C47E12">
        <w:rPr>
          <w:noProof/>
          <w:lang w:val="en-US"/>
        </w:rPr>
        <w:t>(Constable, Elekes, et al., 2019; Constable &amp; Knoblich, 2020; Enock et al., 2018; Enock et al., 2020)</w:t>
      </w:r>
      <w:r w:rsidR="00BB1EA1" w:rsidRPr="006A5A80">
        <w:rPr>
          <w:lang w:val="en-US"/>
        </w:rPr>
        <w:fldChar w:fldCharType="end"/>
      </w:r>
      <w:r w:rsidR="00BB1EA1" w:rsidRPr="006A5A80">
        <w:rPr>
          <w:lang w:val="en-US"/>
        </w:rPr>
        <w:t>.</w:t>
      </w:r>
      <w:r w:rsidR="006545E5" w:rsidRPr="006A5A80">
        <w:rPr>
          <w:rFonts w:eastAsiaTheme="minorEastAsia"/>
          <w:lang w:val="en-US"/>
        </w:rPr>
        <w:t xml:space="preserve"> </w:t>
      </w:r>
      <w:r w:rsidR="004B57E9" w:rsidRPr="006A5A80">
        <w:rPr>
          <w:lang w:val="en-US"/>
        </w:rPr>
        <w:t xml:space="preserve">Moreover, the </w:t>
      </w:r>
      <w:r w:rsidR="00BC1362" w:rsidRPr="006A5A80">
        <w:rPr>
          <w:lang w:val="en-US"/>
        </w:rPr>
        <w:t>SPMT</w:t>
      </w:r>
      <w:r w:rsidR="004B57E9" w:rsidRPr="006A5A80">
        <w:rPr>
          <w:lang w:val="en-US"/>
        </w:rPr>
        <w:t xml:space="preserve"> has</w:t>
      </w:r>
      <w:r w:rsidR="00146F5D" w:rsidRPr="006A5A80">
        <w:rPr>
          <w:lang w:val="en-US"/>
        </w:rPr>
        <w:t xml:space="preserve"> been applied to various fields</w:t>
      </w:r>
      <w:r w:rsidR="007260C3" w:rsidRPr="006A5A80">
        <w:rPr>
          <w:lang w:val="en-US"/>
        </w:rPr>
        <w:t>.</w:t>
      </w:r>
      <w:r w:rsidR="006545E5" w:rsidRPr="006A5A80">
        <w:rPr>
          <w:rFonts w:eastAsiaTheme="minorEastAsia"/>
          <w:lang w:val="en-US"/>
        </w:rPr>
        <w:t xml:space="preserve"> </w:t>
      </w:r>
      <w:r w:rsidR="007260C3" w:rsidRPr="006A5A80">
        <w:rPr>
          <w:lang w:val="en-US"/>
        </w:rPr>
        <w:t xml:space="preserve">In neuroscience and physiology, researchers investigate which brain regions are activated during </w:t>
      </w:r>
      <w:r w:rsidR="00B32666">
        <w:rPr>
          <w:lang w:val="en-US"/>
        </w:rPr>
        <w:t xml:space="preserve">the SPE </w:t>
      </w:r>
      <w:r w:rsidR="00641976" w:rsidRPr="006A5A80">
        <w:rPr>
          <w:lang w:val="en-US"/>
        </w:rPr>
        <w:fldChar w:fldCharType="begin"/>
      </w:r>
      <w:r w:rsidR="00641976" w:rsidRPr="006A5A80">
        <w:rPr>
          <w:lang w:val="en-US"/>
        </w:rPr>
        <w:instrText xml:space="preserve"> ADDIN EN.CITE &lt;EndNote&gt;&lt;Cite&gt;&lt;Author&gt;Humphreys&lt;/Author&gt;&lt;Year&gt;2015&lt;/Year&gt;&lt;RecNum&gt;14&lt;/RecNum&gt;&lt;DisplayText&gt;(Feng et al., 2018; Humphreys &amp;amp; Sui, 2015)&lt;/DisplayText&gt;&lt;record&gt;&lt;rec-number&gt;14&lt;/rec-number&gt;&lt;foreign-keys&gt;&lt;key app="EN" db-id="w5e5sta9arwa50eztf0vzr0zf55zr00xd9ae" timestamp="1675770385"&gt;14&lt;/key&gt;&lt;/foreign-keys&gt;&lt;ref-type name="Journal Article"&gt;17&lt;/ref-type&gt;&lt;contributors&gt;&lt;authors&gt;&lt;author&gt;Humphreys, G. W.&lt;/author&gt;&lt;author&gt;Sui, J.&lt;/author&gt;&lt;/authors&gt;&lt;/contributors&gt;&lt;titles&gt;&lt;title&gt;The salient self: Social saliency effects based on self-bias&lt;/title&gt;&lt;secondary-title&gt;Journal of cognitive psychology&lt;/secondary-title&gt;&lt;/titles&gt;&lt;periodical&gt;&lt;full-title&gt;Journal of cognitive psychology&lt;/full-title&gt;&lt;/periodical&gt;&lt;pages&gt;129-140&lt;/pages&gt;&lt;volume&gt;27&lt;/volume&gt;&lt;number&gt;2&lt;/number&gt;&lt;section&gt;129&lt;/section&gt;&lt;dates&gt;&lt;year&gt;2015&lt;/year&gt;&lt;/dates&gt;&lt;isbn&gt;2044-5911&amp;#xD;2044-592X&lt;/isbn&gt;&lt;urls&gt;&lt;/urls&gt;&lt;electronic-resource-num&gt;10.1080/20445911.2014.996156&lt;/electronic-resource-num&gt;&lt;/record&gt;&lt;/Cite&gt;&lt;Cite&gt;&lt;Author&gt;Feng&lt;/Author&gt;&lt;Year&gt;2018&lt;/Year&gt;&lt;RecNum&gt;59&lt;/RecNum&gt;&lt;record&gt;&lt;rec-number&gt;59&lt;/rec-number&gt;&lt;foreign-keys&gt;&lt;key app="EN" db-id="w5e5sta9arwa50eztf0vzr0zf55zr00xd9ae" timestamp="1676626882"&gt;59&lt;/key&gt;&lt;/foreign-keys&gt;&lt;ref-type name="Journal Article"&gt;17&lt;/ref-type&gt;&lt;contributors&gt;&lt;authors&gt;&lt;author&gt;Feng, C.&lt;/author&gt;&lt;author&gt;Yan, X.&lt;/author&gt;&lt;author&gt;Huang, W.&lt;/author&gt;&lt;author&gt;Han, S.&lt;/author&gt;&lt;author&gt;Ma, Y. &lt;/author&gt;&lt;/authors&gt;&lt;/contributors&gt;&lt;titles&gt;&lt;title&gt;Neural representations of the multidimensional self in the cortical midline structures&lt;/title&gt;&lt;secondary-title&gt;NeuroImage&lt;/secondary-title&gt;&lt;/titles&gt;&lt;periodical&gt;&lt;full-title&gt;NeuroImage&lt;/full-title&gt;&lt;/periodical&gt;&lt;pages&gt;291-299&lt;/pages&gt;&lt;volume&gt;183&lt;/volume&gt;&lt;dates&gt;&lt;year&gt;2018&lt;/year&gt;&lt;/dates&gt;&lt;urls&gt;&lt;/urls&gt;&lt;electronic-resource-num&gt;10.1016/j.neuroimage.2018.08.018&lt;/electronic-resource-num&gt;&lt;/record&gt;&lt;/Cite&gt;&lt;/EndNote&gt;</w:instrText>
      </w:r>
      <w:r w:rsidR="00641976" w:rsidRPr="006A5A80">
        <w:rPr>
          <w:lang w:val="en-US"/>
        </w:rPr>
        <w:fldChar w:fldCharType="separate"/>
      </w:r>
      <w:r w:rsidR="00641976" w:rsidRPr="006A5A80">
        <w:rPr>
          <w:noProof/>
          <w:lang w:val="en-US"/>
        </w:rPr>
        <w:t>(Feng et al., 2018; Humphreys &amp; Sui, 2015)</w:t>
      </w:r>
      <w:r w:rsidR="00641976" w:rsidRPr="006A5A80">
        <w:rPr>
          <w:lang w:val="en-US"/>
        </w:rPr>
        <w:fldChar w:fldCharType="end"/>
      </w:r>
      <w:r w:rsidR="007260C3" w:rsidRPr="006A5A80">
        <w:rPr>
          <w:lang w:val="en-US"/>
        </w:rPr>
        <w:t xml:space="preserve">, and gender differences in </w:t>
      </w:r>
      <w:r w:rsidR="00B32666">
        <w:rPr>
          <w:lang w:val="en-US"/>
        </w:rPr>
        <w:t>SPE</w:t>
      </w:r>
      <w:r w:rsidR="007260C3" w:rsidRPr="006A5A80">
        <w:rPr>
          <w:lang w:val="en-US"/>
        </w:rPr>
        <w:t xml:space="preserve"> due to oxytocin</w:t>
      </w:r>
      <w:r w:rsidR="00BB1EA1" w:rsidRPr="006A5A80">
        <w:rPr>
          <w:lang w:val="en-US"/>
        </w:rPr>
        <w:t xml:space="preserve"> </w:t>
      </w:r>
      <w:r w:rsidR="00BB1EA1" w:rsidRPr="006A5A80">
        <w:rPr>
          <w:lang w:val="en-US"/>
        </w:rPr>
        <w:fldChar w:fldCharType="begin"/>
      </w:r>
      <w:r w:rsidR="008A6B15">
        <w:rPr>
          <w:lang w:val="en-US"/>
        </w:rPr>
        <w:instrText xml:space="preserve"> ADDIN EN.CITE &lt;EndNote&gt;&lt;Cite&gt;&lt;Author&gt;Feng&lt;/Author&gt;&lt;Year&gt;2020&lt;/Year&gt;&lt;RecNum&gt;72&lt;/RecNum&gt;&lt;DisplayText&gt;(Feng et al., 2020)&lt;/DisplayText&gt;&lt;record&gt;&lt;rec-number&gt;72&lt;/rec-number&gt;&lt;foreign-keys&gt;&lt;key app="EN" db-id="w5e5sta9arwa50eztf0vzr0zf55zr00xd9ae" timestamp="1676875099"&gt;72&lt;/key&gt;&lt;/foreign-keys&gt;&lt;ref-type name="Journal Article"&gt;17&lt;/ref-type&gt;&lt;contributors&gt;&lt;authors&gt;&lt;author&gt;Feng, Chunliang&lt;/author&gt;&lt;author&gt;Zhou, Xingmei&lt;/author&gt;&lt;author&gt;Zhu, Xiangru&lt;/author&gt;&lt;author&gt;Zhu, Ruida&lt;/author&gt;&lt;author&gt;Han, Shangfeng&lt;/author&gt;&lt;author&gt;Luo, Yue-Jia&lt;/author&gt;&lt;/authors&gt;&lt;/contributors&gt;&lt;titles&gt;&lt;title&gt;Effect of intranasal oxytocin administration on self-other distinction: Modulations by psychological distance and gender&lt;/title&gt;&lt;secondary-title&gt;Psychoneuroendocrinology&lt;/secondary-title&gt;&lt;/titles&gt;&lt;periodical&gt;&lt;full-title&gt;Psychoneuroendocrinology&lt;/full-title&gt;&lt;/periodical&gt;&lt;pages&gt;104804&lt;/pages&gt;&lt;volume&gt;120&lt;/volume&gt;&lt;dates&gt;&lt;year&gt;2020&lt;/year&gt;&lt;/dates&gt;&lt;isbn&gt;0306-4530&lt;/isbn&gt;&lt;urls&gt;&lt;/urls&gt;&lt;electronic-resource-num&gt;10.1016/j.psyneuen.2020.104804&lt;/electronic-resource-num&gt;&lt;/record&gt;&lt;/Cite&gt;&lt;/EndNote&gt;</w:instrText>
      </w:r>
      <w:r w:rsidR="00BB1EA1" w:rsidRPr="006A5A80">
        <w:rPr>
          <w:lang w:val="en-US"/>
        </w:rPr>
        <w:fldChar w:fldCharType="separate"/>
      </w:r>
      <w:r w:rsidR="00BB1EA1" w:rsidRPr="006A5A80">
        <w:rPr>
          <w:noProof/>
          <w:lang w:val="en-US"/>
        </w:rPr>
        <w:t>(Feng et al., 2020)</w:t>
      </w:r>
      <w:r w:rsidR="00BB1EA1" w:rsidRPr="006A5A80">
        <w:rPr>
          <w:lang w:val="en-US"/>
        </w:rPr>
        <w:fldChar w:fldCharType="end"/>
      </w:r>
      <w:r w:rsidR="007260C3" w:rsidRPr="006A5A80">
        <w:rPr>
          <w:lang w:val="en-US"/>
        </w:rPr>
        <w:t>.</w:t>
      </w:r>
      <w:r w:rsidR="008155C7">
        <w:rPr>
          <w:lang w:val="en-US"/>
        </w:rPr>
        <w:t xml:space="preserve"> The</w:t>
      </w:r>
      <w:r w:rsidR="008155C7" w:rsidRPr="006A5A80">
        <w:rPr>
          <w:lang w:val="en-US"/>
        </w:rPr>
        <w:t xml:space="preserve"> SPMT has also been applied to child development, with studies examining developmental changes in </w:t>
      </w:r>
      <w:r w:rsidR="008155C7">
        <w:rPr>
          <w:lang w:val="en-US"/>
        </w:rPr>
        <w:t>SPE</w:t>
      </w:r>
      <w:r w:rsidR="008155C7" w:rsidRPr="006A5A80">
        <w:rPr>
          <w:lang w:val="en-US"/>
        </w:rPr>
        <w:t xml:space="preserve"> </w:t>
      </w:r>
      <w:r w:rsidR="008155C7" w:rsidRPr="006A5A80">
        <w:rPr>
          <w:lang w:val="en-US"/>
        </w:rPr>
        <w:fldChar w:fldCharType="begin"/>
      </w:r>
      <w:r w:rsidR="008155C7" w:rsidRPr="006A5A80">
        <w:rPr>
          <w:lang w:val="en-US"/>
        </w:rPr>
        <w:instrText xml:space="preserve"> ADDIN EN.CITE &lt;EndNote&gt;&lt;Cite&gt;&lt;Author&gt;Maire&lt;/Author&gt;&lt;Year&gt;2020&lt;/Year&gt;&lt;RecNum&gt;23&lt;/RecNum&gt;&lt;DisplayText&gt;(Maire et al., 2020; Zhou et al., 2019)&lt;/DisplayText&gt;&lt;record&gt;&lt;rec-number&gt;23&lt;/rec-number&gt;&lt;foreign-keys&gt;&lt;key app="EN" db-id="w5e5sta9arwa50eztf0vzr0zf55zr00xd9ae" timestamp="1675771227"&gt;23&lt;/key&gt;&lt;/foreign-keys&gt;&lt;ref-type name="Journal Article"&gt;17&lt;/ref-type&gt;&lt;contributors&gt;&lt;authors&gt;&lt;author&gt;Maire, H.&lt;/author&gt;&lt;author&gt;Brochard, R.&lt;/author&gt;&lt;author&gt;Zagar, D.&lt;/author&gt;&lt;/authors&gt;&lt;/contributors&gt;&lt;titles&gt;&lt;title&gt;A Developmental Study of the Self‐Prioritization Effect in Children Between 6 and 10 Years of Age&lt;/title&gt;&lt;secondary-title&gt;Child development&lt;/secondary-title&gt;&lt;/titles&gt;&lt;periodical&gt;&lt;full-title&gt;Child development&lt;/full-title&gt;&lt;/periodical&gt;&lt;pages&gt;694-704&lt;/pages&gt;&lt;volume&gt;91&lt;/volume&gt;&lt;number&gt;3&lt;/number&gt;&lt;dates&gt;&lt;year&gt;2020&lt;/year&gt;&lt;/dates&gt;&lt;urls&gt;&lt;/urls&gt;&lt;electronic-resource-num&gt;10.1111/cdev.13352 &lt;/electronic-resource-num&gt;&lt;/record&gt;&lt;/Cite&gt;&lt;Cite&gt;&lt;Author&gt;Zhou&lt;/Author&gt;&lt;Year&gt;2019&lt;/Year&gt;&lt;RecNum&gt;62&lt;/RecNum&gt;&lt;record&gt;&lt;rec-number&gt;62&lt;/rec-number&gt;&lt;foreign-keys&gt;&lt;key app="EN" db-id="w5e5sta9arwa50eztf0vzr0zf55zr00xd9ae" timestamp="1676627511"&gt;62&lt;/key&gt;&lt;/foreign-keys&gt;&lt;ref-type name="Journal Article"&gt;17&lt;/ref-type&gt;&lt;contributors&gt;&lt;authors&gt;&lt;author&gt;Zhou, A.&lt;/author&gt;&lt;author&gt;Duan, B.&lt;/author&gt;&lt;author&gt;Wen, M.&lt;/author&gt;&lt;author&gt;Wu, W.&lt;/author&gt;&lt;author&gt;Li, M.&lt;/author&gt;&lt;author&gt;Ma, X.&lt;/author&gt;&lt;author&gt;Tan, Y.&lt;/author&gt;&lt;/authors&gt;&lt;/contributors&gt;&lt;titles&gt;&lt;title&gt;Self-referential processing can modulate visual spatial attention deficits in children with dyslexia&lt;/title&gt;&lt;secondary-title&gt;Frontiers in Psychology&lt;/secondary-title&gt;&lt;/titles&gt;&lt;periodical&gt;&lt;full-title&gt;Frontiers in Psychology&lt;/full-title&gt;&lt;/periodical&gt;&lt;pages&gt;2270&lt;/pages&gt;&lt;volume&gt;10&lt;/volume&gt;&lt;dates&gt;&lt;year&gt;2019&lt;/year&gt;&lt;/dates&gt;&lt;urls&gt;&lt;/urls&gt;&lt;electronic-resource-num&gt;10.3389/fpsyg.2019.02270&lt;/electronic-resource-num&gt;&lt;/record&gt;&lt;/Cite&gt;&lt;/EndNote&gt;</w:instrText>
      </w:r>
      <w:r w:rsidR="008155C7" w:rsidRPr="006A5A80">
        <w:rPr>
          <w:lang w:val="en-US"/>
        </w:rPr>
        <w:fldChar w:fldCharType="separate"/>
      </w:r>
      <w:r w:rsidR="008155C7" w:rsidRPr="006A5A80">
        <w:rPr>
          <w:noProof/>
          <w:lang w:val="en-US"/>
        </w:rPr>
        <w:t>(Maire et al., 2020; Zhou et al., 2019)</w:t>
      </w:r>
      <w:r w:rsidR="008155C7" w:rsidRPr="006A5A80">
        <w:rPr>
          <w:lang w:val="en-US"/>
        </w:rPr>
        <w:fldChar w:fldCharType="end"/>
      </w:r>
      <w:r w:rsidR="008155C7" w:rsidRPr="006A5A80">
        <w:rPr>
          <w:lang w:val="en-US"/>
        </w:rPr>
        <w:t>.</w:t>
      </w:r>
      <w:r w:rsidR="008155C7">
        <w:rPr>
          <w:lang w:val="en-US"/>
        </w:rPr>
        <w:t xml:space="preserve"> </w:t>
      </w:r>
      <w:r w:rsidR="008155C7" w:rsidRPr="008155C7">
        <w:rPr>
          <w:lang w:val="en-US"/>
        </w:rPr>
        <w:t>Cross-cultural studies have demonstrated variations in the magnitude of the SPE</w:t>
      </w:r>
      <w:r w:rsidR="008155C7">
        <w:rPr>
          <w:lang w:val="en-US"/>
        </w:rPr>
        <w:t xml:space="preserve"> </w:t>
      </w:r>
      <w:r w:rsidR="008155C7" w:rsidRPr="008155C7">
        <w:rPr>
          <w:lang w:val="en-US"/>
        </w:rPr>
        <w:t>across different cultural contexts, particularly between individualistic and collectivist cultures</w:t>
      </w:r>
      <w:r w:rsidR="008155C7">
        <w:rPr>
          <w:lang w:val="en-US"/>
        </w:rPr>
        <w:t xml:space="preserve"> </w:t>
      </w:r>
      <w:r w:rsidR="00641976" w:rsidRPr="006A5A80">
        <w:rPr>
          <w:lang w:val="en-US"/>
        </w:rPr>
        <w:fldChar w:fldCharType="begin"/>
      </w:r>
      <w:r w:rsidR="00BB1EA1" w:rsidRPr="006A5A80">
        <w:rPr>
          <w:lang w:val="en-US"/>
        </w:rPr>
        <w:instrText xml:space="preserve"> ADDIN EN.CITE &lt;EndNote&gt;&lt;Cite&gt;&lt;Author&gt;Jiang&lt;/Author&gt;&lt;Year&gt;2019&lt;/Year&gt;&lt;RecNum&gt;15&lt;/RecNum&gt;&lt;DisplayText&gt;(Jiang et al., 2019)&lt;/DisplayText&gt;&lt;record&gt;&lt;rec-number&gt;15&lt;/rec-number&gt;&lt;foreign-keys&gt;&lt;key app="EN" db-id="w5e5sta9arwa50eztf0vzr0zf55zr00xd9ae" timestamp="1675770480"&gt;15&lt;/key&gt;&lt;/foreign-keys&gt;&lt;ref-type name="Journal Article"&gt;17&lt;/ref-type&gt;&lt;contributors&gt;&lt;authors&gt;&lt;author&gt;Jiang, M.&lt;/author&gt;&lt;author&gt;Wong, S. K. M.&lt;/author&gt;&lt;author&gt;Chung, H. K. S.&lt;/author&gt;&lt;author&gt;Sun, Y.&lt;/author&gt;&lt;author&gt;Hsiao, J. H.&lt;/author&gt;&lt;author&gt;Sui, J.&lt;/author&gt;&lt;author&gt;Humphreys, G. W.&lt;/author&gt;&lt;/authors&gt;&lt;/contributors&gt;&lt;titles&gt;&lt;title&gt;Cultural Orientation of Self-Bias in Perceptual Matching&lt;/title&gt;&lt;secondary-title&gt;Front Psychol&lt;/secondary-title&gt;&lt;/titles&gt;&lt;periodical&gt;&lt;full-title&gt;Front Psychol&lt;/full-title&gt;&lt;/periodical&gt;&lt;pages&gt;1469&lt;/pages&gt;&lt;volume&gt;10&lt;/volume&gt;&lt;dates&gt;&lt;year&gt;2019&lt;/year&gt;&lt;/dates&gt;&lt;urls&gt;&lt;/urls&gt;&lt;electronic-resource-num&gt;10.3389/fpsyg.2019.01469&lt;/electronic-resource-num&gt;&lt;/record&gt;&lt;/Cite&gt;&lt;/EndNote&gt;</w:instrText>
      </w:r>
      <w:r w:rsidR="00641976" w:rsidRPr="006A5A80">
        <w:rPr>
          <w:lang w:val="en-US"/>
        </w:rPr>
        <w:fldChar w:fldCharType="separate"/>
      </w:r>
      <w:r w:rsidR="00BB1EA1" w:rsidRPr="006A5A80">
        <w:rPr>
          <w:noProof/>
          <w:lang w:val="en-US"/>
        </w:rPr>
        <w:t>(Jiang et al., 2019)</w:t>
      </w:r>
      <w:r w:rsidR="00641976" w:rsidRPr="006A5A80">
        <w:rPr>
          <w:lang w:val="en-US"/>
        </w:rPr>
        <w:fldChar w:fldCharType="end"/>
      </w:r>
      <w:r w:rsidR="008155C7">
        <w:rPr>
          <w:lang w:val="en-US"/>
        </w:rPr>
        <w:t xml:space="preserve">. </w:t>
      </w:r>
      <w:r w:rsidR="007260C3" w:rsidRPr="006A5A80">
        <w:rPr>
          <w:lang w:val="en-US"/>
        </w:rPr>
        <w:t xml:space="preserve">Finally, </w:t>
      </w:r>
      <w:r w:rsidR="00331FC7">
        <w:rPr>
          <w:lang w:val="en-US"/>
        </w:rPr>
        <w:t>i</w:t>
      </w:r>
      <w:r w:rsidR="008155C7" w:rsidRPr="006A5A80">
        <w:rPr>
          <w:lang w:val="en-US"/>
        </w:rPr>
        <w:t xml:space="preserve">n clinical research, SPMT has </w:t>
      </w:r>
      <w:r w:rsidR="008155C7">
        <w:rPr>
          <w:lang w:val="en-US"/>
        </w:rPr>
        <w:t xml:space="preserve">also </w:t>
      </w:r>
      <w:r w:rsidR="008155C7" w:rsidRPr="006A5A80">
        <w:rPr>
          <w:lang w:val="en-US"/>
        </w:rPr>
        <w:t xml:space="preserve">been </w:t>
      </w:r>
      <w:r w:rsidR="008155C7">
        <w:rPr>
          <w:lang w:val="en-US"/>
        </w:rPr>
        <w:t>integrated</w:t>
      </w:r>
      <w:r w:rsidR="008155C7" w:rsidRPr="006A5A80">
        <w:rPr>
          <w:lang w:val="en-US"/>
        </w:rPr>
        <w:t xml:space="preserve"> to understand atypical self-processing in populations such as those with </w:t>
      </w:r>
      <w:r w:rsidR="008155C7" w:rsidRPr="006A5A80">
        <w:rPr>
          <w:lang w:val="en-US"/>
        </w:rPr>
        <w:lastRenderedPageBreak/>
        <w:t>autism or</w:t>
      </w:r>
      <w:r w:rsidR="00274730">
        <w:rPr>
          <w:lang w:val="en-US"/>
        </w:rPr>
        <w:t xml:space="preserve"> </w:t>
      </w:r>
      <w:r w:rsidR="00274730" w:rsidRPr="006A5A80">
        <w:rPr>
          <w:lang w:val="en-US"/>
        </w:rPr>
        <w:t>depression</w:t>
      </w:r>
      <w:r w:rsidR="008155C7" w:rsidRPr="006A5A80">
        <w:rPr>
          <w:lang w:val="en-US"/>
        </w:rPr>
        <w:t xml:space="preserve"> </w:t>
      </w:r>
      <w:r w:rsidR="00274730">
        <w:rPr>
          <w:lang w:val="en-US"/>
        </w:rPr>
        <w:fldChar w:fldCharType="begin">
          <w:fldData xml:space="preserve">PEVuZE5vdGU+PENpdGU+PEF1dGhvcj5HaWxsZXNwaWXigJBTbWl0aDwvQXV0aG9yPjxZZWFyPjIw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</w:fldData>
        </w:fldChar>
      </w:r>
      <w:r w:rsidR="00274730">
        <w:rPr>
          <w:lang w:val="en-US"/>
        </w:rPr>
        <w:instrText xml:space="preserve"> ADDIN EN.CITE </w:instrText>
      </w:r>
      <w:r w:rsidR="00274730">
        <w:rPr>
          <w:lang w:val="en-US"/>
        </w:rPr>
        <w:fldChar w:fldCharType="begin">
          <w:fldData xml:space="preserve">PEVuZE5vdGU+PENpdGU+PEF1dGhvcj5HaWxsZXNwaWXigJBTbWl0aDwvQXV0aG9yPjxZZWFyPjIw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</w:fldData>
        </w:fldChar>
      </w:r>
      <w:r w:rsidR="00274730">
        <w:rPr>
          <w:lang w:val="en-US"/>
        </w:rPr>
        <w:instrText xml:space="preserve"> ADDIN EN.CITE.DATA </w:instrText>
      </w:r>
      <w:r w:rsidR="00274730">
        <w:rPr>
          <w:lang w:val="en-US"/>
        </w:rPr>
      </w:r>
      <w:r w:rsidR="00274730">
        <w:rPr>
          <w:lang w:val="en-US"/>
        </w:rPr>
        <w:fldChar w:fldCharType="end"/>
      </w:r>
      <w:r w:rsidR="00274730">
        <w:rPr>
          <w:lang w:val="en-US"/>
        </w:rPr>
      </w:r>
      <w:r w:rsidR="00274730">
        <w:rPr>
          <w:lang w:val="en-US"/>
        </w:rPr>
        <w:fldChar w:fldCharType="separate"/>
      </w:r>
      <w:r w:rsidR="00274730">
        <w:rPr>
          <w:noProof/>
          <w:lang w:val="en-US"/>
        </w:rPr>
        <w:t>(Gillespie</w:t>
      </w:r>
      <w:r w:rsidR="00274730">
        <w:rPr>
          <w:rFonts w:hint="eastAsia"/>
          <w:noProof/>
          <w:lang w:val="en-US"/>
        </w:rPr>
        <w:t>‐</w:t>
      </w:r>
      <w:r w:rsidR="00274730">
        <w:rPr>
          <w:noProof/>
          <w:lang w:val="en-US"/>
        </w:rPr>
        <w:t>Smith et al., 2018; Nijhof &amp; Bird, 2019; Sui &amp; Humphreys, 2017)</w:t>
      </w:r>
      <w:r w:rsidR="00274730">
        <w:rPr>
          <w:lang w:val="en-US"/>
        </w:rPr>
        <w:fldChar w:fldCharType="end"/>
      </w:r>
      <w:r w:rsidR="008155C7" w:rsidRPr="006A5A80">
        <w:rPr>
          <w:lang w:val="en-US"/>
        </w:rPr>
        <w:t>.</w:t>
      </w:r>
    </w:p>
    <w:p w14:paraId="7566A7A3" w14:textId="10D98B12" w:rsidR="008F6A86" w:rsidRPr="00932AAF" w:rsidRDefault="00331FC7" w:rsidP="000863E0">
      <w:pPr>
        <w:ind w:firstLineChars="100" w:firstLine="240"/>
        <w:rPr>
          <w:lang w:val="en-US"/>
        </w:rPr>
      </w:pPr>
      <w:r w:rsidRPr="00F65597">
        <w:t>Evaluating the reliability of a behavioral paradigm is essential for researchers planning to use the paradigm to investigate different research questions, such as individual differences and underlying mechanisms</w:t>
      </w:r>
      <w:r w:rsidR="008F6A86" w:rsidRPr="00F65597">
        <w:t xml:space="preserve"> </w:t>
      </w:r>
      <w:r w:rsidRPr="00F65597">
        <w:fldChar w:fldCharType="begin">
          <w:fldData xml:space="preserve">PEVuZE5vdGU+PENpdGU+PEF1dGhvcj5HcmVlbjwvQXV0aG9yPjxZZWFyPjIwMTY8L1llYXI+PFJl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</w:fldData>
        </w:fldChar>
      </w:r>
      <w:r w:rsidRPr="00F65597">
        <w:instrText xml:space="preserve"> ADDIN EN.CITE </w:instrText>
      </w:r>
      <w:r w:rsidRPr="00F65597">
        <w:fldChar w:fldCharType="begin">
          <w:fldData xml:space="preserve">PEVuZE5vdGU+PENpdGU+PEF1dGhvcj5HcmVlbjwvQXV0aG9yPjxZZWFyPjIwMTY8L1llYXI+PFJl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</w:fldData>
        </w:fldChar>
      </w:r>
      <w:r w:rsidRPr="00F65597">
        <w:instrText xml:space="preserve"> ADDIN EN.CITE.DATA </w:instrText>
      </w:r>
      <w:r w:rsidRPr="00F65597">
        <w:fldChar w:fldCharType="end"/>
      </w:r>
      <w:r w:rsidRPr="00F65597">
        <w:fldChar w:fldCharType="separate"/>
      </w:r>
      <w:r w:rsidRPr="00F65597">
        <w:t>(Green et al., 2016; Hedge et al., 2018; Parsons et al., 2019)</w:t>
      </w:r>
      <w:r w:rsidRPr="00F65597">
        <w:fldChar w:fldCharType="end"/>
      </w:r>
      <w:r w:rsidRPr="00F65597">
        <w:t>.</w:t>
      </w:r>
      <w:r w:rsidR="008F6A86" w:rsidRPr="00F65597">
        <w:t xml:space="preserve"> While SPMT has gained widespread adoption as a prominent method for investigating the underlying mechanism of SPE, there has been microscopic examination and report of the psychometric properties of the outcomes, leaving the reliability of using the SPMT for measuring individual differences and group level consistency unknown </w:t>
      </w:r>
      <w:r w:rsidR="008F6A86" w:rsidRPr="00F65597">
        <w:fldChar w:fldCharType="begin"/>
      </w:r>
      <w:r w:rsidR="000863E0">
        <w:instrText xml:space="preserve"> ADDIN EN.CITE &lt;EndNote&gt;&lt;Cite&gt;&lt;Author&gt;Zorowitz&lt;/Author&gt;&lt;Year&gt;2023&lt;/Year&gt;&lt;RecNum&gt;103&lt;/RecNum&gt;&lt;DisplayText&gt;(Zorowitz &amp;amp; Niv, 2023)&lt;/DisplayText&gt;&lt;record&gt;&lt;rec-number&gt;103&lt;/rec-number&gt;&lt;foreign-keys&gt;&lt;key app="EN" db-id="w5e5sta9arwa50eztf0vzr0zf55zr00xd9ae" timestamp="1683177368"&gt;103&lt;/key&gt;&lt;/foreign-keys&gt;&lt;ref-type name="Journal Article"&gt;17&lt;/ref-type&gt;&lt;contributors&gt;&lt;authors&gt;&lt;author&gt;Zorowitz, Samuel&lt;/author&gt;&lt;author&gt;Niv, Yael&lt;/author&gt;&lt;/authors&gt;&lt;/contributors&gt;&lt;titles&gt;&lt;title&gt;Improving the reliability of cognitive task measures: A narrative review&lt;/title&gt;&lt;secondary-title&gt;Biological Psychiatry: Cognitive Neuroscience and Neuroimaging&lt;/secondary-title&gt;&lt;/titles&gt;&lt;periodical&gt;&lt;full-title&gt;Biological Psychiatry: Cognitive Neuroscience and Neuroimaging&lt;/full-title&gt;&lt;/periodical&gt;&lt;dates&gt;&lt;year&gt;2023&lt;/year&gt;&lt;/dates&gt;&lt;isbn&gt;2451-9022&lt;/isbn&gt;&lt;urls&gt;&lt;/urls&gt;&lt;electronic-resource-num&gt;10.1016/j.bpsc.2023.02.004&lt;/electronic-resource-num&gt;&lt;/record&gt;&lt;/Cite&gt;&lt;/EndNote&gt;</w:instrText>
      </w:r>
      <w:r w:rsidR="008F6A86" w:rsidRPr="00F65597">
        <w:fldChar w:fldCharType="separate"/>
      </w:r>
      <w:r w:rsidR="000863E0">
        <w:rPr>
          <w:noProof/>
        </w:rPr>
        <w:t>(Zorowitz &amp; Niv, 2023)</w:t>
      </w:r>
      <w:r w:rsidR="008F6A86" w:rsidRPr="00F65597">
        <w:fldChar w:fldCharType="end"/>
      </w:r>
      <w:r w:rsidR="008F6A86" w:rsidRPr="00F65597">
        <w:t xml:space="preserve">. </w:t>
      </w:r>
      <w:r w:rsidR="00D068A5" w:rsidRPr="00F65597">
        <w:t xml:space="preserve">Furthermore, in tasks as simple as the SPMT, there are multiple approaches to quantify the </w:t>
      </w:r>
      <w:r w:rsidR="00932AAF" w:rsidRPr="00F65597">
        <w:t>SPE</w:t>
      </w:r>
      <w:r w:rsidR="00D068A5" w:rsidRPr="00F65597">
        <w:t>.</w:t>
      </w:r>
      <w:r w:rsidR="00F65597">
        <w:rPr>
          <w:lang w:val="en-US"/>
        </w:rPr>
        <w:t xml:space="preserve"> </w:t>
      </w:r>
      <w:r w:rsidR="00F65597" w:rsidRPr="00F65597">
        <w:t>The SPMT yields two direct outcome variables for quantifying SPE:</w:t>
      </w:r>
      <w:r w:rsidR="00F65597">
        <w:rPr>
          <w:lang w:val="en-US"/>
        </w:rPr>
        <w:t xml:space="preserve"> </w:t>
      </w:r>
      <w:r w:rsidR="00F65597" w:rsidRPr="00F65597">
        <w:t xml:space="preserve">mean reaction time (RT) and accuracy (ACC). In addition to these, the existing literature has identified four additional outcome variables derived from RT and ACC. These include </w:t>
      </w:r>
      <w:r w:rsidR="00D068A5" w:rsidRPr="00F65597">
        <w:t>efficiency</w:t>
      </w:r>
      <w:r w:rsidR="00F65597" w:rsidRPr="00F65597">
        <w:t xml:space="preserve"> (</w:t>
      </w:r>
      <w:r w:rsidR="00F65597" w:rsidRPr="00F65597">
        <w:rPr>
          <w:i/>
          <w:iCs/>
        </w:rPr>
        <w:t>η</w:t>
      </w:r>
      <w:r w:rsidR="00F65597" w:rsidRPr="00F65597">
        <w:t>)</w:t>
      </w:r>
      <w:r w:rsidR="006F5CE9" w:rsidRPr="00F65597">
        <w:t xml:space="preserve"> </w:t>
      </w:r>
      <w:r w:rsidR="00A64EC7" w:rsidRPr="00F65597">
        <w:fldChar w:fldCharType="begin"/>
      </w:r>
      <w:r w:rsidR="00ED77D3" w:rsidRPr="00F65597">
        <w:instrText xml:space="preserve"> ADDIN EN.CITE &lt;EndNote&gt;&lt;Cite&gt;&lt;Author&gt;Stoeber&lt;/Author&gt;&lt;Year&gt;2008&lt;/Year&gt;&lt;RecNum&gt;32&lt;/RecNum&gt;&lt;DisplayText&gt;(Humphreys &amp;amp; Sui, 2015; Stoeber &amp;amp; Eysenck, 2008)&lt;/DisplayText&gt;&lt;record&gt;&lt;rec-number&gt;32&lt;/rec-number&gt;&lt;foreign-keys&gt;&lt;key app="EN" db-id="w5e5sta9arwa50eztf0vzr0zf55zr00xd9ae" timestamp="1675771832"&gt;32&lt;/key&gt;&lt;/foreign-keys&gt;&lt;ref-type name="Journal Article"&gt;17&lt;/ref-type&gt;&lt;contributors&gt;&lt;authors&gt;&lt;author&gt;Stoeber, J.&lt;/author&gt;&lt;author&gt;Eysenck, M. W.&lt;/author&gt;&lt;/authors&gt;&lt;/contributors&gt;&lt;titles&gt;&lt;title&gt;Perfectionism and efficiency: Accuracy, response bias, and invested time in proof-reading performance&lt;/title&gt;&lt;secondary-title&gt;Journal of research in personality&lt;/secondary-title&gt;&lt;/titles&gt;&lt;periodical&gt;&lt;full-title&gt;Journal of research in personality&lt;/full-title&gt;&lt;/periodical&gt;&lt;pages&gt;1673-1678&lt;/pages&gt;&lt;volume&gt;42&lt;/volume&gt;&lt;number&gt;6&lt;/number&gt;&lt;dates&gt;&lt;year&gt;2008&lt;/year&gt;&lt;/dates&gt;&lt;urls&gt;&lt;/urls&gt;&lt;electronic-resource-num&gt;10.1016/j.jrp.2008.08.001&lt;/electronic-resource-num&gt;&lt;/record&gt;&lt;/Cite&gt;&lt;Cite&gt;&lt;Author&gt;Humphreys&lt;/Author&gt;&lt;Year&gt;2015&lt;/Year&gt;&lt;RecNum&gt;14&lt;/RecNum&gt;&lt;record&gt;&lt;rec-number&gt;14&lt;/rec-number&gt;&lt;foreign-keys&gt;&lt;key app="EN" db-id="w5e5sta9arwa50eztf0vzr0zf55zr00xd9ae" timestamp="1675770385"&gt;14&lt;/key&gt;&lt;/foreign-keys&gt;&lt;ref-type name="Journal Article"&gt;17&lt;/ref-type&gt;&lt;contributors&gt;&lt;authors&gt;&lt;author&gt;Humphreys, G. W.&lt;/author&gt;&lt;author&gt;Sui, J.&lt;/author&gt;&lt;/authors&gt;&lt;/contributors&gt;&lt;titles&gt;&lt;title&gt;The salient self: Social saliency effects based on self-bias&lt;/title&gt;&lt;secondary-title&gt;Journal of cognitive psychology&lt;/secondary-title&gt;&lt;/titles&gt;&lt;periodical&gt;&lt;full-title&gt;Journal of cognitive psychology&lt;/full-title&gt;&lt;/periodical&gt;&lt;pages&gt;129-140&lt;/pages&gt;&lt;volume&gt;27&lt;/volume&gt;&lt;number&gt;2&lt;/number&gt;&lt;section&gt;129&lt;/section&gt;&lt;dates&gt;&lt;year&gt;2015&lt;/year&gt;&lt;/dates&gt;&lt;isbn&gt;2044-5911&amp;#xD;2044-592X&lt;/isbn&gt;&lt;urls&gt;&lt;/urls&gt;&lt;electronic-resource-num&gt;10.1080/20445911.2014.996156&lt;/electronic-resource-num&gt;&lt;/record&gt;&lt;/Cite&gt;&lt;/EndNote&gt;</w:instrText>
      </w:r>
      <w:r w:rsidR="00A64EC7" w:rsidRPr="00F65597">
        <w:fldChar w:fldCharType="separate"/>
      </w:r>
      <w:r w:rsidR="00ED77D3" w:rsidRPr="00F65597">
        <w:t>(Humphreys &amp; Sui, 2015; Stoeber &amp; Eysenck, 2008)</w:t>
      </w:r>
      <w:r w:rsidR="00A64EC7" w:rsidRPr="00F65597">
        <w:fldChar w:fldCharType="end"/>
      </w:r>
      <w:r w:rsidR="00A64EC7" w:rsidRPr="00F65597">
        <w:t xml:space="preserve">, </w:t>
      </w:r>
      <w:r w:rsidR="00F65597" w:rsidRPr="00F65597">
        <w:t xml:space="preserve">sensitivity </w:t>
      </w:r>
      <w:r w:rsidR="00F65597">
        <w:rPr>
          <w:lang w:val="en-US"/>
        </w:rPr>
        <w:t>score (</w:t>
      </w:r>
      <w:r w:rsidR="009B79B9" w:rsidRPr="00F65597">
        <w:rPr>
          <w:i/>
          <w:iCs/>
        </w:rPr>
        <w:t>d</w:t>
      </w:r>
      <w:r w:rsidR="00932AAF" w:rsidRPr="00F65597">
        <w:rPr>
          <w:i/>
          <w:iCs/>
        </w:rPr>
        <w:t>’</w:t>
      </w:r>
      <w:r w:rsidR="00F65597">
        <w:rPr>
          <w:lang w:val="en-US"/>
        </w:rPr>
        <w:t xml:space="preserve">) </w:t>
      </w:r>
      <w:r w:rsidR="00932AAF" w:rsidRPr="00F65597">
        <w:t>under</w:t>
      </w:r>
      <w:r w:rsidR="009B79B9" w:rsidRPr="00F65597">
        <w:t xml:space="preserve"> </w:t>
      </w:r>
      <w:r w:rsidR="00F15475" w:rsidRPr="00F65597">
        <w:t>s</w:t>
      </w:r>
      <w:r w:rsidR="00D572C7" w:rsidRPr="00F65597">
        <w:t xml:space="preserve">ignal </w:t>
      </w:r>
      <w:r w:rsidR="00F15475" w:rsidRPr="00F65597">
        <w:t>d</w:t>
      </w:r>
      <w:r w:rsidR="00D572C7" w:rsidRPr="00F65597">
        <w:t xml:space="preserve">etection </w:t>
      </w:r>
      <w:r w:rsidR="00F15475" w:rsidRPr="00F65597">
        <w:t>t</w:t>
      </w:r>
      <w:r w:rsidR="00D572C7" w:rsidRPr="00F65597">
        <w:t xml:space="preserve">heory </w:t>
      </w:r>
      <w:r w:rsidR="00146F5D" w:rsidRPr="00F65597">
        <w:fldChar w:fldCharType="begin"/>
      </w:r>
      <w:r w:rsidR="00146F5D" w:rsidRPr="00F65597">
        <w:instrText xml:space="preserve"> ADDIN EN.CITE &lt;EndNote&gt;&lt;Cite&gt;&lt;Author&gt;Hu&lt;/Author&gt;&lt;Year&gt;2020&lt;/Year&gt;&lt;RecNum&gt;13&lt;/RecNum&gt;&lt;DisplayText&gt;(Hu et al., 2020; Sui et al., 2012)&lt;/DisplayText&gt;&lt;record&gt;&lt;rec-number&gt;13&lt;/rec-number&gt;&lt;foreign-keys&gt;&lt;key app="EN" db-id="w5e5sta9arwa50eztf0vzr0zf55zr00xd9ae" timestamp="1675770257"&gt;13&lt;/key&gt;&lt;/foreign-keys&gt;&lt;ref-type name="Journal Article"&gt;17&lt;/ref-type&gt;&lt;contributors&gt;&lt;authors&gt;&lt;author&gt;Hu, C.-P.&lt;/author&gt;&lt;author&gt;Lan, Y.&lt;/author&gt;&lt;author&gt;Macrae, C. N.&lt;/author&gt;&lt;author&gt;Sui, J.&lt;/author&gt;&lt;/authors&gt;&lt;/contributors&gt;&lt;titles&gt;&lt;title&gt;Good Me Bad Me: Prioritization of the Good-Self During Perceptual Decision-Making&lt;/title&gt;&lt;secondary-title&gt;Collabra. Psychology&lt;/secondary-title&gt;&lt;/titles&gt;&lt;periodical&gt;&lt;full-title&gt;Collabra. Psychology&lt;/full-title&gt;&lt;/periodical&gt;&lt;pages&gt;20&lt;/pages&gt;&lt;volume&gt;6&lt;/volume&gt;&lt;number&gt;1&lt;/number&gt;&lt;dates&gt;&lt;year&gt;2020&lt;/year&gt;&lt;/dates&gt;&lt;urls&gt;&lt;/urls&gt;&lt;electronic-resource-num&gt;10.1525/collabra.301&lt;/electronic-resource-num&gt;&lt;/record&gt;&lt;/Cite&gt;&lt;Cite&gt;&lt;Author&gt;Sui&lt;/Author&gt;&lt;Year&gt;2012&lt;/Year&gt;&lt;RecNum&gt;33&lt;/RecNum&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146F5D" w:rsidRPr="00F65597">
        <w:fldChar w:fldCharType="separate"/>
      </w:r>
      <w:r w:rsidR="00146F5D" w:rsidRPr="00F65597">
        <w:t>(Hu et al., 2020; Sui et al., 2012)</w:t>
      </w:r>
      <w:r w:rsidR="00146F5D" w:rsidRPr="00F65597">
        <w:fldChar w:fldCharType="end"/>
      </w:r>
      <w:r w:rsidR="009B79B9" w:rsidRPr="00F65597">
        <w:t>, and drift rate (</w:t>
      </w:r>
      <w:r w:rsidR="009B79B9" w:rsidRPr="00F65597">
        <w:rPr>
          <w:i/>
          <w:iCs/>
        </w:rPr>
        <w:t>v</w:t>
      </w:r>
      <w:r w:rsidR="009B79B9" w:rsidRPr="00F65597">
        <w:t>) and starting point (</w:t>
      </w:r>
      <w:r w:rsidR="009B79B9" w:rsidRPr="00F65597">
        <w:rPr>
          <w:i/>
          <w:iCs/>
        </w:rPr>
        <w:t>z</w:t>
      </w:r>
      <w:r w:rsidR="009B79B9" w:rsidRPr="00F65597">
        <w:t xml:space="preserve">) </w:t>
      </w:r>
      <w:r w:rsidR="00932AAF" w:rsidRPr="00F65597">
        <w:t xml:space="preserve">estimated using the drift-diffusion models </w:t>
      </w:r>
      <w:r w:rsidR="00816F72" w:rsidRPr="00F65597">
        <w:t>(</w:t>
      </w:r>
      <w:r w:rsidR="009B79B9" w:rsidRPr="00F65597">
        <w:t>DDM</w:t>
      </w:r>
      <w:r w:rsidR="00816F72" w:rsidRPr="00F65597">
        <w:t>)</w:t>
      </w:r>
      <w:r w:rsidR="00D068A5" w:rsidRPr="00F65597">
        <w:t xml:space="preserve"> </w:t>
      </w:r>
      <w:r w:rsidR="00D068A5" w:rsidRPr="00F65597">
        <w:fldChar w:fldCharType="begin"/>
      </w:r>
      <w:r w:rsidR="00D068A5" w:rsidRPr="00F65597">
        <w:instrText xml:space="preserve"> ADDIN EN.CITE &lt;EndNote&gt;&lt;Cite&gt;&lt;Author&gt;Golubickis&lt;/Author&gt;&lt;Year&gt;2017&lt;/Year&gt;&lt;RecNum&gt;11&lt;/RecNum&gt;&lt;DisplayText&gt;(Golubickis et al., 2017)&lt;/DisplayText&gt;&lt;record&gt;&lt;rec-number&gt;11&lt;/rec-number&gt;&lt;foreign-keys&gt;&lt;key app="EN" db-id="w5e5sta9arwa50eztf0vzr0zf55zr00xd9ae" timestamp="1675769983"&gt;11&lt;/key&gt;&lt;/foreign-keys&gt;&lt;ref-type name="Journal Article"&gt;17&lt;/ref-type&gt;&lt;contributors&gt;&lt;authors&gt;&lt;author&gt;Golubickis, M.&lt;/author&gt;&lt;author&gt;Falben, J. K.&lt;/author&gt;&lt;author&gt;Sahraie, A.&lt;/author&gt;&lt;author&gt;Visokomogilski, A.&lt;/author&gt;&lt;author&gt;Cunningham, W. A.&lt;/author&gt;&lt;author&gt;Sui, J.&lt;/author&gt;&lt;author&gt;Macrae, C. N.&lt;/author&gt;&lt;/authors&gt;&lt;/contributors&gt;&lt;titles&gt;&lt;title&gt;Self-prioritization and perceptual matching: The effects of temporal construal&lt;/title&gt;&lt;secondary-title&gt;Mem Cognit&lt;/secondary-title&gt;&lt;/titles&gt;&lt;periodical&gt;&lt;full-title&gt;Mem Cognit&lt;/full-title&gt;&lt;/periodical&gt;&lt;pages&gt;1223-1239&lt;/pages&gt;&lt;volume&gt;45&lt;/volume&gt;&lt;number&gt;7&lt;/number&gt;&lt;dates&gt;&lt;year&gt;2017&lt;/year&gt;&lt;/dates&gt;&lt;urls&gt;&lt;/urls&gt;&lt;electronic-resource-num&gt;10.3758/s13421-017-0722-3 &lt;/electronic-resource-num&gt;&lt;/record&gt;&lt;/Cite&gt;&lt;/EndNote&gt;</w:instrText>
      </w:r>
      <w:r w:rsidR="00D068A5" w:rsidRPr="00F65597">
        <w:fldChar w:fldCharType="separate"/>
      </w:r>
      <w:r w:rsidR="00D068A5" w:rsidRPr="00F65597">
        <w:t>(Golubickis et al., 2017)</w:t>
      </w:r>
      <w:r w:rsidR="00D068A5" w:rsidRPr="00F65597">
        <w:fldChar w:fldCharType="end"/>
      </w:r>
      <w:r w:rsidR="00ED77D3" w:rsidRPr="00F65597">
        <w:t>.</w:t>
      </w:r>
      <w:r w:rsidR="00F15475" w:rsidRPr="00F65597">
        <w:t xml:space="preserve"> Moreover, the calculation of SPE can employ different baseline conditions, </w:t>
      </w:r>
      <w:r w:rsidR="00F65597" w:rsidRPr="00F65597">
        <w:t xml:space="preserve">such as </w:t>
      </w:r>
      <w:r w:rsidR="00F15475" w:rsidRPr="00F65597">
        <w:t xml:space="preserve">“Close </w:t>
      </w:r>
      <w:r w:rsidR="00F15475" w:rsidRPr="00F65597">
        <w:rPr>
          <w:rFonts w:hint="eastAsia"/>
        </w:rPr>
        <w:t>other</w:t>
      </w:r>
      <w:r w:rsidR="00F15475" w:rsidRPr="00F65597">
        <w:t>”</w:t>
      </w:r>
      <w:r w:rsidR="008818E8">
        <w:t xml:space="preserve"> </w:t>
      </w:r>
      <w:r w:rsidR="008818E8">
        <w:fldChar w:fldCharType="begin"/>
      </w:r>
      <w:r w:rsidR="008818E8">
        <w:instrText xml:space="preserve"> ADDIN EN.CITE &lt;EndNote&gt;&lt;Cite&gt;&lt;Author&gt;Svensson&lt;/Author&gt;&lt;Year&gt;2022&lt;/Year&gt;&lt;RecNum&gt;89&lt;/RecNum&gt;&lt;DisplayText&gt;(Navon &amp;amp; Makovski, 2021; Svensson et al., 2022)&lt;/DisplayText&gt;&lt;record&gt;&lt;rec-number&gt;89&lt;/rec-number&gt;&lt;foreign-keys&gt;&lt;key app="EN" db-id="w5e5sta9arwa50eztf0vzr0zf55zr00xd9ae" timestamp="1677480757"&gt;89&lt;/key&gt;&lt;/foreign-keys&gt;&lt;ref-type name="Journal Article"&gt;17&lt;/ref-type&gt;&lt;contributors&gt;&lt;authors&gt;&lt;author&gt;Svensson, Saga L&lt;/author&gt;&lt;author&gt;Golubickis, Marius&lt;/author&gt;&lt;author&gt;Maclean, Hollie&lt;/author&gt;&lt;author&gt;Falbén, Johanna K&lt;/author&gt;&lt;author&gt;Persson, Linn M&lt;/author&gt;&lt;author&gt;Tsamadi, Dimitra&lt;/author&gt;&lt;author&gt;Caughey, Siobhan&lt;/author&gt;&lt;author&gt;Sahraie, Arash&lt;/author&gt;&lt;author&gt;Macrae, C Neil&lt;/author&gt;&lt;/authors&gt;&lt;/contributors&gt;&lt;titles&gt;&lt;title&gt;More or less of me and you: self-relevance augments the effects of item probability on stimulus prioritization&lt;/title&gt;&lt;secondary-title&gt;Psychological Research&lt;/secondary-title&gt;&lt;/titles&gt;&lt;periodical&gt;&lt;full-title&gt;Psychological Research&lt;/full-title&gt;&lt;/periodical&gt;&lt;pages&gt;1145-1164&lt;/pages&gt;&lt;volume&gt;86&lt;/volume&gt;&lt;number&gt;4&lt;/number&gt;&lt;dates&gt;&lt;year&gt;2022&lt;/year&gt;&lt;/dates&gt;&lt;isbn&gt;0340-0727&lt;/isbn&gt;&lt;urls&gt;&lt;/urls&gt;&lt;electronic-resource-num&gt;10.1007/s00426-021-01562-x&lt;/electronic-resource-num&gt;&lt;/record&gt;&lt;/Cite&gt;&lt;Cite&gt;&lt;Author&gt;Navon&lt;/Author&gt;&lt;Year&gt;2021&lt;/Year&gt;&lt;RecNum&gt;100&lt;/RecNum&gt;&lt;record&gt;&lt;rec-number&gt;100&lt;/rec-number&gt;&lt;foreign-keys&gt;&lt;key app="EN" db-id="w5e5sta9arwa50eztf0vzr0zf55zr00xd9ae" timestamp="1680599341"&gt;100&lt;/key&gt;&lt;/foreign-keys&gt;&lt;ref-type name="Journal Article"&gt;17&lt;/ref-type&gt;&lt;contributors&gt;&lt;authors&gt;&lt;author&gt;Navon, Mayan&lt;/author&gt;&lt;author&gt;Makovski, Tal&lt;/author&gt;&lt;/authors&gt;&lt;/contributors&gt;&lt;titles&gt;&lt;title&gt;Are Self-related Items Unique? the Self-prioritization Effect Revisited&lt;/title&gt;&lt;/titles&gt;&lt;dates&gt;&lt;year&gt;2021&lt;/year&gt;&lt;/dates&gt;&lt;urls&gt;&lt;/urls&gt;&lt;electronic-resource-num&gt;10.31234/osf.io/9dzm4&lt;/electronic-resource-num&gt;&lt;/record&gt;&lt;/Cite&gt;&lt;/EndNote&gt;</w:instrText>
      </w:r>
      <w:r w:rsidR="008818E8">
        <w:fldChar w:fldCharType="separate"/>
      </w:r>
      <w:r w:rsidR="008818E8">
        <w:rPr>
          <w:noProof/>
        </w:rPr>
        <w:t>(Navon &amp; Makovski, 2021; Svensson et al., 2022)</w:t>
      </w:r>
      <w:r w:rsidR="008818E8">
        <w:fldChar w:fldCharType="end"/>
      </w:r>
      <w:r w:rsidR="00F15475" w:rsidRPr="00F65597">
        <w:t>, “Stranger”</w:t>
      </w:r>
      <w:r w:rsidR="008818E8">
        <w:t xml:space="preserve"> </w:t>
      </w:r>
      <w:r w:rsidR="008818E8">
        <w:fldChar w:fldCharType="begin"/>
      </w:r>
      <w:r w:rsidR="008818E8">
        <w:instrText xml:space="preserve"> ADDIN EN.CITE &lt;EndNote&gt;&lt;Cite&gt;&lt;Author&gt;Constable&lt;/Author&gt;&lt;Year&gt;2021&lt;/Year&gt;&lt;RecNum&gt;102&lt;/RecNum&gt;&lt;DisplayText&gt;(Constable et al., 2021; Orellana-Corrales et al.)&lt;/DisplayText&gt;&lt;record&gt;&lt;rec-number&gt;102&lt;/rec-number&gt;&lt;foreign-keys&gt;&lt;key app="EN" db-id="w5e5sta9arwa50eztf0vzr0zf55zr00xd9ae" timestamp="1683013735"&gt;102&lt;/key&gt;&lt;/foreign-keys&gt;&lt;ref-type name="Journal Article"&gt;17&lt;/ref-type&gt;&lt;contributors&gt;&lt;authors&gt;&lt;author&gt;Constable, Merryn Dale&lt;/author&gt;&lt;author&gt;Becker, Maike Lena&lt;/author&gt;&lt;author&gt;Oh, Ye-In&lt;/author&gt;&lt;author&gt;Knoblich, Günther&lt;/author&gt;&lt;/authors&gt;&lt;/contributors&gt;&lt;titles&gt;&lt;title&gt;Affective compatibility with the self modulates the self-prioritisation effect&lt;/title&gt;&lt;secondary-title&gt;Cognition and Emotion&lt;/secondary-title&gt;&lt;/titles&gt;&lt;periodical&gt;&lt;full-title&gt;Cognition and Emotion&lt;/full-title&gt;&lt;/periodical&gt;&lt;pages&gt;291-304&lt;/pages&gt;&lt;volume&gt;35&lt;/volume&gt;&lt;number&gt;2&lt;/number&gt;&lt;dates&gt;&lt;year&gt;2021&lt;/year&gt;&lt;/dates&gt;&lt;isbn&gt;0269-9931&lt;/isbn&gt;&lt;urls&gt;&lt;/urls&gt;&lt;electronic-resource-num&gt;10.1080/02699931.2020.1839383&lt;/electronic-resource-num&gt;&lt;/record&gt;&lt;/Cite&gt;&lt;Cite&gt;&lt;Author&gt;Orellana-Corrales&lt;/Author&gt;&lt;RecNum&gt;88&lt;/RecNum&gt;&lt;record&gt;&lt;rec-number&gt;88&lt;/rec-number&gt;&lt;foreign-keys&gt;&lt;key app="EN" db-id="w5e5sta9arwa50eztf0vzr0zf55zr00xd9ae" timestamp="1677480734"&gt;88&lt;/key&gt;&lt;/foreign-keys&gt;&lt;ref-type name="Journal Article"&gt;17&lt;/ref-type&gt;&lt;contributors&gt;&lt;authors&gt;&lt;author&gt;Orellana-Corrales, Gabriela&lt;/author&gt;&lt;author&gt;Matschke, Christina&lt;/author&gt;&lt;author&gt;Wesslein, Ann-Katrin&lt;/author&gt;&lt;/authors&gt;&lt;/contributors&gt;&lt;titles&gt;&lt;title&gt;Does Self-Associating a Geometric Shape Immediately Cause Attentional Prioritization? Comparing Familiar vs. Recently Self-Associated Stimuli in the Dot-Probe Task&lt;/title&gt;&lt;/titles&gt;&lt;dates&gt;&lt;/dates&gt;&lt;urls&gt;&lt;/urls&gt;&lt;electronic-resource-num&gt;10.1027/1618-3169/a000502&lt;/electronic-resource-num&gt;&lt;/record&gt;&lt;/Cite&gt;&lt;/EndNote&gt;</w:instrText>
      </w:r>
      <w:r w:rsidR="008818E8">
        <w:fldChar w:fldCharType="separate"/>
      </w:r>
      <w:r w:rsidR="008818E8">
        <w:rPr>
          <w:noProof/>
        </w:rPr>
        <w:t>(Constable et al., 2021; Orellana-Corrales et al.)</w:t>
      </w:r>
      <w:r w:rsidR="008818E8">
        <w:fldChar w:fldCharType="end"/>
      </w:r>
      <w:r w:rsidR="00F15475" w:rsidRPr="00F65597">
        <w:t>, “Celebrity”</w:t>
      </w:r>
      <w:r w:rsidR="008818E8">
        <w:t xml:space="preserve"> </w:t>
      </w:r>
      <w:r w:rsidR="008818E8">
        <w:fldChar w:fldCharType="begin"/>
      </w:r>
      <w:r w:rsidR="008818E8">
        <w:instrText xml:space="preserve"> ADDIN EN.CITE &lt;EndNote&gt;&lt;Cite&gt;&lt;Author&gt;Qian&lt;/Author&gt;&lt;Year&gt;2020&lt;/Year&gt;&lt;RecNum&gt;90&lt;/RecNum&gt;&lt;DisplayText&gt;(Qian et al., 2020)&lt;/DisplayText&gt;&lt;record&gt;&lt;rec-number&gt;90&lt;/rec-number&gt;&lt;foreign-keys&gt;&lt;key app="EN" db-id="w5e5sta9arwa50eztf0vzr0zf55zr00xd9ae" timestamp="1678075674"&gt;90&lt;/key&gt;&lt;/foreign-keys&gt;&lt;ref-type name="Journal Article"&gt;17&lt;/ref-type&gt;&lt;contributors&gt;&lt;authors&gt;&lt;author&gt;Qian, Haoyue&lt;/author&gt;&lt;author&gt;Wang, Zhiguo&lt;/author&gt;&lt;author&gt;Li, Chao&lt;/author&gt;&lt;author&gt;Gao, Xiangping&lt;/author&gt;&lt;/authors&gt;&lt;/contributors&gt;&lt;titles&gt;&lt;title&gt;Prioritised self-referential processing is modulated by emotional arousal&lt;/title&gt;&lt;secondary-title&gt;Quarterly Journal of Experimental Psychology&lt;/secondary-title&gt;&lt;/titles&gt;&lt;periodical&gt;&lt;full-title&gt;Quarterly journal of experimental psychology&lt;/full-title&gt;&lt;/periodical&gt;&lt;pages&gt;688-697&lt;/pages&gt;&lt;volume&gt;73&lt;/volume&gt;&lt;number&gt;5&lt;/number&gt;&lt;dates&gt;&lt;year&gt;2020&lt;/year&gt;&lt;/dates&gt;&lt;isbn&gt;1747-0218&lt;/isbn&gt;&lt;urls&gt;&lt;/urls&gt;&lt;electronic-resource-num&gt;10.1177/1747021819892158&lt;/electronic-resource-num&gt;&lt;/record&gt;&lt;/Cite&gt;&lt;/EndNote&gt;</w:instrText>
      </w:r>
      <w:r w:rsidR="008818E8">
        <w:fldChar w:fldCharType="separate"/>
      </w:r>
      <w:r w:rsidR="008818E8">
        <w:rPr>
          <w:noProof/>
        </w:rPr>
        <w:t>(Qian et al., 2020)</w:t>
      </w:r>
      <w:r w:rsidR="008818E8">
        <w:fldChar w:fldCharType="end"/>
      </w:r>
      <w:r w:rsidR="00F15475" w:rsidRPr="00F65597">
        <w:t>, and “Non-</w:t>
      </w:r>
      <w:commentRangeStart w:id="8"/>
      <w:commentRangeStart w:id="9"/>
      <w:r w:rsidR="00F15475" w:rsidRPr="00F65597">
        <w:t>person</w:t>
      </w:r>
      <w:commentRangeEnd w:id="8"/>
      <w:r w:rsidR="00F65597">
        <w:rPr>
          <w:rStyle w:val="a6"/>
        </w:rPr>
        <w:commentReference w:id="8"/>
      </w:r>
      <w:commentRangeEnd w:id="9"/>
      <w:r w:rsidR="008818E8">
        <w:rPr>
          <w:rStyle w:val="a6"/>
        </w:rPr>
        <w:commentReference w:id="9"/>
      </w:r>
      <w:r w:rsidR="00F15475" w:rsidRPr="00F65597">
        <w:t>”</w:t>
      </w:r>
      <w:r w:rsidR="00F65597">
        <w:rPr>
          <w:lang w:val="en-US"/>
        </w:rPr>
        <w:t xml:space="preserve"> </w:t>
      </w:r>
      <w:r w:rsidR="008818E8">
        <w:rPr>
          <w:lang w:val="en-US"/>
        </w:rPr>
        <w:fldChar w:fldCharType="begin"/>
      </w:r>
      <w:r w:rsidR="008818E8">
        <w:rPr>
          <w:lang w:val="en-US"/>
        </w:rPr>
        <w:instrText xml:space="preserve"> ADDIN EN.CITE &lt;EndNote&gt;&lt;Cite&gt;&lt;Author&gt;Schäfer&lt;/Author&gt;&lt;Year&gt;2019&lt;/Year&gt;&lt;RecNum&gt;81&lt;/RecNum&gt;&lt;DisplayText&gt;(Schäfer &amp;amp; Frings, 2019)&lt;/DisplayText&gt;&lt;record&gt;&lt;rec-number&gt;81&lt;/rec-number&gt;&lt;foreign-keys&gt;&lt;key app="EN" db-id="w5e5sta9arwa50eztf0vzr0zf55zr00xd9ae" timestamp="1677480487"&gt;81&lt;/key&gt;&lt;/foreign-keys&gt;&lt;ref-type name="Journal Article"&gt;17&lt;/ref-type&gt;&lt;contributors&gt;&lt;authors&gt;&lt;author&gt;Schäfer, Sarah&lt;/author&gt;&lt;author&gt;Frings, Christian&lt;/author&gt;&lt;/authors&gt;&lt;/contributors&gt;&lt;titles&gt;&lt;title&gt;Understanding self-prioritisation: The prioritisation of self-relevant stimuli and its relation to the individual self-esteem&lt;/title&gt;&lt;secondary-title&gt;Journal of Cognitive Psychology&lt;/secondary-title&gt;&lt;/titles&gt;&lt;periodical&gt;&lt;full-title&gt;Journal of cognitive psychology&lt;/full-title&gt;&lt;/periodical&gt;&lt;pages&gt;813-824&lt;/pages&gt;&lt;volume&gt;31&lt;/volume&gt;&lt;number&gt;8&lt;/number&gt;&lt;dates&gt;&lt;year&gt;2019&lt;/year&gt;&lt;/dates&gt;&lt;isbn&gt;2044-5911&lt;/isbn&gt;&lt;urls&gt;&lt;/urls&gt;&lt;electronic-resource-num&gt;10.1080/20445911.2019.1686393&lt;/electronic-resource-num&gt;&lt;/record&gt;&lt;/Cite&gt;&lt;/EndNote&gt;</w:instrText>
      </w:r>
      <w:r w:rsidR="008818E8">
        <w:rPr>
          <w:lang w:val="en-US"/>
        </w:rPr>
        <w:fldChar w:fldCharType="separate"/>
      </w:r>
      <w:r w:rsidR="008818E8">
        <w:rPr>
          <w:noProof/>
          <w:lang w:val="en-US"/>
        </w:rPr>
        <w:t>(Schäfer &amp; Frings, 2019)</w:t>
      </w:r>
      <w:r w:rsidR="008818E8">
        <w:rPr>
          <w:lang w:val="en-US"/>
        </w:rPr>
        <w:fldChar w:fldCharType="end"/>
      </w:r>
      <w:r w:rsidR="00F15475" w:rsidRPr="00F65597">
        <w:t>.</w:t>
      </w:r>
      <w:r w:rsidR="000863E0">
        <w:rPr>
          <w:lang w:val="en-US"/>
        </w:rPr>
        <w:t xml:space="preserve"> </w:t>
      </w:r>
      <w:r w:rsidR="000863E0" w:rsidRPr="00A12B29">
        <w:rPr>
          <w:lang w:val="en-US"/>
        </w:rPr>
        <w:t>Given the increasing use of SPMT to assess individual differences in fields such as psychiatry</w:t>
      </w:r>
      <w:r w:rsidR="000863E0" w:rsidRPr="006A5A80">
        <w:rPr>
          <w:lang w:val="en-US"/>
        </w:rPr>
        <w:t xml:space="preserve"> </w:t>
      </w:r>
      <w:r w:rsidR="000863E0" w:rsidRPr="006A5A80">
        <w:rPr>
          <w:lang w:val="en-US"/>
        </w:rPr>
        <w:fldChar w:fldCharType="begin"/>
      </w:r>
      <w:r w:rsidR="000863E0" w:rsidRPr="006A5A80">
        <w:rPr>
          <w:lang w:val="en-US"/>
        </w:rPr>
        <w:instrText xml:space="preserve"> ADDIN EN.CITE &lt;EndNote&gt;&lt;Cite&gt;&lt;Author&gt;Liu&lt;/Author&gt;&lt;Year&gt;2022&lt;/Year&gt;&lt;RecNum&gt;21&lt;/RecNum&gt;&lt;DisplayText&gt;(Liu et al., 2022)&lt;/DisplayText&gt;&lt;record&gt;&lt;rec-number&gt;21&lt;/rec-number&gt;&lt;foreign-keys&gt;&lt;key app="EN" db-id="w5e5sta9arwa50eztf0vzr0zf55zr00xd9ae" timestamp="1675771104"&gt;21&lt;/key&gt;&lt;/foreign-keys&gt;&lt;ref-type name="Journal Article"&gt;17&lt;/ref-type&gt;&lt;contributors&gt;&lt;authors&gt;&lt;author&gt;Liu, Y. S.&lt;/author&gt;&lt;author&gt;Song, Y.&lt;/author&gt;&lt;author&gt;Lee, N. A.&lt;/author&gt;&lt;author&gt;Bennett, D. M.&lt;/author&gt;&lt;author&gt;Button, K. S.&lt;/author&gt;&lt;author&gt;Greenshaw, A.&lt;/author&gt;&lt;author&gt;Cao, B.&lt;/author&gt;&lt;author&gt;Sui, J.&lt;/author&gt;&lt;/authors&gt;&lt;/contributors&gt;&lt;titles&gt;&lt;title&gt;Depression screening using a non-verbal self-association task: A machine-learning based pilot study&lt;/title&gt;&lt;secondary-title&gt;Journal of Affective Disorders&lt;/secondary-title&gt;&lt;/titles&gt;&lt;periodical&gt;&lt;full-title&gt;Journal of Affective Disorders&lt;/full-title&gt;&lt;/periodical&gt;&lt;pages&gt;87-95&lt;/pages&gt;&lt;volume&gt;310&lt;/volume&gt;&lt;dates&gt;&lt;year&gt;2022&lt;/year&gt;&lt;/dates&gt;&lt;urls&gt;&lt;/urls&gt;&lt;electronic-resource-num&gt;10.1016/j.jad.2022.04.122&lt;/electronic-resource-num&gt;&lt;/record&gt;&lt;/Cite&gt;&lt;/EndNote&gt;</w:instrText>
      </w:r>
      <w:r w:rsidR="000863E0" w:rsidRPr="006A5A80">
        <w:rPr>
          <w:lang w:val="en-US"/>
        </w:rPr>
        <w:fldChar w:fldCharType="separate"/>
      </w:r>
      <w:r w:rsidR="000863E0" w:rsidRPr="006A5A80">
        <w:rPr>
          <w:noProof/>
          <w:lang w:val="en-US"/>
        </w:rPr>
        <w:t>(Liu et al., 2022)</w:t>
      </w:r>
      <w:r w:rsidR="000863E0" w:rsidRPr="006A5A80">
        <w:rPr>
          <w:lang w:val="en-US"/>
        </w:rPr>
        <w:fldChar w:fldCharType="end"/>
      </w:r>
      <w:r w:rsidR="000863E0" w:rsidRPr="006A5A80">
        <w:t xml:space="preserve"> </w:t>
      </w:r>
      <w:r w:rsidR="000863E0" w:rsidRPr="00A12B29">
        <w:rPr>
          <w:lang w:val="en-US"/>
        </w:rPr>
        <w:t>and social psychology</w:t>
      </w:r>
      <w:r w:rsidR="000863E0" w:rsidRPr="006A5A80">
        <w:rPr>
          <w:lang w:val="en-US"/>
        </w:rPr>
        <w:t xml:space="preserve"> </w:t>
      </w:r>
      <w:r w:rsidR="000863E0" w:rsidRPr="006A5A80">
        <w:rPr>
          <w:lang w:val="en-US"/>
        </w:rPr>
        <w:fldChar w:fldCharType="begin"/>
      </w:r>
      <w:r w:rsidR="000863E0" w:rsidRPr="006A5A80">
        <w:rPr>
          <w:lang w:val="en-US"/>
        </w:rPr>
        <w:instrText xml:space="preserve"> ADDIN EN.CITE &lt;EndNote&gt;&lt;Cite&gt;&lt;Author&gt;Enock&lt;/Author&gt;&lt;Year&gt;2018&lt;/Year&gt;&lt;RecNum&gt;52&lt;/RecNum&gt;&lt;DisplayText&gt;(Enock et al., 2018)&lt;/DisplayText&gt;&lt;record&gt;&lt;rec-number&gt;52&lt;/rec-number&gt;&lt;foreign-keys&gt;&lt;key app="EN" db-id="w5e5sta9arwa50eztf0vzr0zf55zr00xd9ae" timestamp="1676546226"&gt;52&lt;/key&gt;&lt;/foreign-keys&gt;&lt;ref-type name="Journal Article"&gt;17&lt;/ref-type&gt;&lt;contributors&gt;&lt;authors&gt;&lt;author&gt;Enock, F.&lt;/author&gt;&lt;author&gt;Sui, J.&lt;/author&gt;&lt;author&gt;Hewstone, M.&lt;/author&gt;&lt;author&gt;Humphreys, G. W. &lt;/author&gt;&lt;/authors&gt;&lt;/contributors&gt;&lt;titles&gt;&lt;title&gt;Self and team prioritisation effects in perceptual matching: Evidence for a shared representation&lt;/title&gt;&lt;secondary-title&gt;Acta psychologica&lt;/secondary-title&gt;&lt;/titles&gt;&lt;periodical&gt;&lt;full-title&gt;Acta psychologica&lt;/full-title&gt;&lt;/periodical&gt;&lt;pages&gt;107-118&lt;/pages&gt;&lt;volume&gt;182&lt;/volume&gt;&lt;dates&gt;&lt;year&gt;2018&lt;/year&gt;&lt;/dates&gt;&lt;urls&gt;&lt;/urls&gt;&lt;electronic-resource-num&gt;10.1016/j.actpsy.2017.11.011&lt;/electronic-resource-num&gt;&lt;/record&gt;&lt;/Cite&gt;&lt;/EndNote&gt;</w:instrText>
      </w:r>
      <w:r w:rsidR="000863E0" w:rsidRPr="006A5A80">
        <w:rPr>
          <w:lang w:val="en-US"/>
        </w:rPr>
        <w:fldChar w:fldCharType="separate"/>
      </w:r>
      <w:r w:rsidR="000863E0" w:rsidRPr="006A5A80">
        <w:rPr>
          <w:noProof/>
          <w:lang w:val="en-US"/>
        </w:rPr>
        <w:t>(Enock et al., 2018)</w:t>
      </w:r>
      <w:r w:rsidR="000863E0" w:rsidRPr="006A5A80">
        <w:rPr>
          <w:lang w:val="en-US"/>
        </w:rPr>
        <w:fldChar w:fldCharType="end"/>
      </w:r>
      <w:r w:rsidR="000863E0">
        <w:rPr>
          <w:lang w:val="en-US"/>
        </w:rPr>
        <w:t xml:space="preserve">, </w:t>
      </w:r>
      <w:r w:rsidR="000863E0" w:rsidRPr="00A12B29">
        <w:rPr>
          <w:lang w:val="en-US"/>
        </w:rPr>
        <w:t>it is crucial to ensure a high degree of measurement consistency</w:t>
      </w:r>
      <w:r w:rsidR="000863E0">
        <w:rPr>
          <w:lang w:val="en-US"/>
        </w:rPr>
        <w:t xml:space="preserve"> to </w:t>
      </w:r>
      <w:r w:rsidR="000863E0" w:rsidRPr="00A12B29">
        <w:rPr>
          <w:lang w:val="en-US"/>
        </w:rPr>
        <w:t xml:space="preserve">accurately assess human perceptual </w:t>
      </w:r>
      <w:r w:rsidR="000863E0">
        <w:rPr>
          <w:lang w:val="en-US"/>
        </w:rPr>
        <w:t xml:space="preserve">capacities. </w:t>
      </w:r>
      <w:r w:rsidR="007C251F">
        <w:t>As a result, two pivotal questions remain unresolved:</w:t>
      </w:r>
      <w:r w:rsidR="007C251F">
        <w:rPr>
          <w:lang w:val="en-US"/>
        </w:rPr>
        <w:t xml:space="preserve"> (1) </w:t>
      </w:r>
      <w:r w:rsidR="007C251F" w:rsidRPr="007C251F">
        <w:t xml:space="preserve">Can the six outcome variables (RT, ACC, </w:t>
      </w:r>
      <w:r w:rsidR="007C251F" w:rsidRPr="000863E0">
        <w:rPr>
          <w:i/>
          <w:iCs/>
        </w:rPr>
        <w:t>d’</w:t>
      </w:r>
      <w:r w:rsidR="007C251F" w:rsidRPr="007C251F">
        <w:t xml:space="preserve">, </w:t>
      </w:r>
      <w:r w:rsidR="007C251F" w:rsidRPr="000863E0">
        <w:rPr>
          <w:i/>
          <w:iCs/>
        </w:rPr>
        <w:t>η</w:t>
      </w:r>
      <w:r w:rsidR="007C251F" w:rsidRPr="007C251F">
        <w:t xml:space="preserve">, </w:t>
      </w:r>
      <w:r w:rsidR="007C251F" w:rsidRPr="000863E0">
        <w:rPr>
          <w:i/>
          <w:iCs/>
        </w:rPr>
        <w:t>v</w:t>
      </w:r>
      <w:r w:rsidR="007C251F" w:rsidRPr="007C251F">
        <w:t xml:space="preserve">, </w:t>
      </w:r>
      <w:r w:rsidR="007C251F" w:rsidRPr="000863E0">
        <w:rPr>
          <w:i/>
          <w:iCs/>
        </w:rPr>
        <w:t>z</w:t>
      </w:r>
      <w:r w:rsidR="007C251F" w:rsidRPr="007C251F">
        <w:t xml:space="preserve">) </w:t>
      </w:r>
      <w:r w:rsidR="007C251F" w:rsidRPr="000863E0">
        <w:t>reliably</w:t>
      </w:r>
      <w:r w:rsidR="007C251F" w:rsidRPr="007C251F">
        <w:t xml:space="preserve"> measure the </w:t>
      </w:r>
      <w:r w:rsidR="007C251F" w:rsidRPr="000863E0">
        <w:t xml:space="preserve">SPE </w:t>
      </w:r>
      <w:r w:rsidR="007C251F" w:rsidRPr="007C251F">
        <w:t>under various baseline conditions? Additionally, which of these outcome variables demonstrate the highest level of reliability?</w:t>
      </w:r>
      <w:r w:rsidR="000863E0" w:rsidRPr="000863E0">
        <w:t xml:space="preserve"> (2)</w:t>
      </w:r>
      <w:r w:rsidR="000863E0">
        <w:rPr>
          <w:lang w:val="en-US"/>
        </w:rPr>
        <w:t xml:space="preserve"> </w:t>
      </w:r>
      <w:r w:rsidR="000863E0" w:rsidRPr="000863E0">
        <w:t>Is the</w:t>
      </w:r>
      <w:r w:rsidR="000863E0">
        <w:rPr>
          <w:lang w:val="en-US"/>
        </w:rPr>
        <w:t xml:space="preserve"> SPMT </w:t>
      </w:r>
      <w:r w:rsidR="000863E0" w:rsidRPr="000863E0">
        <w:t>suitable for assessing individual differences and group-level variations in the manifestation of the SPE?</w:t>
      </w:r>
      <w:r w:rsidR="000863E0">
        <w:rPr>
          <w:lang w:val="en-US"/>
        </w:rPr>
        <w:t xml:space="preserve"> </w:t>
      </w:r>
      <w:r w:rsidR="00F15475" w:rsidRPr="00F65597">
        <w:t>Addressing these questions is crucial for establishing the reliability of SPMT measurements, allowing for accurate assessment of the SPE and its implications in various domains.</w:t>
      </w:r>
    </w:p>
    <w:p w14:paraId="5839DAF3" w14:textId="47F1A72B" w:rsidR="00F15475" w:rsidRDefault="00D068A5" w:rsidP="00634D8E">
      <w:pPr>
        <w:ind w:firstLineChars="100" w:firstLine="240"/>
        <w:rPr>
          <w:lang w:val="en-US"/>
        </w:rPr>
      </w:pPr>
      <w:r w:rsidRPr="00D068A5">
        <w:rPr>
          <w:lang w:val="en-US"/>
        </w:rPr>
        <w:t>To address the existing research gap, the present study investigate</w:t>
      </w:r>
      <w:r w:rsidR="004B0001">
        <w:rPr>
          <w:lang w:val="en-US"/>
        </w:rPr>
        <w:t>d</w:t>
      </w:r>
      <w:r w:rsidRPr="00D068A5">
        <w:rPr>
          <w:lang w:val="en-US"/>
        </w:rPr>
        <w:t xml:space="preserve"> the</w:t>
      </w:r>
      <w:r w:rsidR="000E1499" w:rsidRPr="00F15475">
        <w:rPr>
          <w:rFonts w:hint="eastAsia"/>
          <w:lang w:val="en-US"/>
        </w:rPr>
        <w:t xml:space="preserve"> </w:t>
      </w:r>
      <w:r w:rsidRPr="00D068A5">
        <w:rPr>
          <w:lang w:val="en-US"/>
        </w:rPr>
        <w:t xml:space="preserve">reliability </w:t>
      </w:r>
      <w:r w:rsidR="00F15475" w:rsidRPr="00D068A5">
        <w:rPr>
          <w:lang w:val="en-US"/>
        </w:rPr>
        <w:t xml:space="preserve">of </w:t>
      </w:r>
      <w:r w:rsidR="00F15475">
        <w:rPr>
          <w:lang w:val="en-US"/>
        </w:rPr>
        <w:t>SPE</w:t>
      </w:r>
      <w:r w:rsidR="00F15475" w:rsidRPr="00F15475">
        <w:rPr>
          <w:lang w:val="en-US"/>
        </w:rPr>
        <w:t xml:space="preserve"> measures computed using </w:t>
      </w:r>
      <w:r w:rsidR="00634D8E">
        <w:rPr>
          <w:lang w:val="en-US"/>
        </w:rPr>
        <w:t>different</w:t>
      </w:r>
      <w:r w:rsidR="000863E0">
        <w:rPr>
          <w:lang w:val="en-US"/>
        </w:rPr>
        <w:t xml:space="preserve"> </w:t>
      </w:r>
      <w:r w:rsidR="00F15475" w:rsidRPr="00F15475">
        <w:rPr>
          <w:lang w:val="en-US"/>
        </w:rPr>
        <w:t>outcome variables</w:t>
      </w:r>
      <w:r w:rsidR="00F15475">
        <w:rPr>
          <w:lang w:val="en-US"/>
        </w:rPr>
        <w:t xml:space="preserve"> </w:t>
      </w:r>
      <w:r w:rsidR="000863E0">
        <w:rPr>
          <w:lang w:val="en-US"/>
        </w:rPr>
        <w:t xml:space="preserve">under </w:t>
      </w:r>
      <w:r w:rsidR="00634D8E">
        <w:rPr>
          <w:lang w:val="en-US"/>
        </w:rPr>
        <w:t>various</w:t>
      </w:r>
      <w:r w:rsidR="000863E0" w:rsidRPr="00F15475">
        <w:rPr>
          <w:lang w:val="en-US"/>
        </w:rPr>
        <w:t xml:space="preserve"> baseline conditions </w:t>
      </w:r>
      <w:r w:rsidRPr="00D068A5">
        <w:rPr>
          <w:lang w:val="en-US"/>
        </w:rPr>
        <w:t>in the SPMT.</w:t>
      </w:r>
      <w:r w:rsidR="000863E0">
        <w:rPr>
          <w:lang w:val="en-US"/>
        </w:rPr>
        <w:t xml:space="preserve"> </w:t>
      </w:r>
      <w:r w:rsidR="000863E0" w:rsidRPr="00F15475">
        <w:rPr>
          <w:lang w:val="en-US"/>
        </w:rPr>
        <w:t xml:space="preserve">This was achieved by </w:t>
      </w:r>
      <w:r w:rsidR="000863E0" w:rsidRPr="00A77F77">
        <w:rPr>
          <w:lang w:val="en-US"/>
        </w:rPr>
        <w:t xml:space="preserve">re-analyzed </w:t>
      </w:r>
      <w:r w:rsidR="000863E0">
        <w:rPr>
          <w:lang w:val="en-US"/>
        </w:rPr>
        <w:t xml:space="preserve">data of </w:t>
      </w:r>
      <w:r w:rsidR="000863E0" w:rsidRPr="00A77F77">
        <w:rPr>
          <w:lang w:val="en-US"/>
        </w:rPr>
        <w:t xml:space="preserve">18 </w:t>
      </w:r>
      <w:r w:rsidR="000863E0">
        <w:rPr>
          <w:lang w:val="en-US"/>
        </w:rPr>
        <w:t>independent studies</w:t>
      </w:r>
      <w:r w:rsidR="000863E0" w:rsidRPr="00A77F77">
        <w:rPr>
          <w:lang w:val="en-US"/>
        </w:rPr>
        <w:t xml:space="preserve"> from </w:t>
      </w:r>
      <w:r w:rsidR="000863E0">
        <w:rPr>
          <w:lang w:val="en-US"/>
        </w:rPr>
        <w:t>9</w:t>
      </w:r>
      <w:r w:rsidR="000863E0" w:rsidRPr="00A77F77">
        <w:rPr>
          <w:lang w:val="en-US"/>
        </w:rPr>
        <w:t xml:space="preserve"> papers </w:t>
      </w:r>
      <w:r w:rsidR="000863E0">
        <w:rPr>
          <w:lang w:val="en-US"/>
        </w:rPr>
        <w:t xml:space="preserve">and 2 projects </w:t>
      </w:r>
      <w:r w:rsidR="000863E0" w:rsidRPr="00A77F77">
        <w:rPr>
          <w:lang w:val="en-US"/>
        </w:rPr>
        <w:t>(N = 857)</w:t>
      </w:r>
      <w:r w:rsidR="000863E0">
        <w:rPr>
          <w:lang w:val="en-US"/>
        </w:rPr>
        <w:t xml:space="preserve"> </w:t>
      </w:r>
      <w:r w:rsidR="000863E0" w:rsidRPr="00F15475">
        <w:rPr>
          <w:lang w:val="en-US"/>
        </w:rPr>
        <w:t>that employees SPMT.</w:t>
      </w:r>
      <w:r w:rsidR="000863E0">
        <w:rPr>
          <w:lang w:val="en-US"/>
        </w:rPr>
        <w:t xml:space="preserve"> </w:t>
      </w:r>
      <w:r w:rsidR="00F15475" w:rsidRPr="00F15475">
        <w:rPr>
          <w:lang w:val="en-US"/>
        </w:rPr>
        <w:t xml:space="preserve">In order to comprehensively assess the </w:t>
      </w:r>
      <w:r w:rsidR="00A77F77" w:rsidRPr="00A77F77">
        <w:rPr>
          <w:lang w:val="en-US"/>
        </w:rPr>
        <w:t xml:space="preserve">SPE measures </w:t>
      </w:r>
      <w:r w:rsidR="00F15475" w:rsidRPr="00F15475">
        <w:rPr>
          <w:lang w:val="en-US"/>
        </w:rPr>
        <w:t>derived from SPMT, we examined six outcome variables</w:t>
      </w:r>
      <w:r w:rsidR="00F15475">
        <w:rPr>
          <w:lang w:val="en-US"/>
        </w:rPr>
        <w:t xml:space="preserve"> </w:t>
      </w:r>
      <w:r w:rsidR="000863E0">
        <w:rPr>
          <w:lang w:val="en-US"/>
        </w:rPr>
        <w:t>(</w:t>
      </w:r>
      <w:r w:rsidR="000863E0" w:rsidRPr="007C251F">
        <w:t xml:space="preserve">(RT, ACC, </w:t>
      </w:r>
      <w:r w:rsidR="000863E0" w:rsidRPr="000863E0">
        <w:rPr>
          <w:i/>
          <w:iCs/>
        </w:rPr>
        <w:t>d’</w:t>
      </w:r>
      <w:r w:rsidR="000863E0" w:rsidRPr="007C251F">
        <w:t xml:space="preserve">, </w:t>
      </w:r>
      <w:r w:rsidR="000863E0" w:rsidRPr="000863E0">
        <w:rPr>
          <w:i/>
          <w:iCs/>
        </w:rPr>
        <w:t>η</w:t>
      </w:r>
      <w:r w:rsidR="000863E0" w:rsidRPr="007C251F">
        <w:t xml:space="preserve">, </w:t>
      </w:r>
      <w:r w:rsidR="000863E0" w:rsidRPr="000863E0">
        <w:rPr>
          <w:i/>
          <w:iCs/>
        </w:rPr>
        <w:t>v</w:t>
      </w:r>
      <w:r w:rsidR="000863E0" w:rsidRPr="007C251F">
        <w:t xml:space="preserve">, </w:t>
      </w:r>
      <w:r w:rsidR="000863E0" w:rsidRPr="000863E0">
        <w:rPr>
          <w:i/>
          <w:iCs/>
        </w:rPr>
        <w:t>z</w:t>
      </w:r>
      <w:r w:rsidR="000863E0">
        <w:rPr>
          <w:lang w:val="en-US"/>
        </w:rPr>
        <w:t xml:space="preserve">) </w:t>
      </w:r>
      <w:r w:rsidR="00634D8E">
        <w:rPr>
          <w:lang w:val="en-US"/>
        </w:rPr>
        <w:t>under four baseline conditions (</w:t>
      </w:r>
      <w:r w:rsidR="00634D8E" w:rsidRPr="00F65597">
        <w:t xml:space="preserve">“Close </w:t>
      </w:r>
      <w:r w:rsidR="00634D8E" w:rsidRPr="00F65597">
        <w:rPr>
          <w:rFonts w:hint="eastAsia"/>
        </w:rPr>
        <w:t>other</w:t>
      </w:r>
      <w:r w:rsidR="00634D8E" w:rsidRPr="00F65597">
        <w:t>”, “Stranger”, “Celebrity”, and “</w:t>
      </w:r>
      <w:r w:rsidR="00634D8E">
        <w:rPr>
          <w:lang w:val="en-US"/>
        </w:rPr>
        <w:t>N</w:t>
      </w:r>
      <w:r w:rsidR="00634D8E" w:rsidRPr="00F65597">
        <w:t>on-person”</w:t>
      </w:r>
      <w:r w:rsidR="00634D8E">
        <w:rPr>
          <w:lang w:val="en-US"/>
        </w:rPr>
        <w:t xml:space="preserve">), </w:t>
      </w:r>
      <w:r w:rsidR="00F15475" w:rsidRPr="00F15475">
        <w:rPr>
          <w:lang w:val="en-US"/>
        </w:rPr>
        <w:t xml:space="preserve">as mentioned earlier, that </w:t>
      </w:r>
      <w:r w:rsidR="00A77F77">
        <w:rPr>
          <w:lang w:val="en-US"/>
        </w:rPr>
        <w:t xml:space="preserve">is supposed to </w:t>
      </w:r>
      <w:r w:rsidR="00F15475" w:rsidRPr="00F15475">
        <w:rPr>
          <w:lang w:val="en-US"/>
        </w:rPr>
        <w:t>capture the disparity between self-related and other-related stimuli of the matching trials.</w:t>
      </w:r>
      <w:r w:rsidR="00634D8E">
        <w:rPr>
          <w:lang w:val="en-US"/>
        </w:rPr>
        <w:t xml:space="preserve"> </w:t>
      </w:r>
      <w:r w:rsidR="00F15475" w:rsidRPr="00F15475">
        <w:rPr>
          <w:lang w:val="en-US"/>
        </w:rPr>
        <w:t xml:space="preserve">Given the methods available for evaluating the reliability of cognitive tasks, we employed both the Split-Half Reliability </w:t>
      </w:r>
      <w:r w:rsidR="00DD3690">
        <w:rPr>
          <w:lang w:val="en-US"/>
        </w:rPr>
        <w:t xml:space="preserve">(SHR) </w:t>
      </w:r>
      <w:r w:rsidR="00F15475" w:rsidRPr="00F15475">
        <w:rPr>
          <w:lang w:val="en-US"/>
        </w:rPr>
        <w:t xml:space="preserve">and Intraclass Correlation Coefficient (ICC) to determine the reliability of each </w:t>
      </w:r>
      <w:r w:rsidR="00634D8E">
        <w:rPr>
          <w:lang w:val="en-US"/>
        </w:rPr>
        <w:t>SPE measures</w:t>
      </w:r>
      <w:r w:rsidR="00F15475" w:rsidRPr="00F15475">
        <w:rPr>
          <w:lang w:val="en-US"/>
        </w:rPr>
        <w:t xml:space="preserve">. </w:t>
      </w:r>
      <w:r w:rsidR="00A735DB">
        <w:rPr>
          <w:lang w:val="en-US"/>
        </w:rPr>
        <w:t>The</w:t>
      </w:r>
      <w:r w:rsidR="00F15475" w:rsidRPr="00F15475">
        <w:rPr>
          <w:lang w:val="en-US"/>
        </w:rPr>
        <w:t xml:space="preserve"> findings </w:t>
      </w:r>
      <w:r w:rsidR="00A735DB">
        <w:rPr>
          <w:lang w:val="en-US"/>
        </w:rPr>
        <w:t xml:space="preserve">of our study </w:t>
      </w:r>
      <w:r w:rsidR="00F15475" w:rsidRPr="00F15475">
        <w:rPr>
          <w:lang w:val="en-US"/>
        </w:rPr>
        <w:t xml:space="preserve">aim to provide valuable insights into the reliability and consistency of SPMT and its </w:t>
      </w:r>
      <w:r w:rsidR="00A735DB">
        <w:rPr>
          <w:lang w:val="en-US"/>
        </w:rPr>
        <w:t>outcome variables</w:t>
      </w:r>
      <w:r w:rsidR="00F15475" w:rsidRPr="00F15475">
        <w:rPr>
          <w:lang w:val="en-US"/>
        </w:rPr>
        <w:t>, having the potential to facilitate the future utilization of SPMT in research, clinical settings, and personal performance monitoring.</w:t>
      </w:r>
    </w:p>
    <w:p w14:paraId="0AADF786" w14:textId="77777777" w:rsidR="000E1499" w:rsidRPr="000E1499" w:rsidRDefault="000E1499" w:rsidP="000E1499">
      <w:pPr>
        <w:ind w:firstLineChars="100" w:firstLine="240"/>
        <w:rPr>
          <w:lang w:val="en-US"/>
        </w:rPr>
      </w:pPr>
    </w:p>
    <w:p w14:paraId="6DCBA09A" w14:textId="2B58905C" w:rsidR="00AB050F" w:rsidRPr="008606BC" w:rsidRDefault="004F59A0" w:rsidP="008606BC">
      <w:pPr>
        <w:pStyle w:val="1"/>
        <w:keepNext w:val="0"/>
        <w:keepLines w:val="0"/>
        <w:spacing w:after="240"/>
        <w:rPr>
          <w:rFonts w:eastAsia="Calibri"/>
          <w:b/>
          <w:sz w:val="42"/>
          <w:szCs w:val="42"/>
        </w:rPr>
      </w:pPr>
      <w:bookmarkStart w:id="10" w:name="_bsc1vmk9soyy" w:colFirst="0" w:colLast="0"/>
      <w:bookmarkStart w:id="11" w:name="_Toc129530157"/>
      <w:bookmarkStart w:id="12" w:name="_Toc129530187"/>
      <w:bookmarkStart w:id="13" w:name="_Toc139718154"/>
      <w:bookmarkEnd w:id="10"/>
      <w:r>
        <w:rPr>
          <w:rFonts w:eastAsia="Calibri"/>
          <w:b/>
          <w:sz w:val="42"/>
          <w:szCs w:val="42"/>
        </w:rPr>
        <w:t xml:space="preserve">2 </w:t>
      </w:r>
      <w:r w:rsidR="00BA0079" w:rsidRPr="006A5A80">
        <w:rPr>
          <w:rFonts w:eastAsia="Calibri"/>
          <w:b/>
          <w:sz w:val="42"/>
          <w:szCs w:val="42"/>
        </w:rPr>
        <w:t>Methods</w:t>
      </w:r>
      <w:bookmarkEnd w:id="11"/>
      <w:bookmarkEnd w:id="12"/>
      <w:bookmarkEnd w:id="13"/>
    </w:p>
    <w:p w14:paraId="21181F51" w14:textId="4E875079" w:rsidR="00586F83" w:rsidRDefault="004F59A0" w:rsidP="0014261E">
      <w:pPr>
        <w:pStyle w:val="2"/>
        <w:spacing w:after="120"/>
        <w:rPr>
          <w:rFonts w:ascii="Times New Roman" w:hAnsi="Times New Roman"/>
        </w:rPr>
      </w:pPr>
      <w:bookmarkStart w:id="14" w:name="_14xkv2erys4h" w:colFirst="0" w:colLast="0"/>
      <w:bookmarkStart w:id="15" w:name="_Toc129530158"/>
      <w:bookmarkStart w:id="16" w:name="_Toc129530188"/>
      <w:bookmarkStart w:id="17" w:name="_Toc139718155"/>
      <w:bookmarkEnd w:id="14"/>
      <w:r>
        <w:rPr>
          <w:rFonts w:ascii="Times New Roman" w:hAnsi="Times New Roman"/>
        </w:rPr>
        <w:lastRenderedPageBreak/>
        <w:t xml:space="preserve">2.1 </w:t>
      </w:r>
      <w:r w:rsidR="00BA0079" w:rsidRPr="006A5A80">
        <w:rPr>
          <w:rFonts w:ascii="Times New Roman" w:hAnsi="Times New Roman"/>
        </w:rPr>
        <w:t>Ethics information</w:t>
      </w:r>
      <w:bookmarkEnd w:id="15"/>
      <w:bookmarkEnd w:id="16"/>
      <w:bookmarkEnd w:id="17"/>
    </w:p>
    <w:p w14:paraId="334EBFCE" w14:textId="07072C50" w:rsidR="00A77F77" w:rsidRPr="00B7597F" w:rsidRDefault="00A77F77" w:rsidP="00DD3690">
      <w:pPr>
        <w:ind w:firstLineChars="100" w:firstLine="240"/>
        <w:rPr>
          <w:lang w:val="en-US"/>
        </w:rPr>
      </w:pPr>
      <w:r w:rsidRPr="00DD3690">
        <w:rPr>
          <w:lang w:val="en-US"/>
        </w:rPr>
        <w:t>Since this research involves a secondary analysis of pre-existing data obtained from publicly available datasets or archived data from author’s group, which have used SPMT in recent years, informed consent and confidentiality are not applicable.</w:t>
      </w:r>
    </w:p>
    <w:p w14:paraId="249B1E22" w14:textId="393BB77A" w:rsidR="00A77F77" w:rsidRPr="00B7597F" w:rsidRDefault="004F59A0" w:rsidP="00B7597F">
      <w:pPr>
        <w:pStyle w:val="2"/>
        <w:spacing w:after="120"/>
        <w:rPr>
          <w:rFonts w:ascii="Times New Roman" w:hAnsi="Times New Roman"/>
        </w:rPr>
      </w:pPr>
      <w:bookmarkStart w:id="18" w:name="_bobtrkgl8pi0" w:colFirst="0" w:colLast="0"/>
      <w:bookmarkStart w:id="19" w:name="_Toc129530159"/>
      <w:bookmarkStart w:id="20" w:name="_Toc129530189"/>
      <w:bookmarkStart w:id="21" w:name="_Toc139718156"/>
      <w:bookmarkEnd w:id="18"/>
      <w:r>
        <w:rPr>
          <w:rFonts w:ascii="Times New Roman" w:hAnsi="Times New Roman"/>
        </w:rPr>
        <w:t xml:space="preserve">2.2 </w:t>
      </w:r>
      <w:r w:rsidR="00A77F77" w:rsidRPr="00A77F77">
        <w:rPr>
          <w:rFonts w:ascii="Times New Roman" w:hAnsi="Times New Roman"/>
        </w:rPr>
        <w:t xml:space="preserve">Experimental Design </w:t>
      </w:r>
      <w:bookmarkEnd w:id="19"/>
      <w:bookmarkEnd w:id="20"/>
      <w:bookmarkEnd w:id="21"/>
    </w:p>
    <w:p w14:paraId="023F50D8" w14:textId="137A331D" w:rsidR="00A77F77" w:rsidRDefault="00B7597F" w:rsidP="00A77F77">
      <w:pPr>
        <w:ind w:firstLineChars="100" w:firstLine="240"/>
        <w:rPr>
          <w:lang w:val="en-US"/>
        </w:rPr>
      </w:pPr>
      <w:proofErr w:type="spellStart"/>
      <w:r>
        <w:rPr>
          <w:lang w:val="en-US"/>
        </w:rPr>
        <w:t>W</w:t>
      </w:r>
      <w:r w:rsidR="00A77F77" w:rsidRPr="00A77F77">
        <w:t>e</w:t>
      </w:r>
      <w:proofErr w:type="spellEnd"/>
      <w:r w:rsidR="00A77F77" w:rsidRPr="00A77F77">
        <w:t xml:space="preserve"> first provided a brief overview of </w:t>
      </w:r>
      <w:r>
        <w:rPr>
          <w:lang w:val="en-US"/>
        </w:rPr>
        <w:t>the</w:t>
      </w:r>
      <w:r w:rsidR="00A77F77" w:rsidRPr="00A77F77">
        <w:t xml:space="preserve"> original experimental design</w:t>
      </w:r>
      <w:r>
        <w:rPr>
          <w:lang w:val="en-US"/>
        </w:rPr>
        <w:t xml:space="preserve"> of SPMT</w:t>
      </w:r>
      <w:r w:rsidR="00A77F77" w:rsidRPr="00A77F77">
        <w:t xml:space="preserve">, as described in the Experiment 1 by </w:t>
      </w:r>
      <w:r w:rsidR="00A77F77" w:rsidRPr="006A5A80">
        <w:rPr>
          <w:lang w:val="en-US"/>
        </w:rPr>
        <w:fldChar w:fldCharType="begin"/>
      </w:r>
      <w:r w:rsidR="00A77F77" w:rsidRPr="006A5A80">
        <w:rPr>
          <w:lang w:val="en-US"/>
        </w:rPr>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A77F77" w:rsidRPr="006A5A80">
        <w:rPr>
          <w:lang w:val="en-US"/>
        </w:rPr>
        <w:fldChar w:fldCharType="separate"/>
      </w:r>
      <w:r w:rsidR="00A77F77" w:rsidRPr="006A5A80">
        <w:rPr>
          <w:lang w:val="en-US"/>
        </w:rPr>
        <w:t>Sui et al. (2012)</w:t>
      </w:r>
      <w:r w:rsidR="00A77F77" w:rsidRPr="006A5A80">
        <w:rPr>
          <w:lang w:val="en-US"/>
        </w:rPr>
        <w:fldChar w:fldCharType="end"/>
      </w:r>
      <w:r w:rsidR="00A77F77" w:rsidRPr="004B0001">
        <w:rPr>
          <w:lang w:val="en-US"/>
        </w:rPr>
        <w:t xml:space="preserve">. </w:t>
      </w:r>
      <w:r w:rsidR="00A77F77" w:rsidRPr="003F666B">
        <w:rPr>
          <w:lang w:val="en-US"/>
        </w:rPr>
        <w:t>The original SPMT used a 2 by 3 within-subject design. The first independent variable, labeled “Matching,”</w:t>
      </w:r>
      <w:r w:rsidR="00A77F77">
        <w:rPr>
          <w:lang w:val="en-US"/>
        </w:rPr>
        <w:t xml:space="preserve"> </w:t>
      </w:r>
      <w:r w:rsidR="00A77F77" w:rsidRPr="003F666B">
        <w:rPr>
          <w:lang w:val="en-US"/>
        </w:rPr>
        <w:t>consisted of two levels: “Matching” and “Nonmatching,” indicating whether the shape and label were congruent. The second independent variable, labeled</w:t>
      </w:r>
      <w:r>
        <w:rPr>
          <w:lang w:val="en-US"/>
        </w:rPr>
        <w:t xml:space="preserve"> “</w:t>
      </w:r>
      <w:r w:rsidR="00A77F77" w:rsidRPr="003F666B">
        <w:rPr>
          <w:lang w:val="en-US"/>
        </w:rPr>
        <w:t>Identity”</w:t>
      </w:r>
      <w:r>
        <w:rPr>
          <w:lang w:val="en-US"/>
        </w:rPr>
        <w:t xml:space="preserve">, </w:t>
      </w:r>
      <w:r w:rsidR="00A77F77" w:rsidRPr="003F666B">
        <w:rPr>
          <w:lang w:val="en-US"/>
        </w:rPr>
        <w:t>comprised three levels:</w:t>
      </w:r>
      <w:r w:rsidR="00A77F77">
        <w:rPr>
          <w:lang w:val="en-US"/>
        </w:rPr>
        <w:t xml:space="preserve"> </w:t>
      </w:r>
      <w:r w:rsidR="00A77F77" w:rsidRPr="003F666B">
        <w:rPr>
          <w:lang w:val="en-US"/>
        </w:rPr>
        <w:t>“Self”,</w:t>
      </w:r>
      <w:r w:rsidR="00A77F77">
        <w:rPr>
          <w:lang w:val="en-US"/>
        </w:rPr>
        <w:t xml:space="preserve"> </w:t>
      </w:r>
      <w:r w:rsidR="00A77F77" w:rsidRPr="003F666B">
        <w:rPr>
          <w:lang w:val="en-US"/>
        </w:rPr>
        <w:t>“Friend”, and “Stranger”, representing the corresponding identity associated with the shape.</w:t>
      </w:r>
    </w:p>
    <w:p w14:paraId="063E590E" w14:textId="227D5895" w:rsidR="003970A3" w:rsidRDefault="00A77F77" w:rsidP="00A77F77">
      <w:pPr>
        <w:ind w:firstLineChars="100" w:firstLine="240"/>
        <w:rPr>
          <w:lang w:val="en-US"/>
        </w:rPr>
      </w:pPr>
      <w:r w:rsidRPr="00A77F77">
        <w:rPr>
          <w:lang w:val="en-US"/>
        </w:rPr>
        <w:t xml:space="preserve">The original SPMT consisted of two </w:t>
      </w:r>
      <w:r w:rsidR="00B7597F">
        <w:rPr>
          <w:lang w:val="en-US"/>
        </w:rPr>
        <w:t>stages</w:t>
      </w:r>
      <w:r w:rsidRPr="00A77F77">
        <w:rPr>
          <w:lang w:val="en-US"/>
        </w:rPr>
        <w:t xml:space="preserve"> (</w:t>
      </w:r>
      <w:r w:rsidRPr="003F666B">
        <w:rPr>
          <w:lang w:val="en-US"/>
        </w:rPr>
        <w:t>see Fig. 1</w:t>
      </w:r>
      <w:r>
        <w:rPr>
          <w:lang w:val="en-US"/>
        </w:rPr>
        <w:t xml:space="preserve">). </w:t>
      </w:r>
      <w:r w:rsidRPr="00A77F77">
        <w:rPr>
          <w:lang w:val="en-US"/>
        </w:rPr>
        <w:t xml:space="preserve">In the first </w:t>
      </w:r>
      <w:r w:rsidR="00B7597F">
        <w:rPr>
          <w:lang w:val="en-US"/>
        </w:rPr>
        <w:t>stage</w:t>
      </w:r>
      <w:r w:rsidR="00B7597F" w:rsidRPr="00A77F77">
        <w:rPr>
          <w:lang w:val="en-US"/>
        </w:rPr>
        <w:t xml:space="preserve"> </w:t>
      </w:r>
      <w:r w:rsidRPr="00A77F77">
        <w:rPr>
          <w:lang w:val="en-US"/>
        </w:rPr>
        <w:t xml:space="preserve">(learning </w:t>
      </w:r>
      <w:r w:rsidR="00B7597F">
        <w:rPr>
          <w:lang w:val="en-US"/>
        </w:rPr>
        <w:t>stage</w:t>
      </w:r>
      <w:r w:rsidRPr="00A77F77">
        <w:rPr>
          <w:lang w:val="en-US"/>
        </w:rPr>
        <w:t xml:space="preserve">), participants completed a learning task in which they associated three geometric shapes (circle, triangle and square) with three labels (self, friend, and stranger) for approximately 60 seconds. The shape-label associations were </w:t>
      </w:r>
      <w:r w:rsidR="00B7597F" w:rsidRPr="004F59A0">
        <w:t xml:space="preserve">counter-balanced </w:t>
      </w:r>
      <w:r w:rsidRPr="00A77F77">
        <w:rPr>
          <w:lang w:val="en-US"/>
        </w:rPr>
        <w:t>across participants. In the second phase (formal experimental phase), participants completed a perceptual matching task. Each trial started with a fixation cross displayed in the center of the screen for 500 ms, followed by a shape-label pairing and fixation cross for 100 ms. the screen then went blank for 1500 ms, or until a response was made. Participants were required to judge whether the presented shape and label matched the learned associations from the learning phase and respond as quickly and accurately as possible by pressing one of two buttons within the allotted timeframe. Prior to the formal experimental phase, participants completed a training session consisting of 24 practice trials. After the training, participants completed six blocks of 60 trials in the matching task, with two matching types (matching/nonmatching) and three shape associations, for a total of 60 trials per association. Short breaks lasting up to 60 seconds were provided after each block.</w:t>
      </w:r>
    </w:p>
    <w:p w14:paraId="2FC19C8E" w14:textId="77777777" w:rsidR="006F34E5" w:rsidRPr="00A77F77" w:rsidRDefault="006F34E5" w:rsidP="00A77F77">
      <w:pPr>
        <w:ind w:firstLineChars="100" w:firstLine="240"/>
        <w:rPr>
          <w:lang w:val="en-US"/>
        </w:rPr>
      </w:pPr>
    </w:p>
    <w:p w14:paraId="6071F407" w14:textId="581A566E" w:rsidR="003970A3" w:rsidRPr="008606BC" w:rsidRDefault="003970A3" w:rsidP="008606BC">
      <w:pPr>
        <w:rPr>
          <w:rFonts w:eastAsia="MS Mincho"/>
          <w:lang w:val="en-US" w:eastAsia="de-DE"/>
        </w:rPr>
      </w:pPr>
      <w:r w:rsidRPr="006A5A80">
        <w:rPr>
          <w:rFonts w:eastAsia="MS Mincho"/>
          <w:noProof/>
          <w:lang w:val="en-US" w:eastAsia="zh-TW"/>
        </w:rPr>
        <w:drawing>
          <wp:inline distT="0" distB="0" distL="0" distR="0" wp14:anchorId="622B2221" wp14:editId="736B601B">
            <wp:extent cx="5934075" cy="2609850"/>
            <wp:effectExtent l="0" t="0" r="9525" b="0"/>
            <wp:docPr id="7" name="图片 7" descr="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 1"/>
                    <pic:cNvPicPr>
                      <a:picLocks noChangeAspect="1" noChangeArrowheads="1"/>
                    </pic:cNvPicPr>
                  </pic:nvPicPr>
                  <pic:blipFill>
                    <a:blip r:embed="rId13">
                      <a:extLst>
                        <a:ext uri="{28A0092B-C50C-407E-A947-70E740481C1C}">
                          <a14:useLocalDpi xmlns:a14="http://schemas.microsoft.com/office/drawing/2010/main" val="0"/>
                        </a:ext>
                      </a:extLst>
                    </a:blip>
                    <a:srcRect t="11903" b="10002"/>
                    <a:stretch>
                      <a:fillRect/>
                    </a:stretch>
                  </pic:blipFill>
                  <pic:spPr bwMode="auto">
                    <a:xfrm>
                      <a:off x="0" y="0"/>
                      <a:ext cx="5934075" cy="2609850"/>
                    </a:xfrm>
                    <a:prstGeom prst="rect">
                      <a:avLst/>
                    </a:prstGeom>
                    <a:noFill/>
                    <a:ln>
                      <a:noFill/>
                    </a:ln>
                  </pic:spPr>
                </pic:pic>
              </a:graphicData>
            </a:graphic>
          </wp:inline>
        </w:drawing>
      </w:r>
    </w:p>
    <w:p w14:paraId="2A3FA63B" w14:textId="3DBC04B3" w:rsidR="00630EE2" w:rsidRPr="00E753E4" w:rsidRDefault="003970A3" w:rsidP="00E753E4">
      <w:pPr>
        <w:spacing w:beforeLines="100" w:before="240" w:afterLines="100" w:after="240"/>
      </w:pPr>
      <w:r w:rsidRPr="006A5A80">
        <w:rPr>
          <w:rFonts w:eastAsia="MS Mincho"/>
          <w:b/>
          <w:bCs/>
          <w:sz w:val="22"/>
          <w:szCs w:val="22"/>
          <w:lang w:val="en-US" w:eastAsia="de-DE"/>
        </w:rPr>
        <w:t>Fig</w:t>
      </w:r>
      <w:r w:rsidR="004F59A0">
        <w:rPr>
          <w:rFonts w:eastAsia="MS Mincho"/>
          <w:b/>
          <w:bCs/>
          <w:sz w:val="22"/>
          <w:szCs w:val="22"/>
          <w:lang w:val="en-US" w:eastAsia="de-DE"/>
        </w:rPr>
        <w:t>.</w:t>
      </w:r>
      <w:r w:rsidRPr="006A5A80">
        <w:rPr>
          <w:rFonts w:eastAsia="MS Mincho"/>
          <w:b/>
          <w:bCs/>
          <w:sz w:val="22"/>
          <w:szCs w:val="22"/>
          <w:lang w:val="en-US" w:eastAsia="de-DE"/>
        </w:rPr>
        <w:t xml:space="preserve"> 1.</w:t>
      </w:r>
      <w:r w:rsidRPr="006A5A80">
        <w:rPr>
          <w:rFonts w:eastAsia="MS Mincho"/>
          <w:sz w:val="22"/>
          <w:szCs w:val="22"/>
          <w:lang w:val="en-US" w:eastAsia="de-DE"/>
        </w:rPr>
        <w:t xml:space="preserve">  </w:t>
      </w:r>
      <w:r w:rsidR="00664FB1" w:rsidRPr="006A5A80">
        <w:rPr>
          <w:rFonts w:eastAsia="MS Mincho"/>
          <w:sz w:val="22"/>
          <w:szCs w:val="22"/>
          <w:lang w:val="en-US" w:eastAsia="de-DE"/>
        </w:rPr>
        <w:t xml:space="preserve">Procedure of the original </w:t>
      </w:r>
      <w:r w:rsidR="00BC1362" w:rsidRPr="006A5A80">
        <w:rPr>
          <w:rFonts w:eastAsia="MS Mincho"/>
          <w:sz w:val="22"/>
          <w:szCs w:val="22"/>
          <w:lang w:val="en-US" w:eastAsia="de-DE"/>
        </w:rPr>
        <w:t>SPMT</w:t>
      </w:r>
      <w:r w:rsidR="00664FB1" w:rsidRPr="006A5A80">
        <w:rPr>
          <w:rFonts w:eastAsia="MS Mincho"/>
          <w:sz w:val="22"/>
          <w:szCs w:val="22"/>
          <w:lang w:val="en-US" w:eastAsia="de-DE"/>
        </w:rPr>
        <w:t xml:space="preserve"> in the </w:t>
      </w:r>
      <w:r w:rsidR="00734D4B" w:rsidRPr="006A5A80">
        <w:rPr>
          <w:rFonts w:eastAsia="MS Mincho"/>
          <w:sz w:val="22"/>
          <w:szCs w:val="22"/>
          <w:lang w:val="en-US" w:eastAsia="de-DE"/>
        </w:rPr>
        <w:t>E</w:t>
      </w:r>
      <w:r w:rsidR="00664FB1" w:rsidRPr="006A5A80">
        <w:rPr>
          <w:rFonts w:eastAsia="MS Mincho"/>
          <w:sz w:val="22"/>
          <w:szCs w:val="22"/>
          <w:lang w:val="en-US" w:eastAsia="de-DE"/>
        </w:rPr>
        <w:t>xperiment 1</w:t>
      </w:r>
      <w:r w:rsidR="008E771F" w:rsidRPr="006A5A80">
        <w:rPr>
          <w:rFonts w:eastAsia="MS Mincho"/>
          <w:sz w:val="22"/>
          <w:szCs w:val="22"/>
          <w:lang w:val="en-US" w:eastAsia="de-DE"/>
        </w:rPr>
        <w:t xml:space="preserve"> </w:t>
      </w:r>
      <w:r w:rsidR="008E771F" w:rsidRPr="006A5A80">
        <w:fldChar w:fldCharType="begin"/>
      </w:r>
      <w:r w:rsidR="00734D4B" w:rsidRPr="006A5A80">
        <w:instrText xml:space="preserve"> ADDIN EN.CITE &lt;EndNote&gt;&lt;Cite&gt;&lt;Author&gt;Sui&lt;/Author&gt;&lt;Year&gt;2012&lt;/Year&gt;&lt;RecNum&gt;33&lt;/RecNum&gt;&lt;DisplayText&gt;(Sui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8E771F" w:rsidRPr="006A5A80">
        <w:fldChar w:fldCharType="separate"/>
      </w:r>
      <w:r w:rsidR="00734D4B" w:rsidRPr="006A5A80">
        <w:rPr>
          <w:noProof/>
        </w:rPr>
        <w:t>(Sui et al., 2012)</w:t>
      </w:r>
      <w:r w:rsidR="008E771F" w:rsidRPr="006A5A80">
        <w:fldChar w:fldCharType="end"/>
      </w:r>
      <w:r w:rsidR="00253B66" w:rsidRPr="006A5A80">
        <w:t>.</w:t>
      </w:r>
    </w:p>
    <w:p w14:paraId="3470775B" w14:textId="77777777" w:rsidR="00FD5E1F" w:rsidRDefault="00FD5E1F" w:rsidP="00DD3690">
      <w:pPr>
        <w:widowControl w:val="0"/>
        <w:rPr>
          <w:rFonts w:eastAsiaTheme="minorEastAsia"/>
          <w:bCs/>
          <w:lang w:val="en-US"/>
        </w:rPr>
      </w:pPr>
    </w:p>
    <w:p w14:paraId="14FD32D9" w14:textId="10BBE1B8" w:rsidR="000456DA" w:rsidRDefault="000456DA" w:rsidP="000456DA">
      <w:pPr>
        <w:widowControl w:val="0"/>
        <w:rPr>
          <w:rFonts w:eastAsiaTheme="minorEastAsia"/>
          <w:bCs/>
          <w:lang w:val="en-US"/>
        </w:rPr>
      </w:pPr>
    </w:p>
    <w:p w14:paraId="247BAA4E" w14:textId="3B625FCF" w:rsidR="00CB0739" w:rsidRPr="00CB0739" w:rsidRDefault="00CB0739" w:rsidP="00CB0739">
      <w:pPr>
        <w:pStyle w:val="2"/>
        <w:spacing w:after="120"/>
        <w:rPr>
          <w:rFonts w:ascii="Times New Roman" w:hAnsi="Times New Roman"/>
        </w:rPr>
      </w:pPr>
      <w:commentRangeStart w:id="22"/>
      <w:r>
        <w:rPr>
          <w:rFonts w:ascii="Times New Roman" w:hAnsi="Times New Roman"/>
        </w:rPr>
        <w:lastRenderedPageBreak/>
        <w:t>2.3</w:t>
      </w:r>
      <w:r w:rsidRPr="00A77F77">
        <w:rPr>
          <w:rFonts w:ascii="Times New Roman" w:hAnsi="Times New Roman"/>
        </w:rPr>
        <w:t>Datasets</w:t>
      </w:r>
      <w:r>
        <w:rPr>
          <w:rFonts w:ascii="Times New Roman" w:hAnsi="Times New Roman"/>
        </w:rPr>
        <w:t xml:space="preserve"> Acquisition</w:t>
      </w:r>
      <w:commentRangeEnd w:id="22"/>
      <w:r w:rsidR="004B7E46">
        <w:rPr>
          <w:rStyle w:val="a6"/>
          <w:rFonts w:ascii="Times New Roman" w:eastAsia="Times New Roman" w:hAnsi="Times New Roman"/>
          <w:b w:val="0"/>
        </w:rPr>
        <w:commentReference w:id="22"/>
      </w:r>
    </w:p>
    <w:p w14:paraId="7CC656E0" w14:textId="5788E96D" w:rsidR="006C4880" w:rsidRPr="00E753E4" w:rsidRDefault="006C4880" w:rsidP="006C4880">
      <w:pPr>
        <w:widowControl w:val="0"/>
        <w:ind w:firstLineChars="100" w:firstLine="240"/>
        <w:rPr>
          <w:rFonts w:eastAsiaTheme="minorEastAsia"/>
          <w:bCs/>
          <w:lang w:val="en-US"/>
        </w:rPr>
      </w:pPr>
      <w:r w:rsidRPr="000456DA">
        <w:rPr>
          <w:rFonts w:eastAsiaTheme="minorEastAsia"/>
          <w:bCs/>
          <w:lang w:val="en-US"/>
        </w:rPr>
        <w:t xml:space="preserve">At the beginning, we had access to two datasets that utilized the SPMT. One dataset belonged to our laboratory </w:t>
      </w:r>
      <w:r w:rsidRPr="000456DA">
        <w:rPr>
          <w:rFonts w:eastAsiaTheme="minorEastAsia"/>
          <w:bCs/>
          <w:lang w:val="en-US"/>
        </w:rPr>
        <w:fldChar w:fldCharType="begin"/>
      </w:r>
      <w:r>
        <w:rPr>
          <w:rFonts w:eastAsiaTheme="minorEastAsia"/>
          <w:bCs/>
          <w:lang w:val="en-US"/>
        </w:rPr>
        <w:instrText xml:space="preserve"> ADDIN EN.CITE &lt;EndNote&gt;&lt;Cite&gt;&lt;Author&gt;Hu&lt;/Author&gt;&lt;Year&gt;2023&lt;/Year&gt;&lt;RecNum&gt;106&lt;/RecNum&gt;&lt;DisplayText&gt;(Hu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Pr="000456DA">
        <w:rPr>
          <w:rFonts w:eastAsiaTheme="minorEastAsia"/>
          <w:bCs/>
          <w:lang w:val="en-US"/>
        </w:rPr>
        <w:fldChar w:fldCharType="separate"/>
      </w:r>
      <w:r>
        <w:rPr>
          <w:rFonts w:eastAsiaTheme="minorEastAsia"/>
          <w:bCs/>
          <w:lang w:val="en-US"/>
        </w:rPr>
        <w:t>(Hu et al., 2023)</w:t>
      </w:r>
      <w:r w:rsidRPr="000456DA">
        <w:rPr>
          <w:rFonts w:eastAsiaTheme="minorEastAsia"/>
          <w:bCs/>
          <w:lang w:val="en-US"/>
        </w:rPr>
        <w:fldChar w:fldCharType="end"/>
      </w:r>
      <w:r w:rsidRPr="000456DA">
        <w:rPr>
          <w:rFonts w:eastAsiaTheme="minorEastAsia"/>
          <w:bCs/>
          <w:lang w:val="en-US"/>
        </w:rPr>
        <w:t xml:space="preserve">, and the other came from our collaborators </w:t>
      </w:r>
      <w:r w:rsidRPr="000456DA">
        <w:rPr>
          <w:rFonts w:eastAsiaTheme="minorEastAsia"/>
          <w:bCs/>
          <w:lang w:val="en-US"/>
        </w:rPr>
        <w:fldChar w:fldCharType="begin"/>
      </w:r>
      <w:r w:rsidRPr="000456DA">
        <w:rPr>
          <w:rFonts w:eastAsiaTheme="minorEastAsia"/>
          <w:bCs/>
          <w:lang w:val="en-US"/>
        </w:rPr>
        <w:instrText xml:space="preserve"> ADDIN EN.CITE &lt;EndNote&gt;&lt;Cite&gt;&lt;Author&gt;Liu&lt;/Author&gt;&lt;Year&gt;2023&lt;/Year&gt;&lt;RecNum&gt;101&lt;/RecNum&gt;&lt;DisplayText&gt;(Liu et al., 2023)&lt;/DisplayText&gt;&lt;record&gt;&lt;rec-number&gt;101&lt;/rec-number&gt;&lt;foreign-keys&gt;&lt;key app="EN" db-id="w5e5sta9arwa50eztf0vzr0zf55zr00xd9ae" timestamp="1682308524"&gt;101&lt;/key&gt;&lt;/foreign-keys&gt;&lt;ref-type name="Journal Article"&gt;17&lt;/ref-type&gt;&lt;contributors&gt;&lt;authors&gt;&lt;author&gt;Liu, T., &lt;/author&gt;&lt;author&gt;Sui, J., &lt;/author&gt;&lt;author&gt;Hildebrandt, A. &lt;/author&gt;&lt;/authors&gt;&lt;/contributors&gt;&lt;titles&gt;&lt;title&gt;To see or not to see: The parallel processing of self-relevance and facial expressions.&lt;/title&gt;&lt;secondary-title&gt;Manuscript submitted for publication. &lt;/secondary-title&gt;&lt;/titles&gt;&lt;dates&gt;&lt;year&gt;2023&lt;/year&gt;&lt;/dates&gt;&lt;urls&gt;&lt;/urls&gt;&lt;/record&gt;&lt;/Cite&gt;&lt;/EndNote&gt;</w:instrText>
      </w:r>
      <w:r w:rsidRPr="000456DA">
        <w:rPr>
          <w:rFonts w:eastAsiaTheme="minorEastAsia"/>
          <w:bCs/>
          <w:lang w:val="en-US"/>
        </w:rPr>
        <w:fldChar w:fldCharType="separate"/>
      </w:r>
      <w:r w:rsidRPr="000456DA">
        <w:rPr>
          <w:rFonts w:eastAsiaTheme="minorEastAsia"/>
          <w:bCs/>
          <w:lang w:val="en-US"/>
        </w:rPr>
        <w:t>(Liu et al., 2023)</w:t>
      </w:r>
      <w:commentRangeStart w:id="23"/>
      <w:commentRangeEnd w:id="23"/>
      <w:r w:rsidRPr="000456DA">
        <w:rPr>
          <w:rFonts w:eastAsiaTheme="minorEastAsia"/>
          <w:bCs/>
          <w:lang w:val="en-US"/>
        </w:rPr>
        <w:commentReference w:id="23"/>
      </w:r>
      <w:r w:rsidRPr="000456DA">
        <w:rPr>
          <w:rFonts w:eastAsiaTheme="minorEastAsia"/>
          <w:bCs/>
          <w:lang w:val="en-US"/>
        </w:rPr>
        <w:fldChar w:fldCharType="end"/>
      </w:r>
      <w:r w:rsidRPr="000456DA">
        <w:rPr>
          <w:rFonts w:eastAsiaTheme="minorEastAsia"/>
          <w:bCs/>
          <w:lang w:val="en-US"/>
        </w:rPr>
        <w:t>.</w:t>
      </w:r>
      <w:r>
        <w:rPr>
          <w:rFonts w:eastAsiaTheme="minorEastAsia"/>
          <w:bCs/>
          <w:lang w:val="en-US"/>
        </w:rPr>
        <w:t xml:space="preserve"> </w:t>
      </w:r>
      <w:r w:rsidRPr="00E753E4">
        <w:rPr>
          <w:rFonts w:eastAsiaTheme="minorEastAsia"/>
          <w:bCs/>
          <w:lang w:val="en-US"/>
        </w:rPr>
        <w:t xml:space="preserve">As part of </w:t>
      </w:r>
      <w:r>
        <w:rPr>
          <w:rFonts w:eastAsiaTheme="minorEastAsia"/>
          <w:bCs/>
          <w:lang w:val="en-US"/>
        </w:rPr>
        <w:t>an</w:t>
      </w:r>
      <w:r w:rsidRPr="00E753E4">
        <w:rPr>
          <w:rFonts w:eastAsiaTheme="minorEastAsia"/>
          <w:bCs/>
          <w:lang w:val="en-US"/>
        </w:rPr>
        <w:t xml:space="preserve"> ongoing meta-analysis on </w:t>
      </w:r>
      <w:r>
        <w:rPr>
          <w:rFonts w:eastAsiaTheme="minorEastAsia"/>
          <w:bCs/>
          <w:lang w:val="en-US"/>
        </w:rPr>
        <w:t>SPE using SPMT</w:t>
      </w:r>
      <w:r w:rsidRPr="00E753E4">
        <w:rPr>
          <w:rFonts w:eastAsiaTheme="minorEastAsia"/>
          <w:bCs/>
          <w:lang w:val="en-US"/>
        </w:rPr>
        <w:t xml:space="preserve"> (see pre-registration on</w:t>
      </w:r>
      <w:r>
        <w:rPr>
          <w:rFonts w:eastAsiaTheme="minorEastAsia"/>
          <w:bCs/>
          <w:lang w:val="en-US"/>
        </w:rPr>
        <w:t xml:space="preserve"> </w:t>
      </w:r>
      <w:r w:rsidRPr="000456DA">
        <w:rPr>
          <w:rFonts w:eastAsiaTheme="minorEastAsia"/>
          <w:bCs/>
          <w:lang w:val="en-US"/>
        </w:rPr>
        <w:t>https://osf.io/euqmf</w:t>
      </w:r>
      <w:r w:rsidRPr="00E753E4">
        <w:rPr>
          <w:rFonts w:eastAsiaTheme="minorEastAsia"/>
          <w:bCs/>
          <w:lang w:val="en-US"/>
        </w:rPr>
        <w:t xml:space="preserve">), we identified </w:t>
      </w:r>
      <w:r>
        <w:rPr>
          <w:rFonts w:eastAsiaTheme="minorEastAsia"/>
          <w:bCs/>
          <w:lang w:val="en-US"/>
        </w:rPr>
        <w:t xml:space="preserve">other </w:t>
      </w:r>
      <w:r w:rsidR="00067D40">
        <w:rPr>
          <w:rFonts w:eastAsiaTheme="minorEastAsia"/>
          <w:bCs/>
          <w:lang w:val="en-US"/>
        </w:rPr>
        <w:t>13</w:t>
      </w:r>
      <w:r>
        <w:rPr>
          <w:rFonts w:eastAsiaTheme="minorEastAsia"/>
          <w:bCs/>
          <w:lang w:val="en-US"/>
        </w:rPr>
        <w:t xml:space="preserve"> papers that have potential usable datasets for this study</w:t>
      </w:r>
      <w:r w:rsidRPr="00E753E4">
        <w:rPr>
          <w:rFonts w:eastAsiaTheme="minorEastAsia"/>
          <w:bCs/>
          <w:lang w:val="en-US"/>
        </w:rPr>
        <w:t>.</w:t>
      </w:r>
      <w:r>
        <w:rPr>
          <w:rFonts w:eastAsiaTheme="minorEastAsia"/>
          <w:bCs/>
          <w:lang w:val="en-US"/>
        </w:rPr>
        <w:t xml:space="preserve"> </w:t>
      </w:r>
      <w:r w:rsidRPr="00E753E4">
        <w:rPr>
          <w:rFonts w:eastAsiaTheme="minorEastAsia"/>
          <w:bCs/>
          <w:lang w:val="en-US"/>
        </w:rPr>
        <w:t xml:space="preserve">These papers were </w:t>
      </w:r>
      <w:r>
        <w:rPr>
          <w:rFonts w:eastAsiaTheme="minorEastAsia"/>
          <w:bCs/>
          <w:lang w:val="en-US"/>
        </w:rPr>
        <w:t>selected</w:t>
      </w:r>
      <w:r w:rsidRPr="00E753E4">
        <w:rPr>
          <w:rFonts w:eastAsiaTheme="minorEastAsia"/>
          <w:bCs/>
          <w:lang w:val="en-US"/>
        </w:rPr>
        <w:t xml:space="preserve"> based on </w:t>
      </w:r>
      <w:r>
        <w:rPr>
          <w:rFonts w:eastAsiaTheme="minorEastAsia"/>
          <w:bCs/>
          <w:lang w:val="en-US"/>
        </w:rPr>
        <w:t>the</w:t>
      </w:r>
      <w:r w:rsidRPr="00E753E4">
        <w:rPr>
          <w:rFonts w:eastAsiaTheme="minorEastAsia"/>
          <w:bCs/>
          <w:lang w:val="en-US"/>
        </w:rPr>
        <w:t xml:space="preserve"> selection criteria:</w:t>
      </w:r>
    </w:p>
    <w:p w14:paraId="5FFFCED4" w14:textId="77777777" w:rsidR="006C4880" w:rsidRPr="00E753E4" w:rsidRDefault="006C4880" w:rsidP="006C4880">
      <w:pPr>
        <w:pStyle w:val="ad"/>
        <w:widowControl w:val="0"/>
        <w:numPr>
          <w:ilvl w:val="0"/>
          <w:numId w:val="31"/>
        </w:numPr>
        <w:rPr>
          <w:rFonts w:eastAsiaTheme="minorEastAsia"/>
          <w:bCs/>
          <w:lang w:val="en-US"/>
        </w:rPr>
      </w:pPr>
      <w:r w:rsidRPr="00E753E4">
        <w:rPr>
          <w:rFonts w:eastAsiaTheme="minorEastAsia"/>
          <w:bCs/>
          <w:lang w:val="en-US"/>
        </w:rPr>
        <w:t>The paper must primarily utilize the SPMT as their method.</w:t>
      </w:r>
    </w:p>
    <w:p w14:paraId="73AE73CE" w14:textId="77777777" w:rsidR="006C4880" w:rsidRPr="00E753E4" w:rsidRDefault="006C4880" w:rsidP="006C4880">
      <w:pPr>
        <w:pStyle w:val="ad"/>
        <w:widowControl w:val="0"/>
        <w:numPr>
          <w:ilvl w:val="0"/>
          <w:numId w:val="31"/>
        </w:numPr>
        <w:rPr>
          <w:rFonts w:eastAsiaTheme="minorEastAsia"/>
          <w:bCs/>
          <w:lang w:val="en-US"/>
        </w:rPr>
      </w:pPr>
      <w:r w:rsidRPr="00E753E4">
        <w:rPr>
          <w:rFonts w:eastAsiaTheme="minorEastAsia"/>
          <w:bCs/>
          <w:lang w:val="en-US"/>
        </w:rPr>
        <w:t>The experimental design should align with the original SPMT by Sui et al. (2012).</w:t>
      </w:r>
    </w:p>
    <w:p w14:paraId="069D890B" w14:textId="77777777" w:rsidR="006C4880" w:rsidRPr="000456DA" w:rsidRDefault="006C4880" w:rsidP="006C4880">
      <w:pPr>
        <w:pStyle w:val="ad"/>
        <w:widowControl w:val="0"/>
        <w:numPr>
          <w:ilvl w:val="0"/>
          <w:numId w:val="31"/>
        </w:numPr>
        <w:rPr>
          <w:rFonts w:eastAsiaTheme="minorEastAsia"/>
          <w:bCs/>
          <w:lang w:val="en-US"/>
        </w:rPr>
      </w:pPr>
      <w:r w:rsidRPr="00E753E4">
        <w:rPr>
          <w:rFonts w:eastAsiaTheme="minorEastAsia"/>
          <w:bCs/>
          <w:lang w:val="en-US"/>
        </w:rPr>
        <w:t xml:space="preserve">The trial-level data is either openly available or </w:t>
      </w:r>
      <w:r>
        <w:rPr>
          <w:rFonts w:eastAsiaTheme="minorEastAsia"/>
          <w:bCs/>
          <w:lang w:val="en-US"/>
        </w:rPr>
        <w:t xml:space="preserve">declared to be </w:t>
      </w:r>
      <w:r w:rsidRPr="00E753E4">
        <w:rPr>
          <w:rFonts w:eastAsiaTheme="minorEastAsia"/>
          <w:bCs/>
          <w:lang w:val="en-US"/>
        </w:rPr>
        <w:t>obtain</w:t>
      </w:r>
      <w:r>
        <w:rPr>
          <w:rFonts w:eastAsiaTheme="minorEastAsia"/>
          <w:bCs/>
          <w:lang w:val="en-US"/>
        </w:rPr>
        <w:t>able</w:t>
      </w:r>
      <w:r w:rsidRPr="00E753E4">
        <w:rPr>
          <w:rFonts w:eastAsiaTheme="minorEastAsia"/>
          <w:bCs/>
          <w:lang w:val="en-US"/>
        </w:rPr>
        <w:t xml:space="preserve"> upon request, enabling us to estimate at least one reliability index.</w:t>
      </w:r>
    </w:p>
    <w:p w14:paraId="649F315A" w14:textId="5245DE31" w:rsidR="006C4880" w:rsidRPr="00F23FCC" w:rsidRDefault="006C4880" w:rsidP="006C4880">
      <w:pPr>
        <w:widowControl w:val="0"/>
        <w:ind w:firstLineChars="100" w:firstLine="240"/>
        <w:rPr>
          <w:rFonts w:eastAsiaTheme="minorEastAsia"/>
          <w:bCs/>
          <w:color w:val="000000" w:themeColor="text1"/>
          <w:lang w:val="en-US"/>
        </w:rPr>
      </w:pPr>
      <w:r w:rsidRPr="00F23FCC">
        <w:rPr>
          <w:rFonts w:eastAsiaTheme="minorEastAsia"/>
          <w:bCs/>
          <w:color w:val="000000" w:themeColor="text1"/>
          <w:lang w:val="en-US"/>
        </w:rPr>
        <w:t xml:space="preserve">During our investigation, we discovered that seven papers made their raw data publicly available </w:t>
      </w:r>
      <w:r w:rsidRPr="00F23FCC">
        <w:rPr>
          <w:rFonts w:eastAsiaTheme="minorEastAsia"/>
          <w:bCs/>
          <w:color w:val="000000" w:themeColor="text1"/>
          <w:lang w:val="en-US"/>
        </w:rPr>
        <w:fldChar w:fldCharType="begin">
          <w:fldData xml:space="preserve">PEVuZE5vdGU+PENpdGU+PEF1dGhvcj5Db25zdGFibGU8L0F1dGhvcj48WWVhcj4yMDIwPC9ZZWFy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=
</w:fldData>
        </w:fldChar>
      </w:r>
      <w:r w:rsidRPr="00F23FCC">
        <w:rPr>
          <w:rFonts w:eastAsiaTheme="minorEastAsia"/>
          <w:bCs/>
          <w:color w:val="000000" w:themeColor="text1"/>
          <w:lang w:val="en-US"/>
        </w:rPr>
        <w:instrText xml:space="preserve"> ADDIN EN.CITE </w:instrText>
      </w:r>
      <w:r w:rsidRPr="00F23FCC">
        <w:rPr>
          <w:rFonts w:eastAsiaTheme="minorEastAsia"/>
          <w:bCs/>
          <w:color w:val="000000" w:themeColor="text1"/>
          <w:lang w:val="en-US"/>
        </w:rPr>
        <w:fldChar w:fldCharType="begin">
          <w:fldData xml:space="preserve">PEVuZE5vdGU+PENpdGU+PEF1dGhvcj5Db25zdGFibGU8L0F1dGhvcj48WWVhcj4yMDIwPC9ZZWFy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=
</w:fldData>
        </w:fldChar>
      </w:r>
      <w:r w:rsidRPr="00F23FCC">
        <w:rPr>
          <w:rFonts w:eastAsiaTheme="minorEastAsia"/>
          <w:bCs/>
          <w:color w:val="000000" w:themeColor="text1"/>
          <w:lang w:val="en-US"/>
        </w:rPr>
        <w:instrText xml:space="preserve"> ADDIN EN.CITE.DATA </w:instrText>
      </w:r>
      <w:r w:rsidRPr="00F23FCC">
        <w:rPr>
          <w:rFonts w:eastAsiaTheme="minorEastAsia"/>
          <w:bCs/>
          <w:color w:val="000000" w:themeColor="text1"/>
          <w:lang w:val="en-US"/>
        </w:rPr>
      </w:r>
      <w:r w:rsidRPr="00F23FCC">
        <w:rPr>
          <w:rFonts w:eastAsiaTheme="minorEastAsia"/>
          <w:bCs/>
          <w:color w:val="000000" w:themeColor="text1"/>
          <w:lang w:val="en-US"/>
        </w:rPr>
        <w:fldChar w:fldCharType="end"/>
      </w:r>
      <w:r w:rsidRPr="00F23FCC">
        <w:rPr>
          <w:rFonts w:eastAsiaTheme="minorEastAsia"/>
          <w:bCs/>
          <w:color w:val="000000" w:themeColor="text1"/>
          <w:lang w:val="en-US"/>
        </w:rPr>
      </w:r>
      <w:r w:rsidRPr="00F23FCC">
        <w:rPr>
          <w:rFonts w:eastAsiaTheme="minorEastAsia"/>
          <w:bCs/>
          <w:color w:val="000000" w:themeColor="text1"/>
          <w:lang w:val="en-US"/>
        </w:rPr>
        <w:fldChar w:fldCharType="separate"/>
      </w:r>
      <w:r w:rsidRPr="00F23FCC">
        <w:rPr>
          <w:rFonts w:eastAsiaTheme="minorEastAsia"/>
          <w:bCs/>
          <w:noProof/>
          <w:color w:val="000000" w:themeColor="text1"/>
          <w:lang w:val="en-US"/>
        </w:rPr>
        <w:t>(Constable et al., 2021; Constable &amp; Knoblich, 2020; Golubickis &amp; Macrae, 2021; Navon &amp; Makovski, 2021; Qian et al., 2020; Schäfer &amp; Frings, 2019; Svensson et al., 2022)</w:t>
      </w:r>
      <w:r w:rsidRPr="00F23FCC">
        <w:rPr>
          <w:rFonts w:eastAsiaTheme="minorEastAsia"/>
          <w:bCs/>
          <w:color w:val="000000" w:themeColor="text1"/>
          <w:lang w:val="en-US"/>
        </w:rPr>
        <w:fldChar w:fldCharType="end"/>
      </w:r>
      <w:r w:rsidRPr="00F23FCC">
        <w:rPr>
          <w:rFonts w:eastAsiaTheme="minorEastAsia"/>
          <w:bCs/>
          <w:color w:val="000000" w:themeColor="text1"/>
          <w:lang w:val="en-US"/>
        </w:rPr>
        <w:t>. For the remaining</w:t>
      </w:r>
      <w:r w:rsidR="00067D40">
        <w:rPr>
          <w:rFonts w:eastAsiaTheme="minorEastAsia"/>
          <w:bCs/>
          <w:color w:val="000000" w:themeColor="text1"/>
          <w:lang w:val="en-US"/>
        </w:rPr>
        <w:t xml:space="preserve"> 6</w:t>
      </w:r>
      <w:r w:rsidRPr="00F23FCC">
        <w:rPr>
          <w:rFonts w:eastAsiaTheme="minorEastAsia"/>
          <w:bCs/>
          <w:color w:val="000000" w:themeColor="text1"/>
          <w:lang w:val="en-US"/>
        </w:rPr>
        <w:t xml:space="preserve"> papers, we reached out to the authors and requested access to their trial-level data. Out of those six requests, </w:t>
      </w:r>
      <w:r w:rsidR="00067D40">
        <w:rPr>
          <w:rFonts w:eastAsiaTheme="minorEastAsia" w:hint="eastAsia"/>
          <w:bCs/>
          <w:color w:val="000000" w:themeColor="text1"/>
          <w:lang w:val="en-US"/>
        </w:rPr>
        <w:t>three</w:t>
      </w:r>
      <w:r w:rsidR="00067D40" w:rsidRPr="00067D40">
        <w:rPr>
          <w:rFonts w:eastAsiaTheme="minorEastAsia"/>
          <w:bCs/>
          <w:color w:val="000000" w:themeColor="text1"/>
          <w:lang w:val="en-US"/>
        </w:rPr>
        <w:t xml:space="preserve"> </w:t>
      </w:r>
      <w:r w:rsidR="00067D40" w:rsidRPr="00F23FCC">
        <w:rPr>
          <w:rFonts w:eastAsiaTheme="minorEastAsia"/>
          <w:bCs/>
          <w:color w:val="000000" w:themeColor="text1"/>
          <w:lang w:val="en-US"/>
        </w:rPr>
        <w:t>papers provided us</w:t>
      </w:r>
      <w:r w:rsidR="00067D40">
        <w:rPr>
          <w:rFonts w:eastAsiaTheme="minorEastAsia"/>
          <w:bCs/>
          <w:color w:val="000000" w:themeColor="text1"/>
          <w:lang w:val="en-US"/>
        </w:rPr>
        <w:t xml:space="preserve"> </w:t>
      </w:r>
      <w:r w:rsidR="00067D40">
        <w:rPr>
          <w:rFonts w:eastAsiaTheme="minorEastAsia" w:hint="eastAsia"/>
          <w:bCs/>
          <w:color w:val="000000" w:themeColor="text1"/>
          <w:lang w:val="en-US"/>
        </w:rPr>
        <w:t>with</w:t>
      </w:r>
      <w:r w:rsidR="00067D40">
        <w:rPr>
          <w:rFonts w:eastAsiaTheme="minorEastAsia"/>
          <w:bCs/>
          <w:color w:val="000000" w:themeColor="text1"/>
          <w:lang w:val="en-US"/>
        </w:rPr>
        <w:t xml:space="preserve"> </w:t>
      </w:r>
      <w:r w:rsidR="00067D40">
        <w:rPr>
          <w:rFonts w:eastAsiaTheme="minorEastAsia" w:hint="eastAsia"/>
          <w:bCs/>
          <w:color w:val="000000" w:themeColor="text1"/>
          <w:lang w:val="en-US"/>
        </w:rPr>
        <w:t>usable</w:t>
      </w:r>
      <w:r w:rsidR="00067D40">
        <w:rPr>
          <w:rFonts w:eastAsiaTheme="minorEastAsia"/>
          <w:bCs/>
          <w:color w:val="000000" w:themeColor="text1"/>
          <w:lang w:val="en-US"/>
        </w:rPr>
        <w:t xml:space="preserve"> </w:t>
      </w:r>
      <w:r w:rsidR="00067D40">
        <w:rPr>
          <w:rFonts w:eastAsiaTheme="minorEastAsia" w:hint="eastAsia"/>
          <w:bCs/>
          <w:color w:val="000000" w:themeColor="text1"/>
          <w:lang w:val="en-US"/>
        </w:rPr>
        <w:t>trial</w:t>
      </w:r>
      <w:r w:rsidR="00067D40">
        <w:rPr>
          <w:rFonts w:eastAsiaTheme="minorEastAsia"/>
          <w:bCs/>
          <w:color w:val="000000" w:themeColor="text1"/>
          <w:lang w:val="en-US"/>
        </w:rPr>
        <w:t xml:space="preserve"> </w:t>
      </w:r>
      <w:r w:rsidR="00067D40">
        <w:rPr>
          <w:rFonts w:eastAsiaTheme="minorEastAsia" w:hint="eastAsia"/>
          <w:bCs/>
          <w:color w:val="000000" w:themeColor="text1"/>
          <w:lang w:val="en-US"/>
        </w:rPr>
        <w:t>level</w:t>
      </w:r>
      <w:r w:rsidR="00067D40">
        <w:rPr>
          <w:rFonts w:eastAsiaTheme="minorEastAsia"/>
          <w:bCs/>
          <w:color w:val="000000" w:themeColor="text1"/>
          <w:lang w:val="en-US"/>
        </w:rPr>
        <w:t xml:space="preserve"> </w:t>
      </w:r>
      <w:commentRangeStart w:id="24"/>
      <w:commentRangeStart w:id="25"/>
      <w:r w:rsidR="00067D40">
        <w:rPr>
          <w:rFonts w:eastAsiaTheme="minorEastAsia"/>
          <w:bCs/>
          <w:color w:val="000000" w:themeColor="text1"/>
          <w:lang w:val="en-US"/>
        </w:rPr>
        <w:t>data</w:t>
      </w:r>
      <w:commentRangeEnd w:id="24"/>
      <w:r w:rsidR="00067D40">
        <w:rPr>
          <w:rStyle w:val="a6"/>
        </w:rPr>
        <w:commentReference w:id="24"/>
      </w:r>
      <w:commentRangeEnd w:id="25"/>
      <w:r w:rsidR="008818E8">
        <w:rPr>
          <w:rStyle w:val="a6"/>
        </w:rPr>
        <w:commentReference w:id="25"/>
      </w:r>
      <w:r w:rsidR="008818E8">
        <w:rPr>
          <w:rFonts w:eastAsiaTheme="minorEastAsia"/>
          <w:bCs/>
          <w:color w:val="000000" w:themeColor="text1"/>
          <w:lang w:val="en-US"/>
        </w:rPr>
        <w:t xml:space="preserve"> </w:t>
      </w:r>
      <w:r w:rsidR="008818E8">
        <w:rPr>
          <w:rFonts w:eastAsiaTheme="minorEastAsia"/>
          <w:bCs/>
          <w:color w:val="000000" w:themeColor="text1"/>
          <w:lang w:val="en-US"/>
        </w:rPr>
        <w:fldChar w:fldCharType="begin">
          <w:fldData xml:space="preserve">PEVuZE5vdGU+PENpdGU+PEF1dGhvcj5YdTwvQXV0aG9yPjxZZWFyPjIwMjE8L1llYXI+PFJlY051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</w:fldData>
        </w:fldChar>
      </w:r>
      <w:r w:rsidR="008818E8">
        <w:rPr>
          <w:rFonts w:eastAsiaTheme="minorEastAsia"/>
          <w:bCs/>
          <w:color w:val="000000" w:themeColor="text1"/>
          <w:lang w:val="en-US"/>
        </w:rPr>
        <w:instrText xml:space="preserve"> ADDIN EN.CITE </w:instrText>
      </w:r>
      <w:r w:rsidR="008818E8">
        <w:rPr>
          <w:rFonts w:eastAsiaTheme="minorEastAsia"/>
          <w:bCs/>
          <w:color w:val="000000" w:themeColor="text1"/>
          <w:lang w:val="en-US"/>
        </w:rPr>
        <w:fldChar w:fldCharType="begin">
          <w:fldData xml:space="preserve">PEVuZE5vdGU+PENpdGU+PEF1dGhvcj5YdTwvQXV0aG9yPjxZZWFyPjIwMjE8L1llYXI+PFJlY051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</w:fldData>
        </w:fldChar>
      </w:r>
      <w:r w:rsidR="008818E8">
        <w:rPr>
          <w:rFonts w:eastAsiaTheme="minorEastAsia"/>
          <w:bCs/>
          <w:color w:val="000000" w:themeColor="text1"/>
          <w:lang w:val="en-US"/>
        </w:rPr>
        <w:instrText xml:space="preserve"> ADDIN EN.CITE.DATA </w:instrText>
      </w:r>
      <w:r w:rsidR="008818E8">
        <w:rPr>
          <w:rFonts w:eastAsiaTheme="minorEastAsia"/>
          <w:bCs/>
          <w:color w:val="000000" w:themeColor="text1"/>
          <w:lang w:val="en-US"/>
        </w:rPr>
      </w:r>
      <w:r w:rsidR="008818E8">
        <w:rPr>
          <w:rFonts w:eastAsiaTheme="minorEastAsia"/>
          <w:bCs/>
          <w:color w:val="000000" w:themeColor="text1"/>
          <w:lang w:val="en-US"/>
        </w:rPr>
        <w:fldChar w:fldCharType="end"/>
      </w:r>
      <w:r w:rsidR="008818E8">
        <w:rPr>
          <w:rFonts w:eastAsiaTheme="minorEastAsia"/>
          <w:bCs/>
          <w:color w:val="000000" w:themeColor="text1"/>
          <w:lang w:val="en-US"/>
        </w:rPr>
      </w:r>
      <w:r w:rsidR="008818E8">
        <w:rPr>
          <w:rFonts w:eastAsiaTheme="minorEastAsia"/>
          <w:bCs/>
          <w:color w:val="000000" w:themeColor="text1"/>
          <w:lang w:val="en-US"/>
        </w:rPr>
        <w:fldChar w:fldCharType="separate"/>
      </w:r>
      <w:r w:rsidR="008818E8">
        <w:rPr>
          <w:rFonts w:eastAsiaTheme="minorEastAsia"/>
          <w:bCs/>
          <w:noProof/>
          <w:color w:val="000000" w:themeColor="text1"/>
          <w:lang w:val="en-US"/>
        </w:rPr>
        <w:t>(Kolvoort et al., 2020; Woźniak et al., 2018; Xu et al., 2021)</w:t>
      </w:r>
      <w:r w:rsidR="008818E8">
        <w:rPr>
          <w:rFonts w:eastAsiaTheme="minorEastAsia"/>
          <w:bCs/>
          <w:color w:val="000000" w:themeColor="text1"/>
          <w:lang w:val="en-US"/>
        </w:rPr>
        <w:fldChar w:fldCharType="end"/>
      </w:r>
      <w:r w:rsidR="00067D40">
        <w:rPr>
          <w:rFonts w:eastAsiaTheme="minorEastAsia"/>
          <w:bCs/>
          <w:color w:val="000000" w:themeColor="text1"/>
          <w:lang w:val="en-US"/>
        </w:rPr>
        <w:t xml:space="preserve">;  </w:t>
      </w:r>
      <w:r w:rsidRPr="00F23FCC">
        <w:rPr>
          <w:rFonts w:eastAsiaTheme="minorEastAsia"/>
          <w:bCs/>
          <w:color w:val="000000" w:themeColor="text1"/>
          <w:lang w:val="en-US"/>
        </w:rPr>
        <w:t xml:space="preserve">two papers provided us only with descriptive results, which unfortunately could not be used for calculating reliability </w:t>
      </w:r>
      <w:r w:rsidRPr="00F23FCC">
        <w:rPr>
          <w:rFonts w:eastAsiaTheme="minorEastAsia"/>
          <w:bCs/>
          <w:color w:val="000000" w:themeColor="text1"/>
          <w:lang w:val="en-US"/>
        </w:rPr>
        <w:fldChar w:fldCharType="begin"/>
      </w:r>
      <w:r w:rsidRPr="00F23FCC">
        <w:rPr>
          <w:rFonts w:eastAsiaTheme="minorEastAsia"/>
          <w:bCs/>
          <w:color w:val="000000" w:themeColor="text1"/>
          <w:lang w:val="en-US"/>
        </w:rPr>
        <w:instrText xml:space="preserve"> ADDIN EN.CITE &lt;EndNote&gt;&lt;Cite&gt;&lt;Author&gt;Cheng&lt;/Author&gt;&lt;Year&gt;2019&lt;/Year&gt;&lt;RecNum&gt;67&lt;/RecNum&gt;&lt;DisplayText&gt;(Cheng &amp;amp; Tseng, 2019; Martínez-Pérez et al., 2020)&lt;/DisplayText&gt;&lt;record&gt;&lt;rec-number&gt;67&lt;/rec-number&gt;&lt;foreign-keys&gt;&lt;key app="EN" db-id="w5e5sta9arwa50eztf0vzr0zf55zr00xd9ae" timestamp="1676873843"&gt;67&lt;/key&gt;&lt;/foreign-keys&gt;&lt;ref-type name="Journal Article"&gt;17&lt;/ref-type&gt;&lt;contributors&gt;&lt;authors&gt;&lt;author&gt;Cheng, Miao&lt;/author&gt;&lt;author&gt;Tseng, Chia-huei&lt;/author&gt;&lt;/authors&gt;&lt;/contributors&gt;&lt;titles&gt;&lt;title&gt;Saliency at first sight: instant identity referential advantage toward a newly met partner&lt;/title&gt;&lt;secondary-title&gt;Cognitive Research: Principles and Implications&lt;/secondary-title&gt;&lt;/titles&gt;&lt;periodical&gt;&lt;full-title&gt;Cognitive Research: Principles and Implications&lt;/full-title&gt;&lt;/periodical&gt;&lt;pages&gt;1-18&lt;/pages&gt;&lt;volume&gt;4&lt;/volume&gt;&lt;number&gt;1&lt;/number&gt;&lt;dates&gt;&lt;year&gt;2019&lt;/year&gt;&lt;/dates&gt;&lt;isbn&gt;2365-7464&lt;/isbn&gt;&lt;urls&gt;&lt;/urls&gt;&lt;electronic-resource-num&gt;10.1186/s41235-019-0186-z&lt;/electronic-resource-num&gt;&lt;/record&gt;&lt;/Cite&gt;&lt;Cite&gt;&lt;Author&gt;Martínez-Pérez&lt;/Author&gt;&lt;Year&gt;2020&lt;/Year&gt;&lt;RecNum&gt;92&lt;/RecNum&gt;&lt;record&gt;&lt;rec-number&gt;92&lt;/rec-number&gt;&lt;foreign-keys&gt;&lt;key app="EN" db-id="w5e5sta9arwa50eztf0vzr0zf55zr00xd9ae" timestamp="1678338946"&gt;92&lt;/key&gt;&lt;/foreign-keys&gt;&lt;ref-type name="Journal Article"&gt;17&lt;/ref-type&gt;&lt;contributors&gt;&lt;authors&gt;&lt;author&gt;Martínez-Pérez, Víctor&lt;/author&gt;&lt;author&gt;Campoy, Guillermo&lt;/author&gt;&lt;author&gt;Palmero, Lucía B&lt;/author&gt;&lt;author&gt;Fuentes, Luis J&lt;/author&gt;&lt;/authors&gt;&lt;/contributors&gt;&lt;titles&gt;&lt;title&gt;Examining the dorsolateral and ventromedial prefrontal cortex involvement in the self-attention network: A randomized, sham-controlled, parallel group, double-blind, and multichannel HD-tDCS study&lt;/title&gt;&lt;secondary-title&gt;Frontiers in Neuroscience&lt;/secondary-title&gt;&lt;/titles&gt;&lt;periodical&gt;&lt;full-title&gt;Frontiers in Neuroscience&lt;/full-title&gt;&lt;/periodical&gt;&lt;pages&gt;683&lt;/pages&gt;&lt;volume&gt;14&lt;/volume&gt;&lt;dates&gt;&lt;year&gt;2020&lt;/year&gt;&lt;/dates&gt;&lt;isbn&gt;1662-453X&lt;/isbn&gt;&lt;urls&gt;&lt;/urls&gt;&lt;electronic-resource-num&gt;10.3389/fnins.2020.00683&lt;/electronic-resource-num&gt;&lt;/record&gt;&lt;/Cite&gt;&lt;/EndNote&gt;</w:instrText>
      </w:r>
      <w:r w:rsidRPr="00F23FCC">
        <w:rPr>
          <w:rFonts w:eastAsiaTheme="minorEastAsia"/>
          <w:bCs/>
          <w:color w:val="000000" w:themeColor="text1"/>
          <w:lang w:val="en-US"/>
        </w:rPr>
        <w:fldChar w:fldCharType="separate"/>
      </w:r>
      <w:r w:rsidRPr="00F23FCC">
        <w:rPr>
          <w:rFonts w:eastAsiaTheme="minorEastAsia"/>
          <w:bCs/>
          <w:noProof/>
          <w:color w:val="000000" w:themeColor="text1"/>
          <w:lang w:val="en-US"/>
        </w:rPr>
        <w:t>(Cheng &amp; Tseng, 2019; Martínez-Pérez et al., 2020)</w:t>
      </w:r>
      <w:r w:rsidRPr="00F23FCC">
        <w:rPr>
          <w:rFonts w:eastAsiaTheme="minorEastAsia"/>
          <w:bCs/>
          <w:color w:val="000000" w:themeColor="text1"/>
          <w:lang w:val="en-US"/>
        </w:rPr>
        <w:fldChar w:fldCharType="end"/>
      </w:r>
      <w:r w:rsidR="00067D40">
        <w:rPr>
          <w:rFonts w:eastAsiaTheme="minorEastAsia"/>
          <w:bCs/>
          <w:color w:val="000000" w:themeColor="text1"/>
          <w:lang w:val="en-US"/>
        </w:rPr>
        <w:t>; o</w:t>
      </w:r>
      <w:r w:rsidRPr="00F23FCC">
        <w:rPr>
          <w:rFonts w:eastAsiaTheme="minorEastAsia"/>
          <w:bCs/>
          <w:color w:val="000000" w:themeColor="text1"/>
          <w:lang w:val="en-US"/>
        </w:rPr>
        <w:t>ne article referred to data being shared on the Open Science Framework (OSF) platform (</w:t>
      </w:r>
      <w:hyperlink r:id="rId14" w:tgtFrame="_new" w:history="1">
        <w:r w:rsidRPr="00F23FCC">
          <w:rPr>
            <w:rFonts w:eastAsiaTheme="minorEastAsia"/>
            <w:bCs/>
            <w:color w:val="000000" w:themeColor="text1"/>
            <w:lang w:val="en-US"/>
          </w:rPr>
          <w:t>https://osf.io/pcv3u/</w:t>
        </w:r>
      </w:hyperlink>
      <w:r w:rsidRPr="00F23FCC">
        <w:rPr>
          <w:rFonts w:eastAsiaTheme="minorEastAsia"/>
          <w:bCs/>
          <w:color w:val="000000" w:themeColor="text1"/>
          <w:lang w:val="en-US"/>
        </w:rPr>
        <w:t>)</w:t>
      </w:r>
      <w:r w:rsidR="00067D40">
        <w:rPr>
          <w:rFonts w:eastAsiaTheme="minorEastAsia"/>
          <w:bCs/>
          <w:color w:val="000000" w:themeColor="text1"/>
          <w:lang w:val="en-US"/>
        </w:rPr>
        <w:t xml:space="preserve"> </w:t>
      </w:r>
      <w:r w:rsidR="00067D40" w:rsidRPr="00F23FCC">
        <w:rPr>
          <w:rFonts w:eastAsiaTheme="minorEastAsia"/>
          <w:bCs/>
          <w:color w:val="000000" w:themeColor="text1"/>
          <w:lang w:val="en-US"/>
        </w:rPr>
        <w:fldChar w:fldCharType="begin"/>
      </w:r>
      <w:r w:rsidR="00067D40" w:rsidRPr="00F23FCC">
        <w:rPr>
          <w:rFonts w:eastAsiaTheme="minorEastAsia"/>
          <w:bCs/>
          <w:color w:val="000000" w:themeColor="text1"/>
          <w:lang w:val="en-US"/>
        </w:rPr>
        <w:instrText xml:space="preserve"> ADDIN EN.CITE &lt;EndNote&gt;&lt;Cite&gt;&lt;Author&gt;Bukowski&lt;/Author&gt;&lt;Year&gt;2021&lt;/Year&gt;&lt;RecNum&gt;80&lt;/RecNum&gt;&lt;DisplayText&gt;(Bukowski et al., 2021)&lt;/DisplayText&gt;&lt;record&gt;&lt;rec-number&gt;80&lt;/rec-number&gt;&lt;foreign-keys&gt;&lt;key app="EN" db-id="w5e5sta9arwa50eztf0vzr0zf55zr00xd9ae" timestamp="1677480418"&gt;80&lt;/key&gt;&lt;/foreign-keys&gt;&lt;ref-type name="Journal Article"&gt;17&lt;/ref-type&gt;&lt;contributors&gt;&lt;authors&gt;&lt;author&gt;Bukowski, Henryk&lt;/author&gt;&lt;author&gt;Todorova, Boryana&lt;/author&gt;&lt;author&gt;Boch, Magdalena&lt;/author&gt;&lt;author&gt;Silani, Giorgia&lt;/author&gt;&lt;author&gt;Lamm, Claus&lt;/author&gt;&lt;/authors&gt;&lt;/contributors&gt;&lt;titles&gt;&lt;title&gt;Socio-cognitive training impacts emotional and perceptual self-salience but not self-other distinction&lt;/title&gt;&lt;secondary-title&gt;Acta Psychologica&lt;/secondary-title&gt;&lt;/titles&gt;&lt;periodical&gt;&lt;full-title&gt;Acta psychologica&lt;/full-title&gt;&lt;/periodical&gt;&lt;pages&gt;103297&lt;/pages&gt;&lt;volume&gt;216&lt;/volume&gt;&lt;dates&gt;&lt;year&gt;2021&lt;/year&gt;&lt;/dates&gt;&lt;isbn&gt;0001-6918&lt;/isbn&gt;&lt;urls&gt;&lt;/urls&gt;&lt;electronic-resource-num&gt;10.1016/j.actpsy.2021.103297&lt;/electronic-resource-num&gt;&lt;/record&gt;&lt;/Cite&gt;&lt;/EndNote&gt;</w:instrText>
      </w:r>
      <w:r w:rsidR="00067D40" w:rsidRPr="00F23FCC">
        <w:rPr>
          <w:rFonts w:eastAsiaTheme="minorEastAsia"/>
          <w:bCs/>
          <w:color w:val="000000" w:themeColor="text1"/>
          <w:lang w:val="en-US"/>
        </w:rPr>
        <w:fldChar w:fldCharType="separate"/>
      </w:r>
      <w:r w:rsidR="00067D40" w:rsidRPr="00F23FCC">
        <w:rPr>
          <w:rFonts w:eastAsiaTheme="minorEastAsia"/>
          <w:bCs/>
          <w:color w:val="000000" w:themeColor="text1"/>
          <w:lang w:val="en-US"/>
        </w:rPr>
        <w:t>(Bukowski et al., 2021)</w:t>
      </w:r>
      <w:r w:rsidR="00067D40" w:rsidRPr="00F23FCC">
        <w:rPr>
          <w:rFonts w:eastAsiaTheme="minorEastAsia"/>
          <w:bCs/>
          <w:color w:val="000000" w:themeColor="text1"/>
          <w:lang w:val="en-US"/>
        </w:rPr>
        <w:fldChar w:fldCharType="end"/>
      </w:r>
      <w:r w:rsidRPr="00F23FCC">
        <w:rPr>
          <w:rFonts w:eastAsiaTheme="minorEastAsia"/>
          <w:bCs/>
          <w:color w:val="000000" w:themeColor="text1"/>
          <w:lang w:val="en-US"/>
        </w:rPr>
        <w:t xml:space="preserve">, but we found that the repository was empty, making it ineligible for inclusion in the current analysis. </w:t>
      </w:r>
    </w:p>
    <w:p w14:paraId="4BDC5CC1" w14:textId="560F8997" w:rsidR="00FF4222" w:rsidRPr="000456DA" w:rsidRDefault="00112854" w:rsidP="00497908">
      <w:pPr>
        <w:widowControl w:val="0"/>
        <w:ind w:firstLineChars="100" w:firstLine="240"/>
        <w:rPr>
          <w:rFonts w:eastAsiaTheme="minorEastAsia"/>
          <w:bCs/>
          <w:lang w:val="en-US"/>
        </w:rPr>
        <w:sectPr w:rsidR="00FF4222" w:rsidRPr="000456DA" w:rsidSect="00AB050F">
          <w:footerReference w:type="default" r:id="rId15"/>
          <w:footerReference w:type="first" r:id="rId16"/>
          <w:pgSz w:w="12240" w:h="15840"/>
          <w:pgMar w:top="1440" w:right="1440" w:bottom="1440" w:left="1440" w:header="720" w:footer="720" w:gutter="0"/>
          <w:pgNumType w:start="0"/>
          <w:cols w:space="720"/>
          <w:titlePg/>
          <w:docGrid w:linePitch="326"/>
        </w:sectPr>
      </w:pPr>
      <w:r w:rsidRPr="00112854">
        <w:rPr>
          <w:rFonts w:eastAsiaTheme="minorEastAsia"/>
          <w:bCs/>
          <w:lang w:val="en-US"/>
        </w:rPr>
        <w:t xml:space="preserve">In total, our analysis comprised raw data from </w:t>
      </w:r>
      <w:r w:rsidR="0071766D">
        <w:rPr>
          <w:rFonts w:eastAsiaTheme="minorEastAsia"/>
          <w:bCs/>
          <w:lang w:val="en-US"/>
        </w:rPr>
        <w:t>9</w:t>
      </w:r>
      <w:r w:rsidRPr="00112854">
        <w:rPr>
          <w:rFonts w:eastAsiaTheme="minorEastAsia"/>
          <w:bCs/>
          <w:lang w:val="en-US"/>
        </w:rPr>
        <w:t xml:space="preserve"> papers, along with </w:t>
      </w:r>
      <w:r w:rsidR="00067D40">
        <w:rPr>
          <w:rFonts w:eastAsiaTheme="minorEastAsia"/>
          <w:bCs/>
          <w:lang w:val="en-US"/>
        </w:rPr>
        <w:t>2</w:t>
      </w:r>
      <w:r w:rsidRPr="00112854">
        <w:rPr>
          <w:rFonts w:eastAsiaTheme="minorEastAsia"/>
          <w:bCs/>
          <w:lang w:val="en-US"/>
        </w:rPr>
        <w:t xml:space="preserve"> project datasets contributed by our </w:t>
      </w:r>
      <w:r w:rsidR="00E6364D" w:rsidRPr="000456DA">
        <w:rPr>
          <w:rFonts w:eastAsiaTheme="minorEastAsia"/>
          <w:bCs/>
          <w:lang w:val="en-US"/>
        </w:rPr>
        <w:t xml:space="preserve">laboratory </w:t>
      </w:r>
      <w:r w:rsidRPr="00112854">
        <w:rPr>
          <w:rFonts w:eastAsiaTheme="minorEastAsia"/>
          <w:bCs/>
          <w:lang w:val="en-US"/>
        </w:rPr>
        <w:t>and collaborator. It is important to highlight that the research culture we encountered discourages direct replications</w:t>
      </w:r>
      <w:r>
        <w:rPr>
          <w:rFonts w:eastAsiaTheme="minorEastAsia"/>
          <w:bCs/>
          <w:lang w:val="en-US"/>
        </w:rPr>
        <w:t xml:space="preserve"> </w:t>
      </w:r>
      <w:r>
        <w:rPr>
          <w:rFonts w:eastAsiaTheme="minorEastAsia"/>
          <w:bCs/>
          <w:lang w:val="en-US"/>
        </w:rPr>
        <w:fldChar w:fldCharType="begin"/>
      </w:r>
      <w:r>
        <w:rPr>
          <w:rFonts w:eastAsiaTheme="minorEastAsia"/>
          <w:bCs/>
          <w:lang w:val="en-US"/>
        </w:rPr>
        <w:instrText xml:space="preserve"> ADDIN EN.CITE &lt;EndNote&gt;&lt;Cite&gt;&lt;Author&gt;Makel&lt;/Author&gt;&lt;Year&gt;2012&lt;/Year&gt;&lt;RecNum&gt;95&lt;/RecNum&gt;&lt;DisplayText&gt;(Makel et al., 2012)&lt;/DisplayText&gt;&lt;record&gt;&lt;rec-number&gt;95&lt;/rec-number&gt;&lt;foreign-keys&gt;&lt;key app="EN" db-id="w5e5sta9arwa50eztf0vzr0zf55zr00xd9ae" timestamp="1679893690"&gt;95&lt;/key&gt;&lt;/foreign-keys&gt;&lt;ref-type name="Journal Article"&gt;17&lt;/ref-type&gt;&lt;contributors&gt;&lt;authors&gt;&lt;author&gt;Makel, Matthew C&lt;/author&gt;&lt;author&gt;Plucker, Jonathan A&lt;/author&gt;&lt;author&gt;Hegarty, Boyd&lt;/author&gt;&lt;/authors&gt;&lt;/contributors&gt;&lt;titles&gt;&lt;title&gt;Replications in psychology research: How often do they really occur?&lt;/title&gt;&lt;secondary-title&gt;Perspectives on Psychological Science&lt;/secondary-title&gt;&lt;/titles&gt;&lt;periodical&gt;&lt;full-title&gt;Perspectives on Psychological Science&lt;/full-title&gt;&lt;/periodical&gt;&lt;pages&gt;537-542&lt;/pages&gt;&lt;volume&gt;7&lt;/volume&gt;&lt;number&gt;6&lt;/number&gt;&lt;dates&gt;&lt;year&gt;2012&lt;/year&gt;&lt;/dates&gt;&lt;isbn&gt;1745-6916&lt;/isbn&gt;&lt;urls&gt;&lt;/urls&gt;&lt;electronic-resource-num&gt;10.1177/1745691612460688&lt;/electronic-resource-num&gt;&lt;/record&gt;&lt;/Cite&gt;&lt;/EndNote&gt;</w:instrText>
      </w:r>
      <w:r>
        <w:rPr>
          <w:rFonts w:eastAsiaTheme="minorEastAsia"/>
          <w:bCs/>
          <w:lang w:val="en-US"/>
        </w:rPr>
        <w:fldChar w:fldCharType="separate"/>
      </w:r>
      <w:r>
        <w:rPr>
          <w:rFonts w:eastAsiaTheme="minorEastAsia"/>
          <w:bCs/>
          <w:noProof/>
          <w:lang w:val="en-US"/>
        </w:rPr>
        <w:t>(Makel et al., 2012)</w:t>
      </w:r>
      <w:r>
        <w:rPr>
          <w:rFonts w:eastAsiaTheme="minorEastAsia"/>
          <w:bCs/>
          <w:lang w:val="en-US"/>
        </w:rPr>
        <w:fldChar w:fldCharType="end"/>
      </w:r>
      <w:r>
        <w:rPr>
          <w:rFonts w:eastAsiaTheme="minorEastAsia"/>
          <w:bCs/>
          <w:lang w:val="en-US"/>
        </w:rPr>
        <w:t>.</w:t>
      </w:r>
      <w:r w:rsidR="00497908">
        <w:rPr>
          <w:rFonts w:eastAsiaTheme="minorEastAsia"/>
          <w:bCs/>
          <w:lang w:val="en-US"/>
        </w:rPr>
        <w:t xml:space="preserve"> </w:t>
      </w:r>
      <w:r w:rsidRPr="00112854">
        <w:rPr>
          <w:rFonts w:eastAsiaTheme="minorEastAsia"/>
          <w:bCs/>
          <w:lang w:val="en-US"/>
        </w:rPr>
        <w:t xml:space="preserve">As a result, all </w:t>
      </w:r>
      <w:r w:rsidR="00067D40">
        <w:rPr>
          <w:rFonts w:eastAsiaTheme="minorEastAsia"/>
          <w:bCs/>
          <w:lang w:val="en-US"/>
        </w:rPr>
        <w:t xml:space="preserve">the </w:t>
      </w:r>
      <w:r w:rsidRPr="00112854">
        <w:rPr>
          <w:rFonts w:eastAsiaTheme="minorEastAsia"/>
          <w:bCs/>
          <w:lang w:val="en-US"/>
        </w:rPr>
        <w:t>datasets included in our analysis underwent some degree of modification to the original design, including the incorporation of additional independent variables or the use of different experimental materials (refer to Table 1 for specific</w:t>
      </w:r>
      <w:r w:rsidR="00E6364D">
        <w:rPr>
          <w:rFonts w:eastAsiaTheme="minorEastAsia"/>
          <w:bCs/>
          <w:lang w:val="en-US"/>
        </w:rPr>
        <w:t>ation</w:t>
      </w:r>
      <w:r w:rsidRPr="00112854">
        <w:rPr>
          <w:rFonts w:eastAsiaTheme="minorEastAsia"/>
          <w:bCs/>
          <w:lang w:val="en-US"/>
        </w:rPr>
        <w:t xml:space="preserve">). For our analysis, we exclusively utilized </w:t>
      </w:r>
      <w:r w:rsidR="0071766D">
        <w:rPr>
          <w:rFonts w:eastAsiaTheme="minorEastAsia" w:hint="eastAsia"/>
          <w:bCs/>
          <w:lang w:val="en-US"/>
        </w:rPr>
        <w:t>the</w:t>
      </w:r>
      <w:r w:rsidR="0071766D">
        <w:rPr>
          <w:rFonts w:eastAsiaTheme="minorEastAsia"/>
          <w:bCs/>
          <w:lang w:val="en-US"/>
        </w:rPr>
        <w:t xml:space="preserve"> </w:t>
      </w:r>
      <w:r w:rsidRPr="00112854">
        <w:rPr>
          <w:rFonts w:eastAsiaTheme="minorEastAsia"/>
          <w:bCs/>
          <w:lang w:val="en-US"/>
        </w:rPr>
        <w:t xml:space="preserve">data from the baseline condition without incorporating </w:t>
      </w:r>
      <w:r w:rsidR="00497908">
        <w:rPr>
          <w:rFonts w:eastAsiaTheme="minorEastAsia"/>
          <w:bCs/>
          <w:lang w:val="en-US"/>
        </w:rPr>
        <w:t>these</w:t>
      </w:r>
      <w:r w:rsidRPr="00112854">
        <w:rPr>
          <w:rFonts w:eastAsiaTheme="minorEastAsia"/>
          <w:bCs/>
          <w:lang w:val="en-US"/>
        </w:rPr>
        <w:t xml:space="preserve"> additional </w:t>
      </w:r>
      <w:r w:rsidR="00E6364D" w:rsidRPr="00112854">
        <w:rPr>
          <w:rFonts w:eastAsiaTheme="minorEastAsia"/>
          <w:bCs/>
          <w:lang w:val="en-US"/>
        </w:rPr>
        <w:t xml:space="preserve">independent </w:t>
      </w:r>
      <w:r w:rsidRPr="00112854">
        <w:rPr>
          <w:rFonts w:eastAsiaTheme="minorEastAsia"/>
          <w:bCs/>
          <w:lang w:val="en-US"/>
        </w:rPr>
        <w:t>variables</w:t>
      </w:r>
      <w:r w:rsidR="00497908">
        <w:rPr>
          <w:rFonts w:eastAsiaTheme="minorEastAsia"/>
          <w:bCs/>
          <w:lang w:val="en-US"/>
        </w:rPr>
        <w:t xml:space="preserve">. </w:t>
      </w:r>
      <w:r w:rsidR="008B3769">
        <w:rPr>
          <w:rFonts w:eastAsiaTheme="minorEastAsia"/>
          <w:bCs/>
          <w:lang w:val="en-US"/>
        </w:rPr>
        <w:t>Thus,</w:t>
      </w:r>
      <w:r w:rsidR="0071766D">
        <w:rPr>
          <w:rFonts w:eastAsiaTheme="minorEastAsia"/>
          <w:bCs/>
          <w:lang w:val="en-US"/>
        </w:rPr>
        <w:t xml:space="preserve"> </w:t>
      </w:r>
      <w:r w:rsidR="008B3769">
        <w:rPr>
          <w:rFonts w:eastAsiaTheme="minorEastAsia"/>
          <w:bCs/>
          <w:lang w:val="en-US"/>
        </w:rPr>
        <w:t xml:space="preserve">we </w:t>
      </w:r>
      <w:r w:rsidR="0071766D">
        <w:rPr>
          <w:rFonts w:eastAsiaTheme="minorEastAsia" w:hint="eastAsia"/>
          <w:bCs/>
          <w:lang w:val="en-US"/>
        </w:rPr>
        <w:t>were</w:t>
      </w:r>
      <w:r w:rsidR="0071766D">
        <w:rPr>
          <w:rFonts w:eastAsiaTheme="minorEastAsia"/>
          <w:bCs/>
          <w:lang w:val="en-US"/>
        </w:rPr>
        <w:t xml:space="preserve"> able to incorporate 18 independent studies from these papers and projects. </w:t>
      </w:r>
      <w:r w:rsidR="00FD5E1F" w:rsidRPr="00FD5E1F">
        <w:rPr>
          <w:rFonts w:eastAsiaTheme="minorEastAsia" w:hint="eastAsia"/>
          <w:bCs/>
          <w:lang w:val="en-US"/>
        </w:rPr>
        <w:t>N</w:t>
      </w:r>
      <w:r w:rsidR="00FD5E1F" w:rsidRPr="00FD5E1F">
        <w:rPr>
          <w:rFonts w:eastAsiaTheme="minorEastAsia"/>
          <w:bCs/>
          <w:lang w:val="en-US"/>
        </w:rPr>
        <w:t xml:space="preserve">onetheless, not all studies incorporated repeated measures. If a publicly available datasets did not include repeated measurements using SPMT within a specified time interval, we excluded it from calculating the Intraclass Correlation Coefficient (ICC) and only considered split-half reliability. The details of the </w:t>
      </w:r>
      <w:r w:rsidR="003539F5">
        <w:rPr>
          <w:rFonts w:eastAsiaTheme="minorEastAsia"/>
          <w:bCs/>
          <w:lang w:val="en-US"/>
        </w:rPr>
        <w:t xml:space="preserve">included </w:t>
      </w:r>
      <w:r w:rsidR="00FD5E1F">
        <w:rPr>
          <w:rFonts w:eastAsiaTheme="minorEastAsia"/>
          <w:bCs/>
          <w:lang w:val="en-US"/>
        </w:rPr>
        <w:t xml:space="preserve">studies </w:t>
      </w:r>
      <w:r w:rsidR="00497908">
        <w:rPr>
          <w:rFonts w:eastAsiaTheme="minorEastAsia"/>
          <w:bCs/>
          <w:lang w:val="en-US"/>
        </w:rPr>
        <w:t xml:space="preserve">and conditions </w:t>
      </w:r>
      <w:r w:rsidR="00FD5E1F">
        <w:rPr>
          <w:rFonts w:eastAsiaTheme="minorEastAsia"/>
          <w:bCs/>
          <w:lang w:val="en-US"/>
        </w:rPr>
        <w:t xml:space="preserve">in the </w:t>
      </w:r>
      <w:r w:rsidR="00FD5E1F" w:rsidRPr="00FD5E1F">
        <w:rPr>
          <w:rFonts w:eastAsiaTheme="minorEastAsia"/>
          <w:bCs/>
          <w:lang w:val="en-US"/>
        </w:rPr>
        <w:t xml:space="preserve">datasets are described in Table </w:t>
      </w:r>
      <w:r w:rsidR="00FD5E1F">
        <w:rPr>
          <w:rFonts w:eastAsiaTheme="minorEastAsia"/>
          <w:bCs/>
          <w:lang w:val="en-US"/>
        </w:rPr>
        <w:t>1.</w:t>
      </w:r>
    </w:p>
    <w:p w14:paraId="6B17EF81" w14:textId="406E2B68" w:rsidR="00103F08" w:rsidRPr="006A5A80" w:rsidRDefault="00103F08" w:rsidP="00B06EEA">
      <w:pPr>
        <w:rPr>
          <w:rFonts w:eastAsiaTheme="minorEastAsia"/>
          <w:lang w:val="en-US"/>
        </w:rPr>
      </w:pPr>
      <w:r w:rsidRPr="006A5A80">
        <w:rPr>
          <w:rFonts w:eastAsiaTheme="minorEastAsia"/>
          <w:lang w:val="en-US"/>
        </w:rPr>
        <w:lastRenderedPageBreak/>
        <w:t xml:space="preserve">Table 1. Dataset </w:t>
      </w:r>
      <w:r w:rsidR="003C1A3A" w:rsidRPr="006A5A80">
        <w:rPr>
          <w:rFonts w:eastAsiaTheme="minorEastAsia"/>
          <w:lang w:val="en-US"/>
        </w:rPr>
        <w:t>Information</w:t>
      </w:r>
    </w:p>
    <w:tbl>
      <w:tblPr>
        <w:tblStyle w:val="110"/>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6"/>
        <w:gridCol w:w="513"/>
        <w:gridCol w:w="829"/>
        <w:gridCol w:w="1591"/>
        <w:gridCol w:w="1582"/>
        <w:gridCol w:w="704"/>
        <w:gridCol w:w="695"/>
        <w:gridCol w:w="856"/>
        <w:gridCol w:w="411"/>
        <w:gridCol w:w="544"/>
        <w:gridCol w:w="304"/>
        <w:gridCol w:w="418"/>
        <w:gridCol w:w="304"/>
        <w:gridCol w:w="304"/>
        <w:gridCol w:w="482"/>
        <w:gridCol w:w="527"/>
      </w:tblGrid>
      <w:tr w:rsidR="006A5A80" w:rsidRPr="006A5A80" w14:paraId="2391AE04" w14:textId="77777777" w:rsidTr="00954E3A">
        <w:trPr>
          <w:trHeight w:val="292"/>
          <w:tblHeader/>
        </w:trPr>
        <w:tc>
          <w:tcPr>
            <w:tcW w:w="860" w:type="pct"/>
            <w:vMerge w:val="restart"/>
            <w:noWrap/>
            <w:vAlign w:val="center"/>
          </w:tcPr>
          <w:p w14:paraId="2CA22D69" w14:textId="77777777" w:rsidR="00FF4222" w:rsidRPr="006A5A80" w:rsidRDefault="00FF4222" w:rsidP="00954E3A">
            <w:pPr>
              <w:widowControl w:val="0"/>
              <w:jc w:val="center"/>
              <w:rPr>
                <w:rFonts w:eastAsia="PMingLiU"/>
                <w:sz w:val="16"/>
                <w:szCs w:val="16"/>
              </w:rPr>
            </w:pPr>
            <w:r w:rsidRPr="006A5A80">
              <w:rPr>
                <w:rFonts w:eastAsia="PMingLiU"/>
                <w:sz w:val="16"/>
                <w:szCs w:val="16"/>
              </w:rPr>
              <w:t>Paper</w:t>
            </w:r>
          </w:p>
        </w:tc>
        <w:tc>
          <w:tcPr>
            <w:tcW w:w="198" w:type="pct"/>
            <w:vMerge w:val="restart"/>
            <w:noWrap/>
            <w:vAlign w:val="center"/>
          </w:tcPr>
          <w:p w14:paraId="64B4EBE9" w14:textId="77777777" w:rsidR="00FF4222" w:rsidRPr="006A5A80" w:rsidRDefault="00FF4222" w:rsidP="00954E3A">
            <w:pPr>
              <w:widowControl w:val="0"/>
              <w:jc w:val="center"/>
              <w:rPr>
                <w:rFonts w:eastAsia="PMingLiU"/>
                <w:sz w:val="16"/>
                <w:szCs w:val="16"/>
              </w:rPr>
            </w:pPr>
            <w:r w:rsidRPr="006A5A80">
              <w:rPr>
                <w:rFonts w:eastAsia="PMingLiU"/>
                <w:sz w:val="16"/>
                <w:szCs w:val="16"/>
              </w:rPr>
              <w:t>Exp.</w:t>
            </w:r>
          </w:p>
        </w:tc>
        <w:tc>
          <w:tcPr>
            <w:tcW w:w="1782" w:type="pct"/>
            <w:gridSpan w:val="4"/>
            <w:noWrap/>
            <w:vAlign w:val="center"/>
          </w:tcPr>
          <w:p w14:paraId="0BCB3086" w14:textId="77777777" w:rsidR="00FF4222" w:rsidRPr="006A5A80" w:rsidRDefault="00FF4222" w:rsidP="00954E3A">
            <w:pPr>
              <w:widowControl w:val="0"/>
              <w:jc w:val="center"/>
              <w:rPr>
                <w:rFonts w:eastAsia="PMingLiU"/>
                <w:sz w:val="16"/>
                <w:szCs w:val="16"/>
              </w:rPr>
            </w:pPr>
            <w:r w:rsidRPr="006A5A80">
              <w:rPr>
                <w:rFonts w:eastAsia="PMingLiU"/>
                <w:sz w:val="16"/>
                <w:szCs w:val="16"/>
              </w:rPr>
              <w:t>Independent Variable</w:t>
            </w:r>
          </w:p>
        </w:tc>
        <w:tc>
          <w:tcPr>
            <w:tcW w:w="269" w:type="pct"/>
            <w:vMerge w:val="restart"/>
            <w:vAlign w:val="center"/>
          </w:tcPr>
          <w:p w14:paraId="0D114738" w14:textId="77777777" w:rsidR="00FF4222" w:rsidRPr="006A5A80" w:rsidRDefault="00FF4222" w:rsidP="00954E3A">
            <w:pPr>
              <w:widowControl w:val="0"/>
              <w:jc w:val="center"/>
              <w:rPr>
                <w:rFonts w:eastAsia="宋体"/>
                <w:sz w:val="16"/>
                <w:szCs w:val="16"/>
              </w:rPr>
            </w:pPr>
            <w:r w:rsidRPr="006A5A80">
              <w:rPr>
                <w:rFonts w:eastAsia="宋体"/>
                <w:sz w:val="16"/>
                <w:szCs w:val="16"/>
              </w:rPr>
              <w:t>Sample</w:t>
            </w:r>
          </w:p>
          <w:p w14:paraId="6AE5EE35" w14:textId="77777777" w:rsidR="00FF4222" w:rsidRPr="006A5A80" w:rsidRDefault="00FF4222" w:rsidP="00954E3A">
            <w:pPr>
              <w:widowControl w:val="0"/>
              <w:jc w:val="center"/>
              <w:rPr>
                <w:rFonts w:eastAsia="宋体"/>
                <w:sz w:val="16"/>
                <w:szCs w:val="16"/>
              </w:rPr>
            </w:pPr>
            <w:r w:rsidRPr="006A5A80">
              <w:rPr>
                <w:rFonts w:eastAsia="宋体"/>
                <w:sz w:val="16"/>
                <w:szCs w:val="16"/>
              </w:rPr>
              <w:t>Size</w:t>
            </w:r>
          </w:p>
        </w:tc>
        <w:tc>
          <w:tcPr>
            <w:tcW w:w="618" w:type="pct"/>
            <w:vMerge w:val="restart"/>
            <w:vAlign w:val="center"/>
          </w:tcPr>
          <w:p w14:paraId="11F0504E" w14:textId="77777777" w:rsidR="00FF4222" w:rsidRPr="006A5A80" w:rsidRDefault="00FF4222" w:rsidP="00954E3A">
            <w:pPr>
              <w:widowControl w:val="0"/>
              <w:jc w:val="center"/>
              <w:rPr>
                <w:rFonts w:eastAsia="宋体"/>
                <w:sz w:val="16"/>
                <w:szCs w:val="16"/>
              </w:rPr>
            </w:pPr>
            <w:r w:rsidRPr="006A5A80">
              <w:rPr>
                <w:rFonts w:eastAsia="宋体"/>
                <w:sz w:val="16"/>
                <w:szCs w:val="16"/>
              </w:rPr>
              <w:t># of Trials per Condition</w:t>
            </w:r>
          </w:p>
        </w:tc>
        <w:tc>
          <w:tcPr>
            <w:tcW w:w="883" w:type="pct"/>
            <w:gridSpan w:val="6"/>
            <w:vAlign w:val="center"/>
          </w:tcPr>
          <w:p w14:paraId="4B458D49" w14:textId="77777777" w:rsidR="00FF4222" w:rsidRPr="006A5A80" w:rsidRDefault="00FF4222" w:rsidP="00954E3A">
            <w:pPr>
              <w:widowControl w:val="0"/>
              <w:jc w:val="center"/>
              <w:rPr>
                <w:rFonts w:eastAsiaTheme="minorEastAsia"/>
                <w:sz w:val="16"/>
                <w:szCs w:val="16"/>
              </w:rPr>
            </w:pPr>
            <w:r w:rsidRPr="006A5A80">
              <w:rPr>
                <w:sz w:val="16"/>
                <w:szCs w:val="16"/>
              </w:rPr>
              <w:t>Self-Prioritization Effect</w:t>
            </w:r>
            <w:r w:rsidRPr="006A5A80">
              <w:rPr>
                <w:rFonts w:eastAsiaTheme="minorEastAsia"/>
                <w:sz w:val="16"/>
                <w:szCs w:val="16"/>
                <w:lang w:eastAsia="zh-CN"/>
              </w:rPr>
              <w:t xml:space="preserve"> Indices</w:t>
            </w:r>
          </w:p>
        </w:tc>
        <w:tc>
          <w:tcPr>
            <w:tcW w:w="390" w:type="pct"/>
            <w:gridSpan w:val="2"/>
            <w:vAlign w:val="center"/>
          </w:tcPr>
          <w:p w14:paraId="464A1843" w14:textId="77777777" w:rsidR="00FF4222" w:rsidRPr="006A5A80" w:rsidRDefault="00FF4222" w:rsidP="00954E3A">
            <w:pPr>
              <w:widowControl w:val="0"/>
              <w:jc w:val="center"/>
              <w:rPr>
                <w:rFonts w:eastAsiaTheme="minorEastAsia"/>
                <w:sz w:val="16"/>
                <w:szCs w:val="16"/>
              </w:rPr>
            </w:pPr>
            <w:r w:rsidRPr="006A5A80">
              <w:rPr>
                <w:rFonts w:eastAsiaTheme="minorEastAsia"/>
                <w:sz w:val="16"/>
                <w:szCs w:val="16"/>
                <w:lang w:eastAsia="zh-CN"/>
              </w:rPr>
              <w:t>Reliability</w:t>
            </w:r>
          </w:p>
        </w:tc>
      </w:tr>
      <w:tr w:rsidR="006A5A80" w:rsidRPr="006A5A80" w14:paraId="07B74F37" w14:textId="77777777" w:rsidTr="00954E3A">
        <w:trPr>
          <w:trHeight w:val="126"/>
          <w:tblHeader/>
        </w:trPr>
        <w:tc>
          <w:tcPr>
            <w:tcW w:w="860" w:type="pct"/>
            <w:vMerge/>
            <w:tcBorders>
              <w:bottom w:val="single" w:sz="4" w:space="0" w:color="auto"/>
            </w:tcBorders>
            <w:noWrap/>
            <w:vAlign w:val="center"/>
            <w:hideMark/>
          </w:tcPr>
          <w:p w14:paraId="26CD839B" w14:textId="77777777" w:rsidR="00FF4222" w:rsidRPr="006A5A80" w:rsidRDefault="00FF4222" w:rsidP="00954E3A">
            <w:pPr>
              <w:widowControl w:val="0"/>
              <w:jc w:val="center"/>
              <w:rPr>
                <w:rFonts w:eastAsia="PMingLiU"/>
                <w:sz w:val="16"/>
                <w:szCs w:val="16"/>
              </w:rPr>
            </w:pPr>
          </w:p>
        </w:tc>
        <w:tc>
          <w:tcPr>
            <w:tcW w:w="198" w:type="pct"/>
            <w:vMerge/>
            <w:tcBorders>
              <w:bottom w:val="single" w:sz="4" w:space="0" w:color="auto"/>
            </w:tcBorders>
            <w:noWrap/>
            <w:vAlign w:val="center"/>
            <w:hideMark/>
          </w:tcPr>
          <w:p w14:paraId="353E94F8" w14:textId="77777777" w:rsidR="00FF4222" w:rsidRPr="006A5A80" w:rsidRDefault="00FF4222" w:rsidP="00954E3A">
            <w:pPr>
              <w:widowControl w:val="0"/>
              <w:jc w:val="center"/>
              <w:rPr>
                <w:rFonts w:eastAsia="PMingLiU"/>
                <w:sz w:val="16"/>
                <w:szCs w:val="16"/>
              </w:rPr>
            </w:pPr>
          </w:p>
        </w:tc>
        <w:tc>
          <w:tcPr>
            <w:tcW w:w="320" w:type="pct"/>
            <w:tcBorders>
              <w:bottom w:val="single" w:sz="4" w:space="0" w:color="auto"/>
            </w:tcBorders>
            <w:noWrap/>
            <w:vAlign w:val="center"/>
            <w:hideMark/>
          </w:tcPr>
          <w:p w14:paraId="3CE5C8C2" w14:textId="77777777" w:rsidR="00FF4222" w:rsidRPr="006A5A80" w:rsidRDefault="00FF4222" w:rsidP="00954E3A">
            <w:pPr>
              <w:widowControl w:val="0"/>
              <w:jc w:val="center"/>
              <w:rPr>
                <w:rFonts w:eastAsia="PMingLiU"/>
                <w:sz w:val="16"/>
                <w:szCs w:val="16"/>
              </w:rPr>
            </w:pPr>
            <w:r w:rsidRPr="006A5A80">
              <w:rPr>
                <w:rFonts w:eastAsia="PMingLiU"/>
                <w:sz w:val="16"/>
                <w:szCs w:val="16"/>
              </w:rPr>
              <w:t>IV 1</w:t>
            </w:r>
          </w:p>
        </w:tc>
        <w:tc>
          <w:tcPr>
            <w:tcW w:w="724" w:type="pct"/>
            <w:tcBorders>
              <w:bottom w:val="single" w:sz="4" w:space="0" w:color="auto"/>
            </w:tcBorders>
            <w:noWrap/>
            <w:vAlign w:val="center"/>
            <w:hideMark/>
          </w:tcPr>
          <w:p w14:paraId="56538C13" w14:textId="77777777" w:rsidR="00FF4222" w:rsidRPr="006A5A80" w:rsidRDefault="00FF4222" w:rsidP="00954E3A">
            <w:pPr>
              <w:widowControl w:val="0"/>
              <w:jc w:val="center"/>
              <w:rPr>
                <w:rFonts w:eastAsia="PMingLiU"/>
                <w:sz w:val="16"/>
                <w:szCs w:val="16"/>
              </w:rPr>
            </w:pPr>
            <w:r w:rsidRPr="006A5A80">
              <w:rPr>
                <w:rFonts w:eastAsia="PMingLiU"/>
                <w:sz w:val="16"/>
                <w:szCs w:val="16"/>
              </w:rPr>
              <w:t>IV 2</w:t>
            </w:r>
          </w:p>
        </w:tc>
        <w:tc>
          <w:tcPr>
            <w:tcW w:w="466" w:type="pct"/>
            <w:tcBorders>
              <w:bottom w:val="single" w:sz="4" w:space="0" w:color="auto"/>
            </w:tcBorders>
            <w:noWrap/>
            <w:vAlign w:val="center"/>
            <w:hideMark/>
          </w:tcPr>
          <w:p w14:paraId="5E318752" w14:textId="77777777" w:rsidR="00FF4222" w:rsidRPr="006A5A80" w:rsidRDefault="00FF4222" w:rsidP="00954E3A">
            <w:pPr>
              <w:widowControl w:val="0"/>
              <w:jc w:val="center"/>
              <w:rPr>
                <w:rFonts w:eastAsia="PMingLiU"/>
                <w:sz w:val="16"/>
                <w:szCs w:val="16"/>
              </w:rPr>
            </w:pPr>
            <w:r w:rsidRPr="006A5A80">
              <w:rPr>
                <w:rFonts w:eastAsia="PMingLiU"/>
                <w:sz w:val="16"/>
                <w:szCs w:val="16"/>
              </w:rPr>
              <w:t>IV 3</w:t>
            </w:r>
          </w:p>
        </w:tc>
        <w:tc>
          <w:tcPr>
            <w:tcW w:w="273" w:type="pct"/>
            <w:tcBorders>
              <w:bottom w:val="single" w:sz="4" w:space="0" w:color="auto"/>
            </w:tcBorders>
            <w:vAlign w:val="center"/>
          </w:tcPr>
          <w:p w14:paraId="2D214D80" w14:textId="77777777" w:rsidR="00FF4222" w:rsidRPr="006A5A80" w:rsidRDefault="00FF4222" w:rsidP="00954E3A">
            <w:pPr>
              <w:widowControl w:val="0"/>
              <w:jc w:val="center"/>
              <w:rPr>
                <w:rFonts w:eastAsia="宋体"/>
                <w:sz w:val="16"/>
                <w:szCs w:val="16"/>
              </w:rPr>
            </w:pPr>
            <w:r w:rsidRPr="006A5A80">
              <w:rPr>
                <w:rFonts w:eastAsia="PMingLiU"/>
                <w:sz w:val="16"/>
                <w:szCs w:val="16"/>
              </w:rPr>
              <w:t>IV</w:t>
            </w:r>
            <w:r w:rsidRPr="006A5A80">
              <w:rPr>
                <w:rFonts w:eastAsia="宋体"/>
                <w:sz w:val="16"/>
                <w:szCs w:val="16"/>
              </w:rPr>
              <w:t xml:space="preserve"> 4</w:t>
            </w:r>
          </w:p>
        </w:tc>
        <w:tc>
          <w:tcPr>
            <w:tcW w:w="269" w:type="pct"/>
            <w:vMerge/>
            <w:tcBorders>
              <w:bottom w:val="single" w:sz="4" w:space="0" w:color="auto"/>
            </w:tcBorders>
            <w:vAlign w:val="center"/>
          </w:tcPr>
          <w:p w14:paraId="71A6F2E0" w14:textId="77777777" w:rsidR="00FF4222" w:rsidRPr="006A5A80" w:rsidRDefault="00FF4222" w:rsidP="00954E3A">
            <w:pPr>
              <w:widowControl w:val="0"/>
              <w:jc w:val="center"/>
              <w:rPr>
                <w:rFonts w:eastAsia="宋体"/>
                <w:sz w:val="16"/>
                <w:szCs w:val="16"/>
              </w:rPr>
            </w:pPr>
          </w:p>
        </w:tc>
        <w:tc>
          <w:tcPr>
            <w:tcW w:w="618" w:type="pct"/>
            <w:vMerge/>
            <w:tcBorders>
              <w:bottom w:val="single" w:sz="4" w:space="0" w:color="auto"/>
            </w:tcBorders>
            <w:vAlign w:val="center"/>
          </w:tcPr>
          <w:p w14:paraId="2CC0713D" w14:textId="77777777" w:rsidR="00FF4222" w:rsidRPr="006A5A80" w:rsidRDefault="00FF4222" w:rsidP="00954E3A">
            <w:pPr>
              <w:widowControl w:val="0"/>
              <w:jc w:val="center"/>
              <w:rPr>
                <w:rFonts w:eastAsia="宋体"/>
                <w:sz w:val="16"/>
                <w:szCs w:val="16"/>
              </w:rPr>
            </w:pPr>
          </w:p>
        </w:tc>
        <w:tc>
          <w:tcPr>
            <w:tcW w:w="159" w:type="pct"/>
            <w:tcBorders>
              <w:bottom w:val="single" w:sz="4" w:space="0" w:color="auto"/>
            </w:tcBorders>
            <w:vAlign w:val="center"/>
          </w:tcPr>
          <w:p w14:paraId="6DC5005B"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RT</w:t>
            </w:r>
          </w:p>
        </w:tc>
        <w:tc>
          <w:tcPr>
            <w:tcW w:w="210" w:type="pct"/>
            <w:tcBorders>
              <w:bottom w:val="single" w:sz="4" w:space="0" w:color="auto"/>
            </w:tcBorders>
            <w:vAlign w:val="center"/>
          </w:tcPr>
          <w:p w14:paraId="39ABA309"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ACC</w:t>
            </w:r>
          </w:p>
        </w:tc>
        <w:tc>
          <w:tcPr>
            <w:tcW w:w="117" w:type="pct"/>
            <w:tcBorders>
              <w:bottom w:val="single" w:sz="4" w:space="0" w:color="auto"/>
            </w:tcBorders>
            <w:vAlign w:val="center"/>
          </w:tcPr>
          <w:p w14:paraId="089A7367"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d</w:t>
            </w:r>
          </w:p>
        </w:tc>
        <w:tc>
          <w:tcPr>
            <w:tcW w:w="161" w:type="pct"/>
            <w:tcBorders>
              <w:bottom w:val="single" w:sz="4" w:space="0" w:color="auto"/>
            </w:tcBorders>
            <w:vAlign w:val="center"/>
          </w:tcPr>
          <w:p w14:paraId="2849F5CF"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Eff</w:t>
            </w:r>
          </w:p>
        </w:tc>
        <w:tc>
          <w:tcPr>
            <w:tcW w:w="117" w:type="pct"/>
            <w:tcBorders>
              <w:bottom w:val="single" w:sz="4" w:space="0" w:color="auto"/>
            </w:tcBorders>
            <w:vAlign w:val="center"/>
          </w:tcPr>
          <w:p w14:paraId="3867D34D" w14:textId="77777777" w:rsidR="00FF4222" w:rsidRPr="006A5A80" w:rsidRDefault="00FF4222" w:rsidP="00954E3A">
            <w:pPr>
              <w:widowControl w:val="0"/>
              <w:jc w:val="center"/>
              <w:rPr>
                <w:rFonts w:eastAsia="宋体"/>
                <w:sz w:val="16"/>
                <w:szCs w:val="16"/>
              </w:rPr>
            </w:pPr>
            <w:r w:rsidRPr="006A5A80">
              <w:rPr>
                <w:rFonts w:eastAsiaTheme="minorEastAsia"/>
                <w:sz w:val="16"/>
                <w:szCs w:val="16"/>
              </w:rPr>
              <w:t>v</w:t>
            </w:r>
          </w:p>
        </w:tc>
        <w:tc>
          <w:tcPr>
            <w:tcW w:w="118" w:type="pct"/>
            <w:tcBorders>
              <w:bottom w:val="single" w:sz="4" w:space="0" w:color="auto"/>
            </w:tcBorders>
            <w:vAlign w:val="center"/>
          </w:tcPr>
          <w:p w14:paraId="0222074B"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z</w:t>
            </w:r>
          </w:p>
        </w:tc>
        <w:tc>
          <w:tcPr>
            <w:tcW w:w="186" w:type="pct"/>
            <w:tcBorders>
              <w:bottom w:val="single" w:sz="4" w:space="0" w:color="auto"/>
            </w:tcBorders>
            <w:vAlign w:val="center"/>
          </w:tcPr>
          <w:p w14:paraId="6E7E854F"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ICC</w:t>
            </w:r>
          </w:p>
        </w:tc>
        <w:tc>
          <w:tcPr>
            <w:tcW w:w="204" w:type="pct"/>
            <w:tcBorders>
              <w:bottom w:val="single" w:sz="4" w:space="0" w:color="auto"/>
            </w:tcBorders>
            <w:vAlign w:val="center"/>
          </w:tcPr>
          <w:p w14:paraId="06CD2955"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SHR</w:t>
            </w:r>
          </w:p>
        </w:tc>
      </w:tr>
      <w:tr w:rsidR="006A5A80" w:rsidRPr="006A5A80" w14:paraId="31F14FCA" w14:textId="77777777" w:rsidTr="00954E3A">
        <w:trPr>
          <w:trHeight w:val="449"/>
        </w:trPr>
        <w:tc>
          <w:tcPr>
            <w:tcW w:w="860" w:type="pct"/>
            <w:tcBorders>
              <w:top w:val="single" w:sz="4" w:space="0" w:color="auto"/>
              <w:bottom w:val="nil"/>
            </w:tcBorders>
            <w:noWrap/>
            <w:vAlign w:val="center"/>
          </w:tcPr>
          <w:p w14:paraId="1E66A056" w14:textId="0B78AAA9" w:rsidR="00FF4222" w:rsidRPr="006A5A80" w:rsidRDefault="00442131" w:rsidP="00954E3A">
            <w:pPr>
              <w:widowControl w:val="0"/>
              <w:jc w:val="center"/>
              <w:rPr>
                <w:rFonts w:eastAsia="宋体"/>
                <w:sz w:val="16"/>
                <w:szCs w:val="16"/>
              </w:rPr>
            </w:pPr>
            <w:r w:rsidRPr="006A5A80">
              <w:rPr>
                <w:rFonts w:eastAsia="宋体"/>
                <w:sz w:val="16"/>
                <w:szCs w:val="16"/>
              </w:rPr>
              <w:fldChar w:fldCharType="begin"/>
            </w:r>
            <w:r w:rsidRPr="006A5A80">
              <w:rPr>
                <w:rFonts w:eastAsia="宋体"/>
                <w:sz w:val="16"/>
                <w:szCs w:val="16"/>
              </w:rPr>
              <w:instrText xml:space="preserve"> ADDIN EN.CITE &lt;EndNote&gt;&lt;Cite AuthorYear="1"&gt;&lt;Author&gt;Hu&lt;/Author&gt;&lt;Year&gt;2023&lt;/Year&gt;&lt;RecNum&gt;106&lt;/RecNum&gt;&lt;DisplayText&gt;Hu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Pr="006A5A80">
              <w:rPr>
                <w:rFonts w:eastAsia="宋体"/>
                <w:sz w:val="16"/>
                <w:szCs w:val="16"/>
              </w:rPr>
              <w:fldChar w:fldCharType="separate"/>
            </w:r>
            <w:r w:rsidRPr="006A5A80">
              <w:rPr>
                <w:rFonts w:eastAsia="宋体"/>
                <w:noProof/>
                <w:sz w:val="16"/>
                <w:szCs w:val="16"/>
              </w:rPr>
              <w:t>Hu et al. (2023)</w:t>
            </w:r>
            <w:r w:rsidRPr="006A5A80">
              <w:rPr>
                <w:rFonts w:eastAsia="宋体"/>
                <w:sz w:val="16"/>
                <w:szCs w:val="16"/>
              </w:rPr>
              <w:fldChar w:fldCharType="end"/>
            </w:r>
          </w:p>
        </w:tc>
        <w:tc>
          <w:tcPr>
            <w:tcW w:w="198" w:type="pct"/>
            <w:tcBorders>
              <w:top w:val="single" w:sz="4" w:space="0" w:color="auto"/>
              <w:bottom w:val="nil"/>
            </w:tcBorders>
            <w:noWrap/>
            <w:vAlign w:val="center"/>
          </w:tcPr>
          <w:p w14:paraId="6221D549" w14:textId="77777777" w:rsidR="00FF4222" w:rsidRPr="006A5A80" w:rsidRDefault="00FF4222" w:rsidP="00954E3A">
            <w:pPr>
              <w:widowControl w:val="0"/>
              <w:jc w:val="center"/>
              <w:rPr>
                <w:rFonts w:eastAsia="宋体"/>
                <w:sz w:val="16"/>
                <w:szCs w:val="16"/>
              </w:rPr>
            </w:pPr>
            <w:r w:rsidRPr="006A5A80">
              <w:rPr>
                <w:rFonts w:eastAsia="宋体"/>
                <w:sz w:val="16"/>
                <w:szCs w:val="16"/>
              </w:rPr>
              <w:t>1</w:t>
            </w:r>
          </w:p>
        </w:tc>
        <w:tc>
          <w:tcPr>
            <w:tcW w:w="320" w:type="pct"/>
            <w:tcBorders>
              <w:top w:val="single" w:sz="4" w:space="0" w:color="auto"/>
              <w:bottom w:val="nil"/>
            </w:tcBorders>
            <w:vAlign w:val="center"/>
          </w:tcPr>
          <w:p w14:paraId="47004DC0" w14:textId="390DD98A" w:rsidR="00FF4222" w:rsidRPr="006A5A80" w:rsidRDefault="00FF4222" w:rsidP="00954E3A">
            <w:pPr>
              <w:widowControl w:val="0"/>
              <w:jc w:val="center"/>
              <w:rPr>
                <w:rFonts w:eastAsia="PMingLiU"/>
                <w:sz w:val="16"/>
                <w:szCs w:val="16"/>
              </w:rPr>
            </w:pPr>
            <w:r w:rsidRPr="006A5A80">
              <w:rPr>
                <w:rFonts w:eastAsia="PMingLiU"/>
                <w:sz w:val="16"/>
                <w:szCs w:val="16"/>
              </w:rPr>
              <w:t>Match</w:t>
            </w:r>
            <w:r w:rsidR="00954E3A" w:rsidRPr="006A5A80">
              <w:rPr>
                <w:rFonts w:eastAsia="PMingLiU"/>
                <w:sz w:val="16"/>
                <w:szCs w:val="16"/>
              </w:rPr>
              <w:t>ing</w:t>
            </w:r>
          </w:p>
        </w:tc>
        <w:tc>
          <w:tcPr>
            <w:tcW w:w="724" w:type="pct"/>
            <w:tcBorders>
              <w:top w:val="single" w:sz="4" w:space="0" w:color="auto"/>
              <w:bottom w:val="nil"/>
            </w:tcBorders>
            <w:vAlign w:val="center"/>
          </w:tcPr>
          <w:p w14:paraId="71B39EBB" w14:textId="77777777" w:rsidR="00FF4222" w:rsidRPr="006A5A80" w:rsidRDefault="00FF4222" w:rsidP="00954E3A">
            <w:pPr>
              <w:widowControl w:val="0"/>
              <w:jc w:val="center"/>
              <w:rPr>
                <w:rFonts w:eastAsia="PMingLiU"/>
                <w:sz w:val="16"/>
                <w:szCs w:val="16"/>
              </w:rPr>
            </w:pPr>
            <w:r w:rsidRPr="006A5A80">
              <w:rPr>
                <w:rFonts w:eastAsia="PMingLiU"/>
                <w:sz w:val="16"/>
                <w:szCs w:val="16"/>
              </w:rPr>
              <w:t>Identity</w:t>
            </w:r>
          </w:p>
        </w:tc>
        <w:tc>
          <w:tcPr>
            <w:tcW w:w="466" w:type="pct"/>
            <w:tcBorders>
              <w:top w:val="single" w:sz="4" w:space="0" w:color="auto"/>
              <w:bottom w:val="nil"/>
            </w:tcBorders>
            <w:vAlign w:val="center"/>
          </w:tcPr>
          <w:p w14:paraId="12DD5FED" w14:textId="77777777" w:rsidR="00FF4222" w:rsidRPr="006A5A80" w:rsidRDefault="00FF4222" w:rsidP="00954E3A">
            <w:pPr>
              <w:widowControl w:val="0"/>
              <w:jc w:val="center"/>
              <w:rPr>
                <w:rFonts w:eastAsia="宋体"/>
                <w:sz w:val="16"/>
                <w:szCs w:val="16"/>
              </w:rPr>
            </w:pPr>
            <w:r w:rsidRPr="006A5A80">
              <w:rPr>
                <w:rFonts w:eastAsia="宋体"/>
                <w:sz w:val="16"/>
                <w:szCs w:val="16"/>
              </w:rPr>
              <w:t>Emotion</w:t>
            </w:r>
          </w:p>
          <w:p w14:paraId="51B5C177" w14:textId="77777777" w:rsidR="00FF4222" w:rsidRPr="006A5A80" w:rsidRDefault="00FF4222" w:rsidP="00954E3A">
            <w:pPr>
              <w:widowControl w:val="0"/>
              <w:jc w:val="center"/>
              <w:rPr>
                <w:rFonts w:eastAsia="PMingLiU"/>
                <w:sz w:val="16"/>
                <w:szCs w:val="16"/>
                <w:lang w:eastAsia="zh-CN"/>
              </w:rPr>
            </w:pPr>
            <w:r w:rsidRPr="00DD3690">
              <w:rPr>
                <w:rFonts w:eastAsia="宋体"/>
                <w:b/>
                <w:bCs/>
                <w:color w:val="000000" w:themeColor="text1"/>
                <w:sz w:val="16"/>
                <w:szCs w:val="16"/>
              </w:rPr>
              <w:t>Control</w:t>
            </w:r>
            <w:r w:rsidRPr="006A5A80">
              <w:rPr>
                <w:rFonts w:eastAsia="宋体"/>
                <w:sz w:val="16"/>
                <w:szCs w:val="16"/>
              </w:rPr>
              <w:t>, Neutral,</w:t>
            </w:r>
          </w:p>
          <w:p w14:paraId="44CBDF2D" w14:textId="77777777" w:rsidR="00FF4222" w:rsidRPr="006A5A80" w:rsidRDefault="00FF4222" w:rsidP="00954E3A">
            <w:pPr>
              <w:widowControl w:val="0"/>
              <w:jc w:val="center"/>
              <w:rPr>
                <w:rFonts w:eastAsia="宋体"/>
                <w:sz w:val="16"/>
                <w:szCs w:val="16"/>
              </w:rPr>
            </w:pPr>
            <w:r w:rsidRPr="006A5A80">
              <w:rPr>
                <w:rFonts w:eastAsia="宋体"/>
                <w:sz w:val="16"/>
                <w:szCs w:val="16"/>
              </w:rPr>
              <w:t>Happy, Sad</w:t>
            </w:r>
          </w:p>
        </w:tc>
        <w:tc>
          <w:tcPr>
            <w:tcW w:w="273" w:type="pct"/>
            <w:tcBorders>
              <w:top w:val="single" w:sz="4" w:space="0" w:color="auto"/>
              <w:bottom w:val="nil"/>
            </w:tcBorders>
            <w:vAlign w:val="center"/>
          </w:tcPr>
          <w:p w14:paraId="5C3D9F3B" w14:textId="77777777" w:rsidR="00FF4222" w:rsidRPr="006A5A80" w:rsidRDefault="00FF4222" w:rsidP="00954E3A">
            <w:pPr>
              <w:widowControl w:val="0"/>
              <w:jc w:val="center"/>
              <w:rPr>
                <w:rFonts w:eastAsia="宋体"/>
                <w:sz w:val="16"/>
                <w:szCs w:val="16"/>
              </w:rPr>
            </w:pPr>
            <w:r w:rsidRPr="006A5A80">
              <w:rPr>
                <w:rFonts w:eastAsia="宋体"/>
                <w:sz w:val="16"/>
                <w:szCs w:val="16"/>
              </w:rPr>
              <w:t>Session</w:t>
            </w:r>
          </w:p>
        </w:tc>
        <w:tc>
          <w:tcPr>
            <w:tcW w:w="269" w:type="pct"/>
            <w:tcBorders>
              <w:top w:val="single" w:sz="4" w:space="0" w:color="auto"/>
              <w:bottom w:val="nil"/>
            </w:tcBorders>
            <w:vAlign w:val="center"/>
          </w:tcPr>
          <w:p w14:paraId="43128B20" w14:textId="3D953E16" w:rsidR="00FF4222" w:rsidRPr="006A5A80" w:rsidRDefault="00972F03" w:rsidP="00954E3A">
            <w:pPr>
              <w:widowControl w:val="0"/>
              <w:jc w:val="center"/>
              <w:rPr>
                <w:rFonts w:eastAsia="宋体"/>
                <w:sz w:val="16"/>
                <w:szCs w:val="16"/>
                <w:lang w:eastAsia="zh-CN"/>
              </w:rPr>
            </w:pPr>
            <w:r>
              <w:rPr>
                <w:rFonts w:eastAsia="宋体"/>
                <w:sz w:val="16"/>
                <w:szCs w:val="16"/>
                <w:lang w:eastAsia="zh-CN"/>
              </w:rPr>
              <w:t>33</w:t>
            </w:r>
          </w:p>
        </w:tc>
        <w:tc>
          <w:tcPr>
            <w:tcW w:w="618" w:type="pct"/>
            <w:tcBorders>
              <w:top w:val="single" w:sz="4" w:space="0" w:color="auto"/>
              <w:bottom w:val="nil"/>
            </w:tcBorders>
            <w:vAlign w:val="center"/>
          </w:tcPr>
          <w:p w14:paraId="39702BA8" w14:textId="77777777" w:rsidR="00FF4222" w:rsidRPr="006A5A80" w:rsidRDefault="00FF4222" w:rsidP="00954E3A">
            <w:pPr>
              <w:widowControl w:val="0"/>
              <w:jc w:val="center"/>
              <w:rPr>
                <w:rFonts w:eastAsia="宋体"/>
                <w:sz w:val="16"/>
                <w:szCs w:val="16"/>
                <w:lang w:eastAsia="zh-CN"/>
              </w:rPr>
            </w:pPr>
            <w:r w:rsidRPr="006A5A80">
              <w:rPr>
                <w:rFonts w:eastAsia="宋体"/>
                <w:sz w:val="16"/>
                <w:szCs w:val="16"/>
                <w:lang w:eastAsia="zh-CN"/>
              </w:rPr>
              <w:t>60</w:t>
            </w:r>
          </w:p>
        </w:tc>
        <w:tc>
          <w:tcPr>
            <w:tcW w:w="159" w:type="pct"/>
            <w:tcBorders>
              <w:top w:val="single" w:sz="4" w:space="0" w:color="auto"/>
              <w:bottom w:val="nil"/>
            </w:tcBorders>
            <w:vAlign w:val="center"/>
          </w:tcPr>
          <w:p w14:paraId="1F47AE7D"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210" w:type="pct"/>
            <w:tcBorders>
              <w:top w:val="single" w:sz="4" w:space="0" w:color="auto"/>
              <w:bottom w:val="nil"/>
            </w:tcBorders>
            <w:vAlign w:val="center"/>
          </w:tcPr>
          <w:p w14:paraId="1BFDBED0"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17" w:type="pct"/>
            <w:tcBorders>
              <w:top w:val="single" w:sz="4" w:space="0" w:color="auto"/>
              <w:bottom w:val="nil"/>
            </w:tcBorders>
            <w:vAlign w:val="center"/>
          </w:tcPr>
          <w:p w14:paraId="708DFD63"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61" w:type="pct"/>
            <w:tcBorders>
              <w:top w:val="single" w:sz="4" w:space="0" w:color="auto"/>
              <w:bottom w:val="nil"/>
            </w:tcBorders>
            <w:vAlign w:val="center"/>
          </w:tcPr>
          <w:p w14:paraId="123EB847"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17" w:type="pct"/>
            <w:tcBorders>
              <w:top w:val="single" w:sz="4" w:space="0" w:color="auto"/>
              <w:bottom w:val="nil"/>
            </w:tcBorders>
            <w:vAlign w:val="center"/>
          </w:tcPr>
          <w:p w14:paraId="0B303245"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18" w:type="pct"/>
            <w:tcBorders>
              <w:top w:val="single" w:sz="4" w:space="0" w:color="auto"/>
              <w:bottom w:val="nil"/>
            </w:tcBorders>
            <w:vAlign w:val="center"/>
          </w:tcPr>
          <w:p w14:paraId="53053690"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86" w:type="pct"/>
            <w:tcBorders>
              <w:top w:val="single" w:sz="4" w:space="0" w:color="auto"/>
              <w:bottom w:val="nil"/>
            </w:tcBorders>
            <w:vAlign w:val="center"/>
          </w:tcPr>
          <w:p w14:paraId="0A0B26AE"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204" w:type="pct"/>
            <w:tcBorders>
              <w:top w:val="single" w:sz="4" w:space="0" w:color="auto"/>
              <w:bottom w:val="nil"/>
            </w:tcBorders>
            <w:vAlign w:val="center"/>
          </w:tcPr>
          <w:p w14:paraId="68D7980E"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r>
      <w:tr w:rsidR="006A5A80" w:rsidRPr="006A5A80" w14:paraId="5E6BFD6A" w14:textId="77777777" w:rsidTr="00954E3A">
        <w:trPr>
          <w:trHeight w:val="810"/>
        </w:trPr>
        <w:tc>
          <w:tcPr>
            <w:tcW w:w="860" w:type="pct"/>
            <w:tcBorders>
              <w:top w:val="nil"/>
            </w:tcBorders>
            <w:noWrap/>
            <w:vAlign w:val="center"/>
          </w:tcPr>
          <w:p w14:paraId="118ED825" w14:textId="2399631E"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C47E12">
              <w:rPr>
                <w:rFonts w:eastAsia="PMingLiU"/>
                <w:sz w:val="16"/>
                <w:szCs w:val="16"/>
              </w:rPr>
              <w:instrText xml:space="preserve"> ADDIN EN.CITE &lt;EndNote&gt;&lt;Cite AuthorYear="1"&gt;&lt;Author&gt;Constable&lt;/Author&gt;&lt;Year&gt;2020&lt;/Year&gt;&lt;RecNum&gt;94&lt;/RecNum&gt;&lt;DisplayText&gt;Constable and Knoblich (2020)&lt;/DisplayText&gt;&lt;record&gt;&lt;rec-number&gt;94&lt;/rec-number&gt;&lt;foreign-keys&gt;&lt;key app="EN" db-id="w5e5sta9arwa50eztf0vzr0zf55zr00xd9ae" timestamp="1679654792"&gt;94&lt;/key&gt;&lt;/foreign-keys&gt;&lt;ref-type name="Journal Article"&gt;17&lt;/ref-type&gt;&lt;contributors&gt;&lt;authors&gt;&lt;author&gt;Constable, Merryn D&lt;/author&gt;&lt;author&gt;Knoblich, Günther&lt;/author&gt;&lt;/authors&gt;&lt;/contributors&gt;&lt;titles&gt;&lt;title&gt;Sticking together? Re-binding previous other-associated stimuli interferes with self-verification but not partner-verification&lt;/title&gt;&lt;secondary-title&gt;Acta Psychologica&lt;/secondary-title&gt;&lt;/titles&gt;&lt;periodical&gt;&lt;full-title&gt;Acta psychologica&lt;/full-title&gt;&lt;/periodical&gt;&lt;pages&gt;103167&lt;/pages&gt;&lt;volume&gt;210&lt;/volume&gt;&lt;dates&gt;&lt;year&gt;2020&lt;/year&gt;&lt;/dates&gt;&lt;isbn&gt;0001-6918&lt;/isbn&gt;&lt;urls&gt;&lt;/urls&gt;&lt;electronic-resource-num&gt;10.1016/j.actpsy.2020.103167&lt;/electronic-resource-num&gt;&lt;/record&gt;&lt;/Cite&gt;&lt;/EndNote&gt;</w:instrText>
            </w:r>
            <w:r w:rsidRPr="006A5A80">
              <w:rPr>
                <w:rFonts w:eastAsia="PMingLiU"/>
                <w:sz w:val="16"/>
                <w:szCs w:val="16"/>
              </w:rPr>
              <w:fldChar w:fldCharType="separate"/>
            </w:r>
            <w:r w:rsidRPr="006A5A80">
              <w:rPr>
                <w:rFonts w:eastAsia="PMingLiU"/>
                <w:noProof/>
                <w:sz w:val="16"/>
                <w:szCs w:val="16"/>
              </w:rPr>
              <w:t>Constable and Knoblich (2020)</w:t>
            </w:r>
            <w:r w:rsidRPr="006A5A80">
              <w:rPr>
                <w:rFonts w:eastAsia="PMingLiU"/>
                <w:sz w:val="16"/>
                <w:szCs w:val="16"/>
              </w:rPr>
              <w:fldChar w:fldCharType="end"/>
            </w:r>
          </w:p>
        </w:tc>
        <w:tc>
          <w:tcPr>
            <w:tcW w:w="198" w:type="pct"/>
            <w:tcBorders>
              <w:top w:val="nil"/>
            </w:tcBorders>
            <w:noWrap/>
            <w:vAlign w:val="center"/>
          </w:tcPr>
          <w:p w14:paraId="3006BC2A"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20" w:type="pct"/>
            <w:tcBorders>
              <w:top w:val="nil"/>
            </w:tcBorders>
            <w:noWrap/>
            <w:vAlign w:val="center"/>
          </w:tcPr>
          <w:p w14:paraId="0D6D5DFE" w14:textId="724C3D91"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tcBorders>
              <w:top w:val="nil"/>
            </w:tcBorders>
            <w:vAlign w:val="center"/>
          </w:tcPr>
          <w:p w14:paraId="37BB9EBC"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tc>
        <w:tc>
          <w:tcPr>
            <w:tcW w:w="466" w:type="pct"/>
            <w:tcBorders>
              <w:top w:val="nil"/>
            </w:tcBorders>
            <w:vAlign w:val="center"/>
          </w:tcPr>
          <w:p w14:paraId="33C55462" w14:textId="77777777" w:rsidR="00954E3A" w:rsidRPr="006A5A80" w:rsidRDefault="00954E3A" w:rsidP="00954E3A">
            <w:pPr>
              <w:widowControl w:val="0"/>
              <w:jc w:val="center"/>
              <w:rPr>
                <w:rFonts w:eastAsia="PMingLiU"/>
                <w:sz w:val="16"/>
                <w:szCs w:val="16"/>
              </w:rPr>
            </w:pPr>
            <w:commentRangeStart w:id="26"/>
            <w:r w:rsidRPr="006A5A80">
              <w:rPr>
                <w:rFonts w:eastAsia="PMingLiU"/>
                <w:sz w:val="16"/>
                <w:szCs w:val="16"/>
              </w:rPr>
              <w:t>Switch Identity</w:t>
            </w:r>
          </w:p>
          <w:p w14:paraId="34431562" w14:textId="77777777" w:rsidR="00954E3A" w:rsidRPr="006A5A80" w:rsidRDefault="00954E3A" w:rsidP="00954E3A">
            <w:pPr>
              <w:widowControl w:val="0"/>
              <w:jc w:val="center"/>
              <w:rPr>
                <w:rFonts w:eastAsia="PMingLiU"/>
                <w:sz w:val="16"/>
                <w:szCs w:val="16"/>
              </w:rPr>
            </w:pPr>
            <w:r w:rsidRPr="006A5A80">
              <w:rPr>
                <w:rFonts w:eastAsia="PMingLiU"/>
                <w:sz w:val="16"/>
                <w:szCs w:val="16"/>
              </w:rPr>
              <w:t>Partner, Stranger</w:t>
            </w:r>
            <w:commentRangeEnd w:id="26"/>
            <w:r w:rsidR="00B13EF6">
              <w:rPr>
                <w:rStyle w:val="a6"/>
                <w:kern w:val="0"/>
                <w:lang w:val="en" w:eastAsia="zh-CN"/>
              </w:rPr>
              <w:commentReference w:id="26"/>
            </w:r>
          </w:p>
        </w:tc>
        <w:tc>
          <w:tcPr>
            <w:tcW w:w="273" w:type="pct"/>
            <w:tcBorders>
              <w:top w:val="nil"/>
            </w:tcBorders>
            <w:vAlign w:val="center"/>
          </w:tcPr>
          <w:p w14:paraId="6A5985E4" w14:textId="77777777" w:rsidR="00954E3A"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Phase</w:t>
            </w:r>
          </w:p>
          <w:p w14:paraId="0C982C04" w14:textId="1C48AA1E" w:rsidR="00972F03" w:rsidRPr="006A5A80" w:rsidRDefault="00972F03" w:rsidP="00954E3A">
            <w:pPr>
              <w:widowControl w:val="0"/>
              <w:jc w:val="center"/>
              <w:rPr>
                <w:rFonts w:eastAsiaTheme="minorEastAsia"/>
                <w:sz w:val="16"/>
                <w:szCs w:val="16"/>
                <w:lang w:eastAsia="zh-CN"/>
              </w:rPr>
            </w:pPr>
            <w:r w:rsidRPr="00DD3690">
              <w:rPr>
                <w:rFonts w:eastAsiaTheme="minorEastAsia" w:hint="eastAsia"/>
                <w:b/>
                <w:bCs/>
                <w:color w:val="000000" w:themeColor="text1"/>
                <w:sz w:val="16"/>
                <w:szCs w:val="16"/>
                <w:lang w:eastAsia="zh-CN"/>
              </w:rPr>
              <w:t>1</w:t>
            </w:r>
            <w:r>
              <w:rPr>
                <w:rFonts w:eastAsiaTheme="minorEastAsia"/>
                <w:sz w:val="16"/>
                <w:szCs w:val="16"/>
                <w:lang w:eastAsia="zh-CN"/>
              </w:rPr>
              <w:t>; 2</w:t>
            </w:r>
          </w:p>
        </w:tc>
        <w:tc>
          <w:tcPr>
            <w:tcW w:w="269" w:type="pct"/>
            <w:tcBorders>
              <w:top w:val="nil"/>
            </w:tcBorders>
            <w:vAlign w:val="center"/>
          </w:tcPr>
          <w:p w14:paraId="44DD6002" w14:textId="63A4F32A" w:rsidR="00954E3A" w:rsidRPr="006A5A80" w:rsidRDefault="00972F03" w:rsidP="00954E3A">
            <w:pPr>
              <w:widowControl w:val="0"/>
              <w:jc w:val="center"/>
              <w:rPr>
                <w:rFonts w:eastAsiaTheme="minorEastAsia"/>
                <w:sz w:val="16"/>
                <w:szCs w:val="16"/>
                <w:lang w:eastAsia="zh-CN"/>
              </w:rPr>
            </w:pPr>
            <w:r>
              <w:rPr>
                <w:rFonts w:eastAsiaTheme="minorEastAsia"/>
                <w:sz w:val="16"/>
                <w:szCs w:val="16"/>
                <w:lang w:eastAsia="zh-CN"/>
              </w:rPr>
              <w:t>46</w:t>
            </w:r>
          </w:p>
        </w:tc>
        <w:tc>
          <w:tcPr>
            <w:tcW w:w="618" w:type="pct"/>
            <w:tcBorders>
              <w:top w:val="nil"/>
            </w:tcBorders>
            <w:vAlign w:val="center"/>
          </w:tcPr>
          <w:p w14:paraId="7BB8FC4C" w14:textId="1B1ED93A" w:rsidR="00954E3A" w:rsidRPr="006A5A80" w:rsidRDefault="00972F03" w:rsidP="00954E3A">
            <w:pPr>
              <w:widowControl w:val="0"/>
              <w:jc w:val="center"/>
              <w:rPr>
                <w:rFonts w:eastAsiaTheme="minorEastAsia"/>
                <w:sz w:val="16"/>
                <w:szCs w:val="16"/>
                <w:lang w:eastAsia="zh-CN"/>
              </w:rPr>
            </w:pPr>
            <w:r>
              <w:rPr>
                <w:rFonts w:eastAsiaTheme="minorEastAsia"/>
                <w:sz w:val="16"/>
                <w:szCs w:val="16"/>
                <w:lang w:eastAsia="zh-CN"/>
              </w:rPr>
              <w:t>2</w:t>
            </w:r>
            <w:r w:rsidR="00954E3A" w:rsidRPr="006A5A80">
              <w:rPr>
                <w:rFonts w:eastAsiaTheme="minorEastAsia"/>
                <w:sz w:val="16"/>
                <w:szCs w:val="16"/>
                <w:lang w:eastAsia="zh-CN"/>
              </w:rPr>
              <w:t>0</w:t>
            </w:r>
          </w:p>
        </w:tc>
        <w:tc>
          <w:tcPr>
            <w:tcW w:w="159" w:type="pct"/>
            <w:tcBorders>
              <w:top w:val="nil"/>
            </w:tcBorders>
            <w:vAlign w:val="center"/>
          </w:tcPr>
          <w:p w14:paraId="02B3EC12"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10" w:type="pct"/>
            <w:tcBorders>
              <w:top w:val="nil"/>
            </w:tcBorders>
            <w:vAlign w:val="center"/>
          </w:tcPr>
          <w:p w14:paraId="4B7416C6"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tcBorders>
              <w:top w:val="nil"/>
            </w:tcBorders>
            <w:vAlign w:val="center"/>
          </w:tcPr>
          <w:p w14:paraId="3F9A988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61" w:type="pct"/>
            <w:tcBorders>
              <w:top w:val="nil"/>
            </w:tcBorders>
            <w:vAlign w:val="center"/>
          </w:tcPr>
          <w:p w14:paraId="28DA416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tcBorders>
              <w:top w:val="nil"/>
            </w:tcBorders>
            <w:vAlign w:val="center"/>
          </w:tcPr>
          <w:p w14:paraId="580C7F8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8" w:type="pct"/>
            <w:tcBorders>
              <w:top w:val="nil"/>
            </w:tcBorders>
            <w:vAlign w:val="center"/>
          </w:tcPr>
          <w:p w14:paraId="72867B0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6" w:type="pct"/>
            <w:tcBorders>
              <w:top w:val="nil"/>
            </w:tcBorders>
            <w:vAlign w:val="center"/>
          </w:tcPr>
          <w:p w14:paraId="2C2B5CFE" w14:textId="77777777" w:rsidR="00954E3A" w:rsidRPr="006A5A80" w:rsidRDefault="00954E3A" w:rsidP="00954E3A">
            <w:pPr>
              <w:widowControl w:val="0"/>
              <w:jc w:val="center"/>
              <w:rPr>
                <w:rFonts w:eastAsiaTheme="minorEastAsia"/>
                <w:sz w:val="16"/>
                <w:szCs w:val="16"/>
              </w:rPr>
            </w:pPr>
          </w:p>
        </w:tc>
        <w:tc>
          <w:tcPr>
            <w:tcW w:w="204" w:type="pct"/>
            <w:tcBorders>
              <w:top w:val="nil"/>
            </w:tcBorders>
            <w:vAlign w:val="center"/>
          </w:tcPr>
          <w:p w14:paraId="169B49D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579562BC" w14:textId="77777777" w:rsidTr="00954E3A">
        <w:trPr>
          <w:trHeight w:val="810"/>
        </w:trPr>
        <w:tc>
          <w:tcPr>
            <w:tcW w:w="860" w:type="pct"/>
            <w:tcBorders>
              <w:top w:val="nil"/>
            </w:tcBorders>
            <w:noWrap/>
            <w:vAlign w:val="center"/>
          </w:tcPr>
          <w:p w14:paraId="72B220E8" w14:textId="03798118"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C47E12">
              <w:rPr>
                <w:rFonts w:eastAsia="PMingLiU"/>
                <w:sz w:val="16"/>
                <w:szCs w:val="16"/>
              </w:rPr>
              <w:instrText xml:space="preserve"> ADDIN EN.CITE &lt;EndNote&gt;&lt;Cite AuthorYear="1"&gt;&lt;Author&gt;Constable&lt;/Author&gt;&lt;Year&gt;2021&lt;/Year&gt;&lt;RecNum&gt;102&lt;/RecNum&gt;&lt;DisplayText&gt;Constable et al. (2021)&lt;/DisplayText&gt;&lt;record&gt;&lt;rec-number&gt;102&lt;/rec-number&gt;&lt;foreign-keys&gt;&lt;key app="EN" db-id="w5e5sta9arwa50eztf0vzr0zf55zr00xd9ae" timestamp="1683013735"&gt;102&lt;/key&gt;&lt;/foreign-keys&gt;&lt;ref-type name="Journal Article"&gt;17&lt;/ref-type&gt;&lt;contributors&gt;&lt;authors&gt;&lt;author&gt;Constable, Merryn Dale&lt;/author&gt;&lt;author&gt;Becker, Maike Lena&lt;/author&gt;&lt;author&gt;Oh, Ye-In&lt;/author&gt;&lt;author&gt;Knoblich, Günther&lt;/author&gt;&lt;/authors&gt;&lt;/contributors&gt;&lt;titles&gt;&lt;title&gt;Affective compatibility with the self modulates the self-prioritisation effect&lt;/title&gt;&lt;secondary-title&gt;Cognition and Emotion&lt;/secondary-title&gt;&lt;/titles&gt;&lt;periodical&gt;&lt;full-title&gt;Cognition and Emotion&lt;/full-title&gt;&lt;/periodical&gt;&lt;pages&gt;291-304&lt;/pages&gt;&lt;volume&gt;35&lt;/volume&gt;&lt;number&gt;2&lt;/number&gt;&lt;dates&gt;&lt;year&gt;2021&lt;/year&gt;&lt;/dates&gt;&lt;isbn&gt;0269-9931&lt;/isbn&gt;&lt;urls&gt;&lt;/urls&gt;&lt;electronic-resource-num&gt;10.1080/02699931.2020.1839383&lt;/electronic-resource-num&gt;&lt;/record&gt;&lt;/Cite&gt;&lt;/EndNote&gt;</w:instrText>
            </w:r>
            <w:r w:rsidRPr="006A5A80">
              <w:rPr>
                <w:rFonts w:eastAsia="PMingLiU"/>
                <w:sz w:val="16"/>
                <w:szCs w:val="16"/>
              </w:rPr>
              <w:fldChar w:fldCharType="separate"/>
            </w:r>
            <w:r w:rsidRPr="006A5A80">
              <w:rPr>
                <w:rFonts w:eastAsia="PMingLiU"/>
                <w:noProof/>
                <w:sz w:val="16"/>
                <w:szCs w:val="16"/>
              </w:rPr>
              <w:t>Constable et al. (2021)</w:t>
            </w:r>
            <w:r w:rsidRPr="006A5A80">
              <w:rPr>
                <w:rFonts w:eastAsia="PMingLiU"/>
                <w:sz w:val="16"/>
                <w:szCs w:val="16"/>
              </w:rPr>
              <w:fldChar w:fldCharType="end"/>
            </w:r>
          </w:p>
        </w:tc>
        <w:tc>
          <w:tcPr>
            <w:tcW w:w="198" w:type="pct"/>
            <w:tcBorders>
              <w:top w:val="nil"/>
            </w:tcBorders>
            <w:noWrap/>
            <w:vAlign w:val="center"/>
          </w:tcPr>
          <w:p w14:paraId="36A54C35" w14:textId="45F52259"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p>
        </w:tc>
        <w:tc>
          <w:tcPr>
            <w:tcW w:w="320" w:type="pct"/>
            <w:tcBorders>
              <w:top w:val="nil"/>
            </w:tcBorders>
            <w:noWrap/>
            <w:vAlign w:val="center"/>
          </w:tcPr>
          <w:p w14:paraId="7E6964B1" w14:textId="25FCDB21"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tcBorders>
              <w:top w:val="nil"/>
            </w:tcBorders>
            <w:vAlign w:val="center"/>
          </w:tcPr>
          <w:p w14:paraId="3489B8AA"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p w14:paraId="2C48D988" w14:textId="2B9774AD"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Self; Stranger</w:t>
            </w:r>
          </w:p>
        </w:tc>
        <w:tc>
          <w:tcPr>
            <w:tcW w:w="466" w:type="pct"/>
            <w:tcBorders>
              <w:top w:val="nil"/>
            </w:tcBorders>
            <w:vAlign w:val="center"/>
          </w:tcPr>
          <w:p w14:paraId="01CDFA5F" w14:textId="77777777" w:rsidR="00954E3A" w:rsidRPr="006A5A80" w:rsidRDefault="00954E3A" w:rsidP="00954E3A">
            <w:pPr>
              <w:widowControl w:val="0"/>
              <w:jc w:val="center"/>
              <w:rPr>
                <w:rFonts w:eastAsia="PMingLiU"/>
                <w:sz w:val="16"/>
                <w:szCs w:val="16"/>
              </w:rPr>
            </w:pPr>
          </w:p>
        </w:tc>
        <w:tc>
          <w:tcPr>
            <w:tcW w:w="273" w:type="pct"/>
            <w:tcBorders>
              <w:top w:val="nil"/>
            </w:tcBorders>
            <w:vAlign w:val="center"/>
          </w:tcPr>
          <w:p w14:paraId="560AB852" w14:textId="77777777" w:rsidR="00954E3A" w:rsidRPr="006A5A80" w:rsidRDefault="00954E3A" w:rsidP="00954E3A">
            <w:pPr>
              <w:widowControl w:val="0"/>
              <w:jc w:val="center"/>
              <w:rPr>
                <w:rFonts w:eastAsiaTheme="minorEastAsia"/>
                <w:sz w:val="16"/>
                <w:szCs w:val="16"/>
              </w:rPr>
            </w:pPr>
          </w:p>
        </w:tc>
        <w:tc>
          <w:tcPr>
            <w:tcW w:w="269" w:type="pct"/>
            <w:tcBorders>
              <w:top w:val="nil"/>
            </w:tcBorders>
            <w:vAlign w:val="center"/>
          </w:tcPr>
          <w:p w14:paraId="744E0944" w14:textId="781CA3D8" w:rsidR="00954E3A" w:rsidRPr="006A5A80" w:rsidRDefault="00BC60E2" w:rsidP="00954E3A">
            <w:pPr>
              <w:widowControl w:val="0"/>
              <w:jc w:val="center"/>
              <w:rPr>
                <w:rFonts w:eastAsiaTheme="minorEastAsia"/>
                <w:sz w:val="16"/>
                <w:szCs w:val="16"/>
                <w:lang w:eastAsia="zh-CN"/>
              </w:rPr>
            </w:pPr>
            <w:r>
              <w:rPr>
                <w:rFonts w:eastAsiaTheme="minorEastAsia"/>
                <w:sz w:val="16"/>
                <w:szCs w:val="16"/>
                <w:lang w:eastAsia="zh-CN"/>
              </w:rPr>
              <w:t>56</w:t>
            </w:r>
          </w:p>
        </w:tc>
        <w:tc>
          <w:tcPr>
            <w:tcW w:w="618" w:type="pct"/>
            <w:tcBorders>
              <w:top w:val="nil"/>
            </w:tcBorders>
            <w:vAlign w:val="center"/>
          </w:tcPr>
          <w:p w14:paraId="70C660A0" w14:textId="11D2D689" w:rsidR="00954E3A" w:rsidRPr="006A5A80" w:rsidRDefault="00BC60E2" w:rsidP="00954E3A">
            <w:pPr>
              <w:widowControl w:val="0"/>
              <w:jc w:val="center"/>
              <w:rPr>
                <w:rFonts w:eastAsiaTheme="minorEastAsia"/>
                <w:sz w:val="16"/>
                <w:szCs w:val="16"/>
                <w:lang w:eastAsia="zh-CN"/>
              </w:rPr>
            </w:pPr>
            <w:r>
              <w:rPr>
                <w:rFonts w:eastAsiaTheme="minorEastAsia"/>
                <w:sz w:val="16"/>
                <w:szCs w:val="16"/>
                <w:lang w:eastAsia="zh-CN"/>
              </w:rPr>
              <w:t>48</w:t>
            </w:r>
            <w:r w:rsidR="008A79F6">
              <w:rPr>
                <w:rFonts w:eastAsiaTheme="minorEastAsia"/>
                <w:sz w:val="16"/>
                <w:szCs w:val="16"/>
                <w:lang w:eastAsia="zh-CN"/>
              </w:rPr>
              <w:t xml:space="preserve"> </w:t>
            </w:r>
          </w:p>
        </w:tc>
        <w:tc>
          <w:tcPr>
            <w:tcW w:w="159" w:type="pct"/>
            <w:tcBorders>
              <w:top w:val="nil"/>
            </w:tcBorders>
            <w:vAlign w:val="center"/>
          </w:tcPr>
          <w:p w14:paraId="0575BBC3" w14:textId="6A75E7CE"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10" w:type="pct"/>
            <w:tcBorders>
              <w:top w:val="nil"/>
            </w:tcBorders>
            <w:vAlign w:val="center"/>
          </w:tcPr>
          <w:p w14:paraId="10B0CF08" w14:textId="484AAC7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7" w:type="pct"/>
            <w:tcBorders>
              <w:top w:val="nil"/>
            </w:tcBorders>
            <w:vAlign w:val="center"/>
          </w:tcPr>
          <w:p w14:paraId="6A03194E" w14:textId="73C64663"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61" w:type="pct"/>
            <w:tcBorders>
              <w:top w:val="nil"/>
            </w:tcBorders>
            <w:vAlign w:val="center"/>
          </w:tcPr>
          <w:p w14:paraId="13EEB668" w14:textId="18872DEB"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7" w:type="pct"/>
            <w:tcBorders>
              <w:top w:val="nil"/>
            </w:tcBorders>
            <w:vAlign w:val="center"/>
          </w:tcPr>
          <w:p w14:paraId="47D86AEE" w14:textId="14F93DDB"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8" w:type="pct"/>
            <w:tcBorders>
              <w:top w:val="nil"/>
            </w:tcBorders>
            <w:vAlign w:val="center"/>
          </w:tcPr>
          <w:p w14:paraId="548AFA4F" w14:textId="38C6B7DA"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6" w:type="pct"/>
            <w:tcBorders>
              <w:top w:val="nil"/>
            </w:tcBorders>
            <w:vAlign w:val="center"/>
          </w:tcPr>
          <w:p w14:paraId="72B19E55" w14:textId="77777777" w:rsidR="00954E3A" w:rsidRPr="006A5A80" w:rsidRDefault="00954E3A" w:rsidP="00954E3A">
            <w:pPr>
              <w:widowControl w:val="0"/>
              <w:jc w:val="center"/>
              <w:rPr>
                <w:rFonts w:eastAsiaTheme="minorEastAsia"/>
                <w:sz w:val="16"/>
                <w:szCs w:val="16"/>
              </w:rPr>
            </w:pPr>
          </w:p>
        </w:tc>
        <w:tc>
          <w:tcPr>
            <w:tcW w:w="204" w:type="pct"/>
            <w:tcBorders>
              <w:top w:val="nil"/>
            </w:tcBorders>
            <w:vAlign w:val="center"/>
          </w:tcPr>
          <w:p w14:paraId="231429D4" w14:textId="3A87F000" w:rsidR="00954E3A" w:rsidRPr="006A5A80" w:rsidRDefault="00954E3A" w:rsidP="00954E3A">
            <w:pPr>
              <w:widowControl w:val="0"/>
              <w:jc w:val="center"/>
              <w:rPr>
                <w:rFonts w:eastAsia="宋体"/>
                <w:sz w:val="16"/>
                <w:szCs w:val="16"/>
              </w:rPr>
            </w:pPr>
            <w:r w:rsidRPr="006A5A80">
              <w:rPr>
                <w:rFonts w:eastAsia="宋体"/>
                <w:sz w:val="16"/>
                <w:szCs w:val="16"/>
              </w:rPr>
              <w:t>√</w:t>
            </w:r>
          </w:p>
        </w:tc>
      </w:tr>
      <w:tr w:rsidR="006A5A80" w:rsidRPr="006A5A80" w14:paraId="6A9456DF" w14:textId="77777777" w:rsidTr="00954E3A">
        <w:trPr>
          <w:trHeight w:val="505"/>
        </w:trPr>
        <w:tc>
          <w:tcPr>
            <w:tcW w:w="860" w:type="pct"/>
            <w:vMerge w:val="restart"/>
            <w:noWrap/>
            <w:vAlign w:val="center"/>
            <w:hideMark/>
          </w:tcPr>
          <w:p w14:paraId="6FE5BC92" w14:textId="26380564"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1A37D2">
              <w:rPr>
                <w:rFonts w:eastAsia="PMingLiU"/>
                <w:sz w:val="16"/>
                <w:szCs w:val="16"/>
              </w:rPr>
              <w:instrText xml:space="preserve"> ADDIN EN.CITE &lt;EndNote&gt;&lt;Cite AuthorYear="1"&gt;&lt;Author&gt;Qian&lt;/Author&gt;&lt;Year&gt;2020&lt;/Year&gt;&lt;RecNum&gt;90&lt;/RecNum&gt;&lt;DisplayText&gt;Qian et al. (2020)&lt;/DisplayText&gt;&lt;record&gt;&lt;rec-number&gt;90&lt;/rec-number&gt;&lt;foreign-keys&gt;&lt;key app="EN" db-id="w5e5sta9arwa50eztf0vzr0zf55zr00xd9ae" timestamp="1678075674"&gt;90&lt;/key&gt;&lt;/foreign-keys&gt;&lt;ref-type name="Journal Article"&gt;17&lt;/ref-type&gt;&lt;contributors&gt;&lt;authors&gt;&lt;author&gt;Qian, Haoyue&lt;/author&gt;&lt;author&gt;Wang, Zhiguo&lt;/author&gt;&lt;author&gt;Li, Chao&lt;/author&gt;&lt;author&gt;Gao, Xiangping&lt;/author&gt;&lt;/authors&gt;&lt;/contributors&gt;&lt;titles&gt;&lt;title&gt;Prioritised self-referential processing is modulated by emotional arousal&lt;/title&gt;&lt;secondary-title&gt;Quarterly Journal of Experimental Psychology&lt;/secondary-title&gt;&lt;/titles&gt;&lt;periodical&gt;&lt;full-title&gt;Quarterly journal of experimental psychology&lt;/full-title&gt;&lt;/periodical&gt;&lt;pages&gt;688-697&lt;/pages&gt;&lt;volume&gt;73&lt;/volume&gt;&lt;number&gt;5&lt;/number&gt;&lt;dates&gt;&lt;year&gt;2020&lt;/year&gt;&lt;/dates&gt;&lt;isbn&gt;1747-0218&lt;/isbn&gt;&lt;urls&gt;&lt;/urls&gt;&lt;electronic-resource-num&gt;10.1177/1747021819892158&lt;/electronic-resource-num&gt;&lt;/record&gt;&lt;/Cite&gt;&lt;/EndNote&gt;</w:instrText>
            </w:r>
            <w:r w:rsidRPr="006A5A80">
              <w:rPr>
                <w:rFonts w:eastAsia="PMingLiU"/>
                <w:sz w:val="16"/>
                <w:szCs w:val="16"/>
              </w:rPr>
              <w:fldChar w:fldCharType="separate"/>
            </w:r>
            <w:r w:rsidRPr="006A5A80">
              <w:rPr>
                <w:rFonts w:eastAsia="PMingLiU"/>
                <w:noProof/>
                <w:sz w:val="16"/>
                <w:szCs w:val="16"/>
              </w:rPr>
              <w:t>Qian et al. (2020)</w:t>
            </w:r>
            <w:r w:rsidRPr="006A5A80">
              <w:rPr>
                <w:rFonts w:eastAsia="PMingLiU"/>
                <w:sz w:val="16"/>
                <w:szCs w:val="16"/>
              </w:rPr>
              <w:fldChar w:fldCharType="end"/>
            </w:r>
          </w:p>
        </w:tc>
        <w:tc>
          <w:tcPr>
            <w:tcW w:w="198" w:type="pct"/>
            <w:noWrap/>
            <w:vAlign w:val="center"/>
            <w:hideMark/>
          </w:tcPr>
          <w:p w14:paraId="5B8030E9" w14:textId="77777777" w:rsidR="00954E3A" w:rsidRPr="006A5A80" w:rsidRDefault="00954E3A" w:rsidP="00954E3A">
            <w:pPr>
              <w:widowControl w:val="0"/>
              <w:jc w:val="center"/>
              <w:rPr>
                <w:rFonts w:eastAsia="PMingLiU"/>
                <w:sz w:val="16"/>
                <w:szCs w:val="16"/>
              </w:rPr>
            </w:pPr>
            <w:r w:rsidRPr="006A5A80">
              <w:rPr>
                <w:rFonts w:eastAsia="PMingLiU"/>
                <w:sz w:val="16"/>
                <w:szCs w:val="16"/>
              </w:rPr>
              <w:t>1</w:t>
            </w:r>
          </w:p>
        </w:tc>
        <w:tc>
          <w:tcPr>
            <w:tcW w:w="320" w:type="pct"/>
            <w:vAlign w:val="center"/>
            <w:hideMark/>
          </w:tcPr>
          <w:p w14:paraId="5FE14EDB" w14:textId="76F736FC"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vAlign w:val="center"/>
            <w:hideMark/>
          </w:tcPr>
          <w:p w14:paraId="619B1D32" w14:textId="179E5D81"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Celebrity</w:t>
            </w:r>
            <w:r w:rsidR="00DC0CE0" w:rsidRPr="006A5A80">
              <w:rPr>
                <w:rFonts w:eastAsia="PMingLiU"/>
                <w:sz w:val="16"/>
                <w:szCs w:val="16"/>
              </w:rPr>
              <w:t>; Stranger</w:t>
            </w:r>
          </w:p>
        </w:tc>
        <w:tc>
          <w:tcPr>
            <w:tcW w:w="466" w:type="pct"/>
            <w:vAlign w:val="center"/>
            <w:hideMark/>
          </w:tcPr>
          <w:p w14:paraId="16BBE7C0" w14:textId="77777777" w:rsidR="00954E3A" w:rsidRPr="006A5A80" w:rsidRDefault="00954E3A" w:rsidP="00954E3A">
            <w:pPr>
              <w:widowControl w:val="0"/>
              <w:jc w:val="center"/>
              <w:rPr>
                <w:rFonts w:eastAsia="PMingLiU"/>
                <w:sz w:val="16"/>
                <w:szCs w:val="16"/>
              </w:rPr>
            </w:pPr>
            <w:r w:rsidRPr="006A5A80">
              <w:rPr>
                <w:rFonts w:eastAsia="PMingLiU"/>
                <w:sz w:val="16"/>
                <w:szCs w:val="16"/>
              </w:rPr>
              <w:t>Mood (Session)</w:t>
            </w:r>
          </w:p>
        </w:tc>
        <w:tc>
          <w:tcPr>
            <w:tcW w:w="273" w:type="pct"/>
            <w:vAlign w:val="center"/>
          </w:tcPr>
          <w:p w14:paraId="41B66965" w14:textId="77777777" w:rsidR="00954E3A" w:rsidRPr="006A5A80" w:rsidRDefault="00954E3A" w:rsidP="00954E3A">
            <w:pPr>
              <w:widowControl w:val="0"/>
              <w:jc w:val="center"/>
              <w:rPr>
                <w:rFonts w:eastAsiaTheme="minorEastAsia"/>
                <w:sz w:val="16"/>
                <w:szCs w:val="16"/>
                <w:lang w:eastAsia="zh-CN"/>
              </w:rPr>
            </w:pPr>
          </w:p>
        </w:tc>
        <w:tc>
          <w:tcPr>
            <w:tcW w:w="269" w:type="pct"/>
            <w:vAlign w:val="center"/>
          </w:tcPr>
          <w:p w14:paraId="0DF62DD2" w14:textId="77777777" w:rsidR="00954E3A" w:rsidRPr="006A5A80" w:rsidRDefault="00954E3A" w:rsidP="00954E3A">
            <w:pPr>
              <w:widowControl w:val="0"/>
              <w:jc w:val="center"/>
              <w:rPr>
                <w:rFonts w:eastAsia="PMingLiU"/>
                <w:sz w:val="16"/>
                <w:szCs w:val="16"/>
              </w:rPr>
            </w:pPr>
            <w:r w:rsidRPr="006A5A80">
              <w:rPr>
                <w:rFonts w:eastAsiaTheme="minorEastAsia"/>
                <w:sz w:val="16"/>
                <w:szCs w:val="16"/>
                <w:lang w:eastAsia="zh-CN"/>
              </w:rPr>
              <w:t>24</w:t>
            </w:r>
          </w:p>
        </w:tc>
        <w:tc>
          <w:tcPr>
            <w:tcW w:w="618" w:type="pct"/>
            <w:vAlign w:val="center"/>
          </w:tcPr>
          <w:p w14:paraId="38489ADF"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24</w:t>
            </w:r>
          </w:p>
        </w:tc>
        <w:tc>
          <w:tcPr>
            <w:tcW w:w="159" w:type="pct"/>
            <w:vAlign w:val="center"/>
          </w:tcPr>
          <w:p w14:paraId="546A1EB9"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10" w:type="pct"/>
            <w:vAlign w:val="center"/>
          </w:tcPr>
          <w:p w14:paraId="0629848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01CD5F4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61" w:type="pct"/>
            <w:vAlign w:val="center"/>
          </w:tcPr>
          <w:p w14:paraId="3ECBBC91"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290DE7D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8" w:type="pct"/>
            <w:vAlign w:val="center"/>
          </w:tcPr>
          <w:p w14:paraId="1584C3F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6" w:type="pct"/>
            <w:vAlign w:val="center"/>
          </w:tcPr>
          <w:p w14:paraId="215E4A19" w14:textId="77777777" w:rsidR="00954E3A" w:rsidRPr="006A5A80" w:rsidRDefault="00954E3A" w:rsidP="00954E3A">
            <w:pPr>
              <w:widowControl w:val="0"/>
              <w:jc w:val="center"/>
              <w:rPr>
                <w:rFonts w:eastAsiaTheme="minorEastAsia"/>
                <w:sz w:val="16"/>
                <w:szCs w:val="16"/>
              </w:rPr>
            </w:pPr>
          </w:p>
        </w:tc>
        <w:tc>
          <w:tcPr>
            <w:tcW w:w="204" w:type="pct"/>
            <w:vAlign w:val="center"/>
          </w:tcPr>
          <w:p w14:paraId="394D6E7C"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4EA3FB6F" w14:textId="77777777" w:rsidTr="00954E3A">
        <w:trPr>
          <w:trHeight w:val="455"/>
        </w:trPr>
        <w:tc>
          <w:tcPr>
            <w:tcW w:w="860" w:type="pct"/>
            <w:vMerge/>
            <w:noWrap/>
            <w:vAlign w:val="center"/>
          </w:tcPr>
          <w:p w14:paraId="57D5A252" w14:textId="77777777" w:rsidR="00954E3A" w:rsidRPr="006A5A80" w:rsidRDefault="00954E3A" w:rsidP="00954E3A">
            <w:pPr>
              <w:widowControl w:val="0"/>
              <w:jc w:val="center"/>
              <w:rPr>
                <w:rFonts w:eastAsia="PMingLiU"/>
                <w:sz w:val="16"/>
                <w:szCs w:val="16"/>
              </w:rPr>
            </w:pPr>
          </w:p>
        </w:tc>
        <w:tc>
          <w:tcPr>
            <w:tcW w:w="198" w:type="pct"/>
            <w:noWrap/>
            <w:vAlign w:val="center"/>
          </w:tcPr>
          <w:p w14:paraId="39C1008D" w14:textId="77777777" w:rsidR="00954E3A" w:rsidRPr="006A5A80" w:rsidRDefault="00954E3A" w:rsidP="00954E3A">
            <w:pPr>
              <w:widowControl w:val="0"/>
              <w:jc w:val="center"/>
              <w:rPr>
                <w:rFonts w:eastAsia="PMingLiU"/>
                <w:sz w:val="16"/>
                <w:szCs w:val="16"/>
              </w:rPr>
            </w:pPr>
            <w:r w:rsidRPr="006A5A80">
              <w:rPr>
                <w:rFonts w:eastAsiaTheme="minorEastAsia"/>
                <w:sz w:val="16"/>
                <w:szCs w:val="16"/>
                <w:lang w:eastAsia="zh-CN"/>
              </w:rPr>
              <w:t>2</w:t>
            </w:r>
          </w:p>
        </w:tc>
        <w:tc>
          <w:tcPr>
            <w:tcW w:w="320" w:type="pct"/>
            <w:vAlign w:val="center"/>
          </w:tcPr>
          <w:p w14:paraId="3C3EF61E" w14:textId="3753793A"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vAlign w:val="center"/>
          </w:tcPr>
          <w:p w14:paraId="5674AF05"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Celebrity</w:t>
            </w:r>
          </w:p>
        </w:tc>
        <w:tc>
          <w:tcPr>
            <w:tcW w:w="466" w:type="pct"/>
            <w:vAlign w:val="center"/>
          </w:tcPr>
          <w:p w14:paraId="556B2FA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Cue</w:t>
            </w:r>
          </w:p>
          <w:p w14:paraId="0C0FF589" w14:textId="77777777" w:rsidR="00954E3A" w:rsidRPr="006A5A80" w:rsidRDefault="00954E3A" w:rsidP="00954E3A">
            <w:pPr>
              <w:widowControl w:val="0"/>
              <w:jc w:val="center"/>
              <w:rPr>
                <w:rFonts w:eastAsia="PMingLiU"/>
                <w:sz w:val="16"/>
                <w:szCs w:val="16"/>
              </w:rPr>
            </w:pPr>
            <w:r w:rsidRPr="006A5A80">
              <w:rPr>
                <w:rFonts w:eastAsiaTheme="minorEastAsia"/>
                <w:sz w:val="16"/>
                <w:szCs w:val="16"/>
                <w:lang w:eastAsia="zh-CN"/>
              </w:rPr>
              <w:t xml:space="preserve">With, </w:t>
            </w:r>
            <w:r w:rsidRPr="00DD3690">
              <w:rPr>
                <w:rFonts w:eastAsiaTheme="minorEastAsia"/>
                <w:b/>
                <w:bCs/>
                <w:color w:val="000000" w:themeColor="text1"/>
                <w:sz w:val="16"/>
                <w:szCs w:val="16"/>
                <w:lang w:eastAsia="zh-CN"/>
              </w:rPr>
              <w:t>Without</w:t>
            </w:r>
          </w:p>
        </w:tc>
        <w:tc>
          <w:tcPr>
            <w:tcW w:w="273" w:type="pct"/>
            <w:vAlign w:val="center"/>
          </w:tcPr>
          <w:p w14:paraId="5B4B3068" w14:textId="77777777" w:rsidR="00954E3A" w:rsidRPr="006A5A80" w:rsidRDefault="00954E3A" w:rsidP="00954E3A">
            <w:pPr>
              <w:widowControl w:val="0"/>
              <w:jc w:val="center"/>
              <w:rPr>
                <w:rFonts w:eastAsia="PMingLiU"/>
                <w:sz w:val="16"/>
                <w:szCs w:val="16"/>
              </w:rPr>
            </w:pPr>
          </w:p>
        </w:tc>
        <w:tc>
          <w:tcPr>
            <w:tcW w:w="269" w:type="pct"/>
            <w:vAlign w:val="center"/>
          </w:tcPr>
          <w:p w14:paraId="6E8CE2FD"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25</w:t>
            </w:r>
          </w:p>
        </w:tc>
        <w:tc>
          <w:tcPr>
            <w:tcW w:w="618" w:type="pct"/>
            <w:vAlign w:val="center"/>
          </w:tcPr>
          <w:p w14:paraId="2DED029E" w14:textId="62404E99" w:rsidR="00954E3A" w:rsidRPr="006A5A80" w:rsidRDefault="008A79F6" w:rsidP="00954E3A">
            <w:pPr>
              <w:widowControl w:val="0"/>
              <w:jc w:val="center"/>
              <w:rPr>
                <w:rFonts w:eastAsiaTheme="minorEastAsia"/>
                <w:sz w:val="16"/>
                <w:szCs w:val="16"/>
                <w:lang w:eastAsia="zh-CN"/>
              </w:rPr>
            </w:pPr>
            <w:r>
              <w:rPr>
                <w:rFonts w:eastAsiaTheme="minorEastAsia"/>
                <w:sz w:val="16"/>
                <w:szCs w:val="16"/>
                <w:lang w:eastAsia="zh-CN"/>
              </w:rPr>
              <w:t>25</w:t>
            </w:r>
          </w:p>
        </w:tc>
        <w:tc>
          <w:tcPr>
            <w:tcW w:w="159" w:type="pct"/>
            <w:vAlign w:val="center"/>
          </w:tcPr>
          <w:p w14:paraId="788A20DE"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10" w:type="pct"/>
            <w:vAlign w:val="center"/>
          </w:tcPr>
          <w:p w14:paraId="661BCAB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533C1E2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61" w:type="pct"/>
            <w:vAlign w:val="center"/>
          </w:tcPr>
          <w:p w14:paraId="445D91F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54B480D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8" w:type="pct"/>
            <w:vAlign w:val="center"/>
          </w:tcPr>
          <w:p w14:paraId="2BC0DF4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6" w:type="pct"/>
            <w:vAlign w:val="center"/>
          </w:tcPr>
          <w:p w14:paraId="21436338" w14:textId="77777777" w:rsidR="00954E3A" w:rsidRPr="006A5A80" w:rsidRDefault="00954E3A" w:rsidP="00954E3A">
            <w:pPr>
              <w:widowControl w:val="0"/>
              <w:jc w:val="center"/>
              <w:rPr>
                <w:rFonts w:eastAsiaTheme="minorEastAsia"/>
                <w:sz w:val="16"/>
                <w:szCs w:val="16"/>
              </w:rPr>
            </w:pPr>
          </w:p>
        </w:tc>
        <w:tc>
          <w:tcPr>
            <w:tcW w:w="204" w:type="pct"/>
            <w:vAlign w:val="center"/>
          </w:tcPr>
          <w:p w14:paraId="31421171"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973E3B" w:rsidRPr="006A5A80" w14:paraId="572706E5" w14:textId="77777777" w:rsidTr="00954E3A">
        <w:trPr>
          <w:trHeight w:val="509"/>
        </w:trPr>
        <w:tc>
          <w:tcPr>
            <w:tcW w:w="860" w:type="pct"/>
            <w:vMerge w:val="restart"/>
            <w:noWrap/>
            <w:vAlign w:val="center"/>
            <w:hideMark/>
          </w:tcPr>
          <w:p w14:paraId="03F1B3EF" w14:textId="2082AAFA" w:rsidR="00973E3B" w:rsidRPr="006A5A80" w:rsidRDefault="00973E3B" w:rsidP="00954E3A">
            <w:pPr>
              <w:widowControl w:val="0"/>
              <w:jc w:val="center"/>
              <w:rPr>
                <w:rFonts w:eastAsia="PMingLiU"/>
                <w:sz w:val="16"/>
                <w:szCs w:val="16"/>
              </w:rPr>
            </w:pPr>
            <w:r w:rsidRPr="006A5A80">
              <w:rPr>
                <w:rFonts w:eastAsia="PMingLiU"/>
                <w:sz w:val="16"/>
                <w:szCs w:val="16"/>
              </w:rPr>
              <w:fldChar w:fldCharType="begin"/>
            </w:r>
            <w:r>
              <w:rPr>
                <w:rFonts w:eastAsia="PMingLiU"/>
                <w:sz w:val="16"/>
                <w:szCs w:val="16"/>
              </w:rPr>
              <w:instrText xml:space="preserve"> ADDIN EN.CITE &lt;EndNote&gt;&lt;Cite AuthorYear="1"&gt;&lt;Author&gt;Schäfer&lt;/Author&gt;&lt;Year&gt;2019&lt;/Year&gt;&lt;RecNum&gt;81&lt;/RecNum&gt;&lt;DisplayText&gt;Schäfer and Frings (2019)&lt;/DisplayText&gt;&lt;record&gt;&lt;rec-number&gt;81&lt;/rec-number&gt;&lt;foreign-keys&gt;&lt;key app="EN" db-id="w5e5sta9arwa50eztf0vzr0zf55zr00xd9ae" timestamp="1677480487"&gt;81&lt;/key&gt;&lt;/foreign-keys&gt;&lt;ref-type name="Journal Article"&gt;17&lt;/ref-type&gt;&lt;contributors&gt;&lt;authors&gt;&lt;author&gt;Schäfer, Sarah&lt;/author&gt;&lt;author&gt;Frings, Christian&lt;/author&gt;&lt;/authors&gt;&lt;/contributors&gt;&lt;titles&gt;&lt;title&gt;Understanding self-prioritisation: The prioritisation of self-relevant stimuli and its relation to the individual self-esteem&lt;/title&gt;&lt;secondary-title&gt;Journal of Cognitive Psychology&lt;/secondary-title&gt;&lt;/titles&gt;&lt;periodical&gt;&lt;full-title&gt;Journal of cognitive psychology&lt;/full-title&gt;&lt;/periodical&gt;&lt;pages&gt;813-824&lt;/pages&gt;&lt;volume&gt;31&lt;/volume&gt;&lt;number&gt;8&lt;/number&gt;&lt;dates&gt;&lt;year&gt;2019&lt;/year&gt;&lt;/dates&gt;&lt;isbn&gt;2044-5911&lt;/isbn&gt;&lt;urls&gt;&lt;/urls&gt;&lt;electronic-resource-num&gt;10.1080/20445911.2019.1686393&lt;/electronic-resource-num&gt;&lt;/record&gt;&lt;/Cite&gt;&lt;/EndNote&gt;</w:instrText>
            </w:r>
            <w:r w:rsidRPr="006A5A80">
              <w:rPr>
                <w:rFonts w:eastAsia="PMingLiU"/>
                <w:sz w:val="16"/>
                <w:szCs w:val="16"/>
              </w:rPr>
              <w:fldChar w:fldCharType="separate"/>
            </w:r>
            <w:r w:rsidRPr="006A5A80">
              <w:rPr>
                <w:rFonts w:eastAsia="PMingLiU"/>
                <w:noProof/>
                <w:sz w:val="16"/>
                <w:szCs w:val="16"/>
              </w:rPr>
              <w:t>Schäfer and Frings (2019)</w:t>
            </w:r>
            <w:r w:rsidRPr="006A5A80">
              <w:rPr>
                <w:rFonts w:eastAsia="PMingLiU"/>
                <w:sz w:val="16"/>
                <w:szCs w:val="16"/>
              </w:rPr>
              <w:fldChar w:fldCharType="end"/>
            </w:r>
          </w:p>
        </w:tc>
        <w:tc>
          <w:tcPr>
            <w:tcW w:w="198" w:type="pct"/>
            <w:noWrap/>
            <w:vAlign w:val="center"/>
            <w:hideMark/>
          </w:tcPr>
          <w:p w14:paraId="6A908CCC" w14:textId="77777777" w:rsidR="00973E3B" w:rsidRPr="006A5A80" w:rsidRDefault="00973E3B" w:rsidP="00954E3A">
            <w:pPr>
              <w:widowControl w:val="0"/>
              <w:jc w:val="center"/>
              <w:rPr>
                <w:rFonts w:eastAsia="PMingLiU"/>
                <w:sz w:val="16"/>
                <w:szCs w:val="16"/>
              </w:rPr>
            </w:pPr>
            <w:r w:rsidRPr="006A5A80">
              <w:rPr>
                <w:rFonts w:eastAsia="PMingLiU"/>
                <w:sz w:val="16"/>
                <w:szCs w:val="16"/>
              </w:rPr>
              <w:t>1</w:t>
            </w:r>
          </w:p>
        </w:tc>
        <w:tc>
          <w:tcPr>
            <w:tcW w:w="320" w:type="pct"/>
            <w:noWrap/>
            <w:vAlign w:val="center"/>
            <w:hideMark/>
          </w:tcPr>
          <w:p w14:paraId="4676580F" w14:textId="7A8394A7" w:rsidR="00973E3B" w:rsidRPr="006A5A80" w:rsidRDefault="00973E3B" w:rsidP="00954E3A">
            <w:pPr>
              <w:widowControl w:val="0"/>
              <w:jc w:val="center"/>
              <w:rPr>
                <w:rFonts w:eastAsia="PMingLiU"/>
                <w:sz w:val="16"/>
                <w:szCs w:val="16"/>
              </w:rPr>
            </w:pPr>
            <w:r w:rsidRPr="006A5A80">
              <w:rPr>
                <w:rFonts w:eastAsia="PMingLiU"/>
                <w:sz w:val="16"/>
                <w:szCs w:val="16"/>
              </w:rPr>
              <w:t>Matching</w:t>
            </w:r>
          </w:p>
        </w:tc>
        <w:tc>
          <w:tcPr>
            <w:tcW w:w="724" w:type="pct"/>
            <w:vAlign w:val="center"/>
            <w:hideMark/>
          </w:tcPr>
          <w:p w14:paraId="451D0B25" w14:textId="274211B5" w:rsidR="00973E3B" w:rsidRPr="00973E3B" w:rsidRDefault="00973E3B" w:rsidP="00954E3A">
            <w:pPr>
              <w:widowControl w:val="0"/>
              <w:jc w:val="center"/>
              <w:rPr>
                <w:rFonts w:eastAsiaTheme="minorEastAsia"/>
                <w:sz w:val="16"/>
                <w:szCs w:val="16"/>
                <w:lang w:eastAsia="zh-CN"/>
              </w:rPr>
            </w:pPr>
            <w:r w:rsidRPr="006A5A80">
              <w:rPr>
                <w:rFonts w:eastAsia="PMingLiU"/>
                <w:sz w:val="16"/>
                <w:szCs w:val="16"/>
              </w:rPr>
              <w:t>Identity</w:t>
            </w:r>
            <w:r w:rsidRPr="006A5A80">
              <w:rPr>
                <w:rFonts w:eastAsia="PMingLiU"/>
                <w:sz w:val="16"/>
                <w:szCs w:val="16"/>
              </w:rPr>
              <w:br/>
              <w:t>Self; Mother; Acquaintance</w:t>
            </w:r>
            <w:r>
              <w:rPr>
                <w:rFonts w:eastAsiaTheme="minorEastAsia" w:hint="eastAsia"/>
                <w:sz w:val="16"/>
                <w:szCs w:val="16"/>
                <w:lang w:eastAsia="zh-CN"/>
              </w:rPr>
              <w:t>/</w:t>
            </w:r>
            <w:r>
              <w:rPr>
                <w:rFonts w:eastAsiaTheme="minorEastAsia"/>
                <w:sz w:val="16"/>
                <w:szCs w:val="16"/>
                <w:lang w:eastAsia="zh-CN"/>
              </w:rPr>
              <w:t>none</w:t>
            </w:r>
          </w:p>
        </w:tc>
        <w:tc>
          <w:tcPr>
            <w:tcW w:w="466" w:type="pct"/>
            <w:noWrap/>
            <w:vAlign w:val="center"/>
            <w:hideMark/>
          </w:tcPr>
          <w:p w14:paraId="0641602A" w14:textId="77777777" w:rsidR="00973E3B" w:rsidRPr="006A5A80" w:rsidRDefault="00973E3B" w:rsidP="00954E3A">
            <w:pPr>
              <w:widowControl w:val="0"/>
              <w:jc w:val="center"/>
              <w:rPr>
                <w:rFonts w:eastAsia="PMingLiU"/>
                <w:sz w:val="16"/>
                <w:szCs w:val="16"/>
              </w:rPr>
            </w:pPr>
          </w:p>
        </w:tc>
        <w:tc>
          <w:tcPr>
            <w:tcW w:w="273" w:type="pct"/>
            <w:vAlign w:val="center"/>
          </w:tcPr>
          <w:p w14:paraId="1512D6F2" w14:textId="77777777" w:rsidR="00973E3B" w:rsidRPr="006A5A80" w:rsidRDefault="00973E3B" w:rsidP="00954E3A">
            <w:pPr>
              <w:widowControl w:val="0"/>
              <w:jc w:val="center"/>
              <w:rPr>
                <w:rFonts w:eastAsia="PMingLiU"/>
                <w:sz w:val="16"/>
                <w:szCs w:val="16"/>
              </w:rPr>
            </w:pPr>
          </w:p>
        </w:tc>
        <w:tc>
          <w:tcPr>
            <w:tcW w:w="269" w:type="pct"/>
            <w:vAlign w:val="center"/>
          </w:tcPr>
          <w:p w14:paraId="0ECCB16C" w14:textId="4C7BFC23" w:rsidR="00973E3B" w:rsidRPr="006A5A80" w:rsidRDefault="00973E3B" w:rsidP="00954E3A">
            <w:pPr>
              <w:widowControl w:val="0"/>
              <w:jc w:val="center"/>
              <w:rPr>
                <w:rFonts w:eastAsiaTheme="minorEastAsia"/>
                <w:sz w:val="16"/>
                <w:szCs w:val="16"/>
                <w:lang w:eastAsia="zh-CN"/>
              </w:rPr>
            </w:pPr>
            <w:r>
              <w:rPr>
                <w:rFonts w:eastAsiaTheme="minorEastAsia"/>
                <w:sz w:val="16"/>
                <w:szCs w:val="16"/>
                <w:lang w:eastAsia="zh-CN"/>
              </w:rPr>
              <w:t>32</w:t>
            </w:r>
          </w:p>
        </w:tc>
        <w:tc>
          <w:tcPr>
            <w:tcW w:w="618" w:type="pct"/>
            <w:vAlign w:val="center"/>
          </w:tcPr>
          <w:p w14:paraId="5DBF35DA" w14:textId="70759F41" w:rsidR="00973E3B" w:rsidRPr="006A5A80" w:rsidRDefault="00973E3B" w:rsidP="00954E3A">
            <w:pPr>
              <w:widowControl w:val="0"/>
              <w:jc w:val="center"/>
              <w:rPr>
                <w:rFonts w:eastAsiaTheme="minorEastAsia"/>
                <w:sz w:val="16"/>
                <w:szCs w:val="16"/>
                <w:lang w:eastAsia="zh-CN"/>
              </w:rPr>
            </w:pPr>
            <w:r>
              <w:rPr>
                <w:rFonts w:eastAsiaTheme="minorEastAsia"/>
                <w:sz w:val="16"/>
                <w:szCs w:val="16"/>
                <w:lang w:eastAsia="zh-CN"/>
              </w:rPr>
              <w:t>18</w:t>
            </w:r>
          </w:p>
        </w:tc>
        <w:tc>
          <w:tcPr>
            <w:tcW w:w="159" w:type="pct"/>
            <w:vAlign w:val="center"/>
          </w:tcPr>
          <w:p w14:paraId="0B81E030"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210" w:type="pct"/>
            <w:vAlign w:val="center"/>
          </w:tcPr>
          <w:p w14:paraId="10824BCF"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71A30AC7"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61" w:type="pct"/>
            <w:vAlign w:val="center"/>
          </w:tcPr>
          <w:p w14:paraId="16E1788B"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62DA36E6"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18" w:type="pct"/>
            <w:vAlign w:val="center"/>
          </w:tcPr>
          <w:p w14:paraId="6878FD8E"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86" w:type="pct"/>
            <w:vAlign w:val="center"/>
          </w:tcPr>
          <w:p w14:paraId="04A40EED" w14:textId="77777777" w:rsidR="00973E3B" w:rsidRPr="006A5A80" w:rsidRDefault="00973E3B" w:rsidP="00954E3A">
            <w:pPr>
              <w:widowControl w:val="0"/>
              <w:jc w:val="center"/>
              <w:rPr>
                <w:rFonts w:eastAsiaTheme="minorEastAsia"/>
                <w:sz w:val="16"/>
                <w:szCs w:val="16"/>
              </w:rPr>
            </w:pPr>
          </w:p>
        </w:tc>
        <w:tc>
          <w:tcPr>
            <w:tcW w:w="204" w:type="pct"/>
            <w:vAlign w:val="center"/>
          </w:tcPr>
          <w:p w14:paraId="24DD4183"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r>
      <w:tr w:rsidR="00973E3B" w:rsidRPr="006A5A80" w14:paraId="04590F0E" w14:textId="77777777" w:rsidTr="00954E3A">
        <w:trPr>
          <w:trHeight w:val="509"/>
        </w:trPr>
        <w:tc>
          <w:tcPr>
            <w:tcW w:w="860" w:type="pct"/>
            <w:vMerge/>
            <w:noWrap/>
            <w:vAlign w:val="center"/>
          </w:tcPr>
          <w:p w14:paraId="275602E7" w14:textId="77777777" w:rsidR="00973E3B" w:rsidRPr="006A5A80" w:rsidRDefault="00973E3B" w:rsidP="00973E3B">
            <w:pPr>
              <w:widowControl w:val="0"/>
              <w:jc w:val="center"/>
              <w:rPr>
                <w:rFonts w:eastAsia="PMingLiU"/>
                <w:sz w:val="16"/>
                <w:szCs w:val="16"/>
              </w:rPr>
            </w:pPr>
          </w:p>
        </w:tc>
        <w:tc>
          <w:tcPr>
            <w:tcW w:w="198" w:type="pct"/>
            <w:noWrap/>
            <w:vAlign w:val="center"/>
          </w:tcPr>
          <w:p w14:paraId="29BA0E18" w14:textId="181092C0" w:rsidR="00973E3B" w:rsidRPr="00973E3B" w:rsidRDefault="00973E3B" w:rsidP="00973E3B">
            <w:pPr>
              <w:widowControl w:val="0"/>
              <w:jc w:val="center"/>
              <w:rPr>
                <w:rFonts w:eastAsiaTheme="minorEastAsia"/>
                <w:sz w:val="16"/>
                <w:szCs w:val="16"/>
                <w:lang w:eastAsia="zh-CN"/>
              </w:rPr>
            </w:pPr>
            <w:r>
              <w:rPr>
                <w:rFonts w:eastAsiaTheme="minorEastAsia" w:hint="eastAsia"/>
                <w:sz w:val="16"/>
                <w:szCs w:val="16"/>
                <w:lang w:eastAsia="zh-CN"/>
              </w:rPr>
              <w:t>3</w:t>
            </w:r>
          </w:p>
        </w:tc>
        <w:tc>
          <w:tcPr>
            <w:tcW w:w="320" w:type="pct"/>
            <w:noWrap/>
            <w:vAlign w:val="center"/>
          </w:tcPr>
          <w:p w14:paraId="61BB6EB5" w14:textId="7AB45067" w:rsidR="00973E3B" w:rsidRPr="006A5A80" w:rsidRDefault="00973E3B" w:rsidP="00973E3B">
            <w:pPr>
              <w:widowControl w:val="0"/>
              <w:jc w:val="center"/>
              <w:rPr>
                <w:rFonts w:eastAsia="PMingLiU"/>
                <w:sz w:val="16"/>
                <w:szCs w:val="16"/>
              </w:rPr>
            </w:pPr>
            <w:r w:rsidRPr="006A5A80">
              <w:rPr>
                <w:rFonts w:eastAsia="PMingLiU"/>
                <w:sz w:val="16"/>
                <w:szCs w:val="16"/>
              </w:rPr>
              <w:t>Matching</w:t>
            </w:r>
          </w:p>
        </w:tc>
        <w:tc>
          <w:tcPr>
            <w:tcW w:w="724" w:type="pct"/>
            <w:vAlign w:val="center"/>
          </w:tcPr>
          <w:p w14:paraId="6E92F43C" w14:textId="727D78A6" w:rsidR="00973E3B" w:rsidRPr="006A5A80" w:rsidRDefault="00973E3B" w:rsidP="00973E3B">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Mother; Acquaintance</w:t>
            </w:r>
          </w:p>
        </w:tc>
        <w:tc>
          <w:tcPr>
            <w:tcW w:w="466" w:type="pct"/>
            <w:noWrap/>
            <w:vAlign w:val="center"/>
          </w:tcPr>
          <w:p w14:paraId="16B0A3E0" w14:textId="77777777" w:rsidR="00973E3B" w:rsidRPr="006A5A80" w:rsidRDefault="00973E3B" w:rsidP="00973E3B">
            <w:pPr>
              <w:widowControl w:val="0"/>
              <w:jc w:val="center"/>
              <w:rPr>
                <w:rFonts w:eastAsia="PMingLiU"/>
                <w:sz w:val="16"/>
                <w:szCs w:val="16"/>
              </w:rPr>
            </w:pPr>
          </w:p>
        </w:tc>
        <w:tc>
          <w:tcPr>
            <w:tcW w:w="273" w:type="pct"/>
            <w:vAlign w:val="center"/>
          </w:tcPr>
          <w:p w14:paraId="118B8871" w14:textId="77777777" w:rsidR="00973E3B" w:rsidRPr="006A5A80" w:rsidRDefault="00973E3B" w:rsidP="00973E3B">
            <w:pPr>
              <w:widowControl w:val="0"/>
              <w:jc w:val="center"/>
              <w:rPr>
                <w:rFonts w:eastAsia="PMingLiU"/>
                <w:sz w:val="16"/>
                <w:szCs w:val="16"/>
              </w:rPr>
            </w:pPr>
          </w:p>
        </w:tc>
        <w:tc>
          <w:tcPr>
            <w:tcW w:w="269" w:type="pct"/>
            <w:vAlign w:val="center"/>
          </w:tcPr>
          <w:p w14:paraId="30FE1624" w14:textId="388D4592" w:rsidR="00973E3B" w:rsidRPr="006A5A80" w:rsidRDefault="00973E3B" w:rsidP="00973E3B">
            <w:pPr>
              <w:widowControl w:val="0"/>
              <w:jc w:val="center"/>
              <w:rPr>
                <w:rFonts w:eastAsiaTheme="minorEastAsia"/>
                <w:sz w:val="16"/>
                <w:szCs w:val="16"/>
                <w:lang w:eastAsia="zh-CN"/>
              </w:rPr>
            </w:pPr>
            <w:r>
              <w:rPr>
                <w:rFonts w:eastAsiaTheme="minorEastAsia" w:hint="eastAsia"/>
                <w:sz w:val="16"/>
                <w:szCs w:val="16"/>
                <w:lang w:eastAsia="zh-CN"/>
              </w:rPr>
              <w:t>3</w:t>
            </w:r>
            <w:r>
              <w:rPr>
                <w:rFonts w:eastAsiaTheme="minorEastAsia"/>
                <w:sz w:val="16"/>
                <w:szCs w:val="16"/>
                <w:lang w:eastAsia="zh-CN"/>
              </w:rPr>
              <w:t>5</w:t>
            </w:r>
          </w:p>
        </w:tc>
        <w:tc>
          <w:tcPr>
            <w:tcW w:w="618" w:type="pct"/>
            <w:vAlign w:val="center"/>
          </w:tcPr>
          <w:p w14:paraId="1EA43AAC" w14:textId="14035D3A" w:rsidR="00973E3B" w:rsidRPr="006A5A80" w:rsidRDefault="00973E3B" w:rsidP="00973E3B">
            <w:pPr>
              <w:widowControl w:val="0"/>
              <w:jc w:val="center"/>
              <w:rPr>
                <w:rFonts w:eastAsiaTheme="minorEastAsia"/>
                <w:sz w:val="16"/>
                <w:szCs w:val="16"/>
                <w:lang w:eastAsia="zh-CN"/>
              </w:rPr>
            </w:pPr>
            <w:r>
              <w:rPr>
                <w:rFonts w:eastAsiaTheme="minorEastAsia" w:hint="eastAsia"/>
                <w:sz w:val="16"/>
                <w:szCs w:val="16"/>
                <w:lang w:eastAsia="zh-CN"/>
              </w:rPr>
              <w:t>2</w:t>
            </w:r>
            <w:r>
              <w:rPr>
                <w:rFonts w:eastAsiaTheme="minorEastAsia"/>
                <w:sz w:val="16"/>
                <w:szCs w:val="16"/>
                <w:lang w:eastAsia="zh-CN"/>
              </w:rPr>
              <w:t>4</w:t>
            </w:r>
          </w:p>
        </w:tc>
        <w:tc>
          <w:tcPr>
            <w:tcW w:w="159" w:type="pct"/>
            <w:vAlign w:val="center"/>
          </w:tcPr>
          <w:p w14:paraId="1D6B98ED" w14:textId="50FFAF83"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210" w:type="pct"/>
            <w:vAlign w:val="center"/>
          </w:tcPr>
          <w:p w14:paraId="43D677AA" w14:textId="7BFD0968"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17" w:type="pct"/>
            <w:vAlign w:val="center"/>
          </w:tcPr>
          <w:p w14:paraId="15B99E1C" w14:textId="355ECC4C"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61" w:type="pct"/>
            <w:vAlign w:val="center"/>
          </w:tcPr>
          <w:p w14:paraId="0CF35A7D" w14:textId="10D060A5"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17" w:type="pct"/>
            <w:vAlign w:val="center"/>
          </w:tcPr>
          <w:p w14:paraId="6EE3175E" w14:textId="25185609"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18" w:type="pct"/>
            <w:vAlign w:val="center"/>
          </w:tcPr>
          <w:p w14:paraId="19046690" w14:textId="31A964AC"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86" w:type="pct"/>
            <w:vAlign w:val="center"/>
          </w:tcPr>
          <w:p w14:paraId="58DF6E10" w14:textId="77777777" w:rsidR="00973E3B" w:rsidRPr="006A5A80" w:rsidRDefault="00973E3B" w:rsidP="00973E3B">
            <w:pPr>
              <w:widowControl w:val="0"/>
              <w:jc w:val="center"/>
              <w:rPr>
                <w:rFonts w:eastAsiaTheme="minorEastAsia"/>
                <w:sz w:val="16"/>
                <w:szCs w:val="16"/>
              </w:rPr>
            </w:pPr>
          </w:p>
        </w:tc>
        <w:tc>
          <w:tcPr>
            <w:tcW w:w="204" w:type="pct"/>
            <w:vAlign w:val="center"/>
          </w:tcPr>
          <w:p w14:paraId="0E8E4E28" w14:textId="4A87E650" w:rsidR="00973E3B" w:rsidRPr="006A5A80" w:rsidRDefault="00973E3B" w:rsidP="00973E3B">
            <w:pPr>
              <w:widowControl w:val="0"/>
              <w:jc w:val="center"/>
              <w:rPr>
                <w:rFonts w:eastAsia="宋体"/>
                <w:sz w:val="16"/>
                <w:szCs w:val="16"/>
              </w:rPr>
            </w:pPr>
            <w:r w:rsidRPr="006A5A80">
              <w:rPr>
                <w:rFonts w:eastAsia="宋体"/>
                <w:sz w:val="16"/>
                <w:szCs w:val="16"/>
              </w:rPr>
              <w:t>√</w:t>
            </w:r>
          </w:p>
        </w:tc>
      </w:tr>
      <w:tr w:rsidR="006A5A80" w:rsidRPr="006A5A80" w14:paraId="4492A570" w14:textId="77777777" w:rsidTr="00954E3A">
        <w:trPr>
          <w:trHeight w:val="640"/>
        </w:trPr>
        <w:tc>
          <w:tcPr>
            <w:tcW w:w="860" w:type="pct"/>
            <w:noWrap/>
            <w:vAlign w:val="center"/>
            <w:hideMark/>
          </w:tcPr>
          <w:p w14:paraId="0F4063E6" w14:textId="1117E8D7"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8A6B15">
              <w:rPr>
                <w:rFonts w:eastAsia="PMingLiU"/>
                <w:sz w:val="16"/>
                <w:szCs w:val="16"/>
              </w:rPr>
              <w:instrText xml:space="preserve"> ADDIN EN.CITE &lt;EndNote&gt;&lt;Cite AuthorYear="1"&gt;&lt;Author&gt;Golubickis&lt;/Author&gt;&lt;Year&gt;2021&lt;/Year&gt;&lt;RecNum&gt;86&lt;/RecNum&gt;&lt;DisplayText&gt;Golubickis and Macrae (2021)&lt;/DisplayText&gt;&lt;record&gt;&lt;rec-number&gt;86&lt;/rec-number&gt;&lt;foreign-keys&gt;&lt;key app="EN" db-id="w5e5sta9arwa50eztf0vzr0zf55zr00xd9ae" timestamp="1677480629"&gt;86&lt;/key&gt;&lt;/foreign-keys&gt;&lt;ref-type name="Journal Article"&gt;17&lt;/ref-type&gt;&lt;contributors&gt;&lt;authors&gt;&lt;author&gt;Golubickis, Marius&lt;/author&gt;&lt;author&gt;Macrae, C Neil&lt;/author&gt;&lt;/authors&gt;&lt;/contributors&gt;&lt;titles&gt;&lt;title&gt;Judging me and you: Task design modulates self-prioritization&lt;/title&gt;&lt;secondary-title&gt;Acta Psychologica&lt;/secondary-title&gt;&lt;/titles&gt;&lt;periodical&gt;&lt;full-title&gt;Acta psychologica&lt;/full-title&gt;&lt;/periodical&gt;&lt;pages&gt;103350&lt;/pages&gt;&lt;volume&gt;218&lt;/volume&gt;&lt;dates&gt;&lt;year&gt;2021&lt;/year&gt;&lt;/dates&gt;&lt;isbn&gt;0001-6918&lt;/isbn&gt;&lt;urls&gt;&lt;/urls&gt;&lt;electronic-resource-num&gt;10.1016/j.actpsy.2021.103350&lt;/electronic-resource-num&gt;&lt;/record&gt;&lt;/Cite&gt;&lt;/EndNote&gt;</w:instrText>
            </w:r>
            <w:r w:rsidRPr="006A5A80">
              <w:rPr>
                <w:rFonts w:eastAsia="PMingLiU"/>
                <w:sz w:val="16"/>
                <w:szCs w:val="16"/>
              </w:rPr>
              <w:fldChar w:fldCharType="separate"/>
            </w:r>
            <w:r w:rsidRPr="006A5A80">
              <w:rPr>
                <w:rFonts w:eastAsia="PMingLiU"/>
                <w:noProof/>
                <w:sz w:val="16"/>
                <w:szCs w:val="16"/>
              </w:rPr>
              <w:t>Golubickis and Macrae (2021)</w:t>
            </w:r>
            <w:r w:rsidRPr="006A5A80">
              <w:rPr>
                <w:rFonts w:eastAsia="PMingLiU"/>
                <w:sz w:val="16"/>
                <w:szCs w:val="16"/>
              </w:rPr>
              <w:fldChar w:fldCharType="end"/>
            </w:r>
          </w:p>
        </w:tc>
        <w:tc>
          <w:tcPr>
            <w:tcW w:w="198" w:type="pct"/>
            <w:noWrap/>
            <w:vAlign w:val="center"/>
            <w:hideMark/>
          </w:tcPr>
          <w:p w14:paraId="344526D4" w14:textId="77777777" w:rsidR="00954E3A" w:rsidRPr="006A5A80" w:rsidRDefault="00954E3A" w:rsidP="00954E3A">
            <w:pPr>
              <w:widowControl w:val="0"/>
              <w:jc w:val="center"/>
              <w:rPr>
                <w:rFonts w:eastAsia="PMingLiU"/>
                <w:sz w:val="16"/>
                <w:szCs w:val="16"/>
              </w:rPr>
            </w:pPr>
            <w:r w:rsidRPr="006A5A80">
              <w:rPr>
                <w:rFonts w:eastAsia="PMingLiU"/>
                <w:sz w:val="16"/>
                <w:szCs w:val="16"/>
              </w:rPr>
              <w:t>1</w:t>
            </w:r>
          </w:p>
        </w:tc>
        <w:tc>
          <w:tcPr>
            <w:tcW w:w="320" w:type="pct"/>
            <w:noWrap/>
            <w:vAlign w:val="center"/>
            <w:hideMark/>
          </w:tcPr>
          <w:p w14:paraId="5BEF564D" w14:textId="5CCF11B1"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noWrap/>
            <w:vAlign w:val="center"/>
            <w:hideMark/>
          </w:tcPr>
          <w:p w14:paraId="07CEA629"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tc>
        <w:tc>
          <w:tcPr>
            <w:tcW w:w="466" w:type="pct"/>
            <w:vAlign w:val="center"/>
            <w:hideMark/>
          </w:tcPr>
          <w:p w14:paraId="1DC932BC" w14:textId="77777777" w:rsidR="00954E3A" w:rsidRPr="006A5A80" w:rsidRDefault="00954E3A" w:rsidP="00954E3A">
            <w:pPr>
              <w:widowControl w:val="0"/>
              <w:jc w:val="center"/>
              <w:rPr>
                <w:rFonts w:eastAsia="PMingLiU"/>
                <w:sz w:val="16"/>
                <w:szCs w:val="16"/>
                <w:lang w:eastAsia="zh-CN"/>
              </w:rPr>
            </w:pPr>
            <w:commentRangeStart w:id="27"/>
            <w:commentRangeStart w:id="28"/>
            <w:r w:rsidRPr="006A5A80">
              <w:rPr>
                <w:rFonts w:eastAsia="PMingLiU"/>
                <w:sz w:val="16"/>
                <w:szCs w:val="16"/>
              </w:rPr>
              <w:t>Presentation</w:t>
            </w:r>
            <w:r w:rsidRPr="006A5A80">
              <w:rPr>
                <w:rFonts w:eastAsia="PMingLiU"/>
                <w:sz w:val="16"/>
                <w:szCs w:val="16"/>
              </w:rPr>
              <w:br/>
            </w:r>
            <w:r w:rsidRPr="00DD3690">
              <w:rPr>
                <w:rFonts w:eastAsia="PMingLiU"/>
                <w:b/>
                <w:bCs/>
                <w:color w:val="000000" w:themeColor="text1"/>
                <w:sz w:val="16"/>
                <w:szCs w:val="16"/>
              </w:rPr>
              <w:t>Mixed</w:t>
            </w:r>
            <w:r w:rsidRPr="00973E3B">
              <w:rPr>
                <w:rFonts w:eastAsia="PMingLiU"/>
                <w:b/>
                <w:bCs/>
                <w:sz w:val="16"/>
                <w:szCs w:val="16"/>
              </w:rPr>
              <w:t>;</w:t>
            </w:r>
            <w:r w:rsidRPr="006A5A80">
              <w:rPr>
                <w:rFonts w:eastAsia="PMingLiU"/>
                <w:sz w:val="16"/>
                <w:szCs w:val="16"/>
              </w:rPr>
              <w:t xml:space="preserve"> Blocked</w:t>
            </w:r>
            <w:commentRangeEnd w:id="27"/>
            <w:r w:rsidR="00DD3690">
              <w:rPr>
                <w:rStyle w:val="a6"/>
                <w:kern w:val="0"/>
                <w:lang w:eastAsia="zh-CN"/>
              </w:rPr>
              <w:commentReference w:id="27"/>
            </w:r>
            <w:commentRangeEnd w:id="28"/>
            <w:r w:rsidR="007D2E0B">
              <w:rPr>
                <w:rStyle w:val="a6"/>
                <w:kern w:val="0"/>
                <w:lang w:eastAsia="zh-CN"/>
              </w:rPr>
              <w:commentReference w:id="28"/>
            </w:r>
          </w:p>
        </w:tc>
        <w:tc>
          <w:tcPr>
            <w:tcW w:w="273" w:type="pct"/>
            <w:vAlign w:val="center"/>
          </w:tcPr>
          <w:p w14:paraId="4AAC26D8" w14:textId="77777777" w:rsidR="00954E3A" w:rsidRPr="006A5A80" w:rsidRDefault="00954E3A" w:rsidP="00954E3A">
            <w:pPr>
              <w:widowControl w:val="0"/>
              <w:jc w:val="center"/>
              <w:rPr>
                <w:rFonts w:eastAsia="PMingLiU"/>
                <w:sz w:val="16"/>
                <w:szCs w:val="16"/>
              </w:rPr>
            </w:pPr>
          </w:p>
        </w:tc>
        <w:tc>
          <w:tcPr>
            <w:tcW w:w="269" w:type="pct"/>
            <w:vAlign w:val="center"/>
          </w:tcPr>
          <w:p w14:paraId="495B106C"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30</w:t>
            </w:r>
          </w:p>
        </w:tc>
        <w:tc>
          <w:tcPr>
            <w:tcW w:w="618" w:type="pct"/>
            <w:vAlign w:val="center"/>
          </w:tcPr>
          <w:p w14:paraId="4591E4E9"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30</w:t>
            </w:r>
          </w:p>
        </w:tc>
        <w:tc>
          <w:tcPr>
            <w:tcW w:w="159" w:type="pct"/>
            <w:vAlign w:val="center"/>
          </w:tcPr>
          <w:p w14:paraId="0907AB2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10" w:type="pct"/>
            <w:vAlign w:val="center"/>
          </w:tcPr>
          <w:p w14:paraId="063D5E8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7B5FD101"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61" w:type="pct"/>
            <w:vAlign w:val="center"/>
          </w:tcPr>
          <w:p w14:paraId="25E2188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6DD32AE2"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8" w:type="pct"/>
            <w:vAlign w:val="center"/>
          </w:tcPr>
          <w:p w14:paraId="5921236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6" w:type="pct"/>
            <w:vAlign w:val="center"/>
          </w:tcPr>
          <w:p w14:paraId="6756FCB4" w14:textId="77777777" w:rsidR="00954E3A" w:rsidRPr="006A5A80" w:rsidRDefault="00954E3A" w:rsidP="00954E3A">
            <w:pPr>
              <w:widowControl w:val="0"/>
              <w:jc w:val="center"/>
              <w:rPr>
                <w:rFonts w:eastAsiaTheme="minorEastAsia"/>
                <w:sz w:val="16"/>
                <w:szCs w:val="16"/>
              </w:rPr>
            </w:pPr>
          </w:p>
        </w:tc>
        <w:tc>
          <w:tcPr>
            <w:tcW w:w="204" w:type="pct"/>
            <w:vAlign w:val="center"/>
          </w:tcPr>
          <w:p w14:paraId="0F2975A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59004052" w14:textId="77777777" w:rsidTr="00954E3A">
        <w:trPr>
          <w:trHeight w:val="640"/>
        </w:trPr>
        <w:tc>
          <w:tcPr>
            <w:tcW w:w="860" w:type="pct"/>
            <w:vMerge w:val="restart"/>
            <w:noWrap/>
            <w:vAlign w:val="center"/>
          </w:tcPr>
          <w:p w14:paraId="48E18E82" w14:textId="42E32E2D"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1A37D2">
              <w:rPr>
                <w:rFonts w:eastAsia="PMingLiU"/>
                <w:sz w:val="16"/>
                <w:szCs w:val="16"/>
              </w:rPr>
              <w:instrText xml:space="preserve"> ADDIN EN.CITE &lt;EndNote&gt;&lt;Cite AuthorYear="1"&gt;&lt;Author&gt;Navon&lt;/Author&gt;&lt;Year&gt;2021&lt;/Year&gt;&lt;RecNum&gt;100&lt;/RecNum&gt;&lt;DisplayText&gt;Navon and Makovski (2021)&lt;/DisplayText&gt;&lt;record&gt;&lt;rec-number&gt;100&lt;/rec-number&gt;&lt;foreign-keys&gt;&lt;key app="EN" db-id="w5e5sta9arwa50eztf0vzr0zf55zr00xd9ae" timestamp="1680599341"&gt;100&lt;/key&gt;&lt;/foreign-keys&gt;&lt;ref-type name="Journal Article"&gt;17&lt;/ref-type&gt;&lt;contributors&gt;&lt;authors&gt;&lt;author&gt;Navon, Mayan&lt;/author&gt;&lt;author&gt;Makovski, Tal&lt;/author&gt;&lt;/authors&gt;&lt;/contributors&gt;&lt;titles&gt;&lt;title&gt;Are Self-related Items Unique? the Self-prioritization Effect Revisited&lt;/title&gt;&lt;/titles&gt;&lt;dates&gt;&lt;year&gt;2021&lt;/year&gt;&lt;/dates&gt;&lt;urls&gt;&lt;/urls&gt;&lt;electronic-resource-num&gt;10.31234/osf.io/9dzm4&lt;/electronic-resource-num&gt;&lt;/record&gt;&lt;/Cite&gt;&lt;/EndNote&gt;</w:instrText>
            </w:r>
            <w:r w:rsidRPr="006A5A80">
              <w:rPr>
                <w:rFonts w:eastAsia="PMingLiU"/>
                <w:sz w:val="16"/>
                <w:szCs w:val="16"/>
              </w:rPr>
              <w:fldChar w:fldCharType="separate"/>
            </w:r>
            <w:r w:rsidRPr="006A5A80">
              <w:rPr>
                <w:rFonts w:eastAsia="PMingLiU"/>
                <w:noProof/>
                <w:sz w:val="16"/>
                <w:szCs w:val="16"/>
              </w:rPr>
              <w:t>Navon and Makovski (2021)</w:t>
            </w:r>
            <w:r w:rsidRPr="006A5A80">
              <w:rPr>
                <w:rFonts w:eastAsia="PMingLiU"/>
                <w:sz w:val="16"/>
                <w:szCs w:val="16"/>
              </w:rPr>
              <w:fldChar w:fldCharType="end"/>
            </w:r>
          </w:p>
        </w:tc>
        <w:tc>
          <w:tcPr>
            <w:tcW w:w="198" w:type="pct"/>
            <w:noWrap/>
            <w:vAlign w:val="center"/>
          </w:tcPr>
          <w:p w14:paraId="1024DC62"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20" w:type="pct"/>
            <w:noWrap/>
            <w:vAlign w:val="center"/>
          </w:tcPr>
          <w:p w14:paraId="71275631" w14:textId="423C5C26"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noWrap/>
            <w:vAlign w:val="center"/>
          </w:tcPr>
          <w:p w14:paraId="0D2297A8"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tc>
        <w:tc>
          <w:tcPr>
            <w:tcW w:w="466" w:type="pct"/>
            <w:vAlign w:val="center"/>
          </w:tcPr>
          <w:p w14:paraId="0320B345" w14:textId="77777777" w:rsidR="00954E3A" w:rsidRPr="006A5A80" w:rsidRDefault="00954E3A" w:rsidP="00954E3A">
            <w:pPr>
              <w:widowControl w:val="0"/>
              <w:jc w:val="center"/>
              <w:rPr>
                <w:rFonts w:eastAsia="PMingLiU"/>
                <w:sz w:val="16"/>
                <w:szCs w:val="16"/>
              </w:rPr>
            </w:pPr>
          </w:p>
        </w:tc>
        <w:tc>
          <w:tcPr>
            <w:tcW w:w="273" w:type="pct"/>
            <w:vAlign w:val="center"/>
          </w:tcPr>
          <w:p w14:paraId="188A0A21" w14:textId="77777777" w:rsidR="00954E3A" w:rsidRPr="006A5A80" w:rsidRDefault="00954E3A" w:rsidP="00954E3A">
            <w:pPr>
              <w:widowControl w:val="0"/>
              <w:jc w:val="center"/>
              <w:rPr>
                <w:rFonts w:eastAsia="PMingLiU"/>
                <w:sz w:val="16"/>
                <w:szCs w:val="16"/>
              </w:rPr>
            </w:pPr>
          </w:p>
        </w:tc>
        <w:tc>
          <w:tcPr>
            <w:tcW w:w="269" w:type="pct"/>
            <w:vAlign w:val="center"/>
          </w:tcPr>
          <w:p w14:paraId="02B33FFA"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13</w:t>
            </w:r>
          </w:p>
        </w:tc>
        <w:tc>
          <w:tcPr>
            <w:tcW w:w="618" w:type="pct"/>
            <w:vAlign w:val="center"/>
          </w:tcPr>
          <w:p w14:paraId="31AA15D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9" w:type="pct"/>
            <w:vAlign w:val="center"/>
          </w:tcPr>
          <w:p w14:paraId="65149F8A"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10" w:type="pct"/>
            <w:vAlign w:val="center"/>
          </w:tcPr>
          <w:p w14:paraId="6339581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29F50D8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61" w:type="pct"/>
            <w:vAlign w:val="center"/>
          </w:tcPr>
          <w:p w14:paraId="3913A23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41440DF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8" w:type="pct"/>
            <w:vAlign w:val="center"/>
          </w:tcPr>
          <w:p w14:paraId="6AD7EC8E"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6" w:type="pct"/>
            <w:vAlign w:val="center"/>
          </w:tcPr>
          <w:p w14:paraId="789AF626" w14:textId="77777777" w:rsidR="00954E3A" w:rsidRPr="006A5A80" w:rsidRDefault="00954E3A" w:rsidP="00954E3A">
            <w:pPr>
              <w:widowControl w:val="0"/>
              <w:jc w:val="center"/>
              <w:rPr>
                <w:rFonts w:eastAsiaTheme="minorEastAsia"/>
                <w:sz w:val="16"/>
                <w:szCs w:val="16"/>
              </w:rPr>
            </w:pPr>
          </w:p>
        </w:tc>
        <w:tc>
          <w:tcPr>
            <w:tcW w:w="204" w:type="pct"/>
            <w:vAlign w:val="center"/>
          </w:tcPr>
          <w:p w14:paraId="6BE205AA"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3B609CD3" w14:textId="77777777" w:rsidTr="00954E3A">
        <w:trPr>
          <w:trHeight w:val="640"/>
        </w:trPr>
        <w:tc>
          <w:tcPr>
            <w:tcW w:w="860" w:type="pct"/>
            <w:vMerge/>
            <w:noWrap/>
            <w:vAlign w:val="center"/>
          </w:tcPr>
          <w:p w14:paraId="79B0637A" w14:textId="77777777" w:rsidR="00954E3A" w:rsidRPr="006A5A80" w:rsidRDefault="00954E3A" w:rsidP="00954E3A">
            <w:pPr>
              <w:widowControl w:val="0"/>
              <w:jc w:val="center"/>
              <w:rPr>
                <w:rFonts w:eastAsia="PMingLiU"/>
                <w:sz w:val="16"/>
                <w:szCs w:val="16"/>
              </w:rPr>
            </w:pPr>
          </w:p>
        </w:tc>
        <w:tc>
          <w:tcPr>
            <w:tcW w:w="198" w:type="pct"/>
            <w:noWrap/>
            <w:vAlign w:val="center"/>
          </w:tcPr>
          <w:p w14:paraId="7EE5296A"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3</w:t>
            </w:r>
          </w:p>
        </w:tc>
        <w:tc>
          <w:tcPr>
            <w:tcW w:w="320" w:type="pct"/>
            <w:noWrap/>
            <w:vAlign w:val="center"/>
          </w:tcPr>
          <w:p w14:paraId="3872CF81" w14:textId="678F1E34"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noWrap/>
            <w:vAlign w:val="center"/>
          </w:tcPr>
          <w:p w14:paraId="278F556A"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p w14:paraId="40CC9D46" w14:textId="77777777" w:rsidR="00954E3A" w:rsidRPr="006A5A80" w:rsidRDefault="00954E3A" w:rsidP="00954E3A">
            <w:pPr>
              <w:widowControl w:val="0"/>
              <w:jc w:val="center"/>
              <w:rPr>
                <w:rFonts w:eastAsia="PMingLiU"/>
                <w:sz w:val="16"/>
                <w:szCs w:val="16"/>
              </w:rPr>
            </w:pPr>
            <w:r w:rsidRPr="006A5A80">
              <w:rPr>
                <w:rFonts w:eastAsia="PMingLiU"/>
                <w:sz w:val="16"/>
                <w:szCs w:val="16"/>
              </w:rPr>
              <w:t>Self; Father; Stranger</w:t>
            </w:r>
          </w:p>
        </w:tc>
        <w:tc>
          <w:tcPr>
            <w:tcW w:w="466" w:type="pct"/>
            <w:vAlign w:val="center"/>
          </w:tcPr>
          <w:p w14:paraId="04BA5123" w14:textId="77777777" w:rsidR="00954E3A" w:rsidRPr="006A5A80" w:rsidRDefault="00954E3A" w:rsidP="00954E3A">
            <w:pPr>
              <w:widowControl w:val="0"/>
              <w:jc w:val="center"/>
              <w:rPr>
                <w:rFonts w:eastAsia="PMingLiU"/>
                <w:sz w:val="16"/>
                <w:szCs w:val="16"/>
              </w:rPr>
            </w:pPr>
          </w:p>
        </w:tc>
        <w:tc>
          <w:tcPr>
            <w:tcW w:w="273" w:type="pct"/>
            <w:vAlign w:val="center"/>
          </w:tcPr>
          <w:p w14:paraId="7AC762DC" w14:textId="77777777" w:rsidR="00954E3A" w:rsidRPr="006A5A80" w:rsidRDefault="00954E3A" w:rsidP="00954E3A">
            <w:pPr>
              <w:widowControl w:val="0"/>
              <w:jc w:val="center"/>
              <w:rPr>
                <w:rFonts w:eastAsia="PMingLiU"/>
                <w:sz w:val="16"/>
                <w:szCs w:val="16"/>
              </w:rPr>
            </w:pPr>
          </w:p>
        </w:tc>
        <w:tc>
          <w:tcPr>
            <w:tcW w:w="269" w:type="pct"/>
            <w:vAlign w:val="center"/>
          </w:tcPr>
          <w:p w14:paraId="4E288623" w14:textId="233ED32C"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r w:rsidR="00973E3B">
              <w:rPr>
                <w:rFonts w:eastAsiaTheme="minorEastAsia"/>
                <w:sz w:val="16"/>
                <w:szCs w:val="16"/>
                <w:lang w:eastAsia="zh-CN"/>
              </w:rPr>
              <w:t>8</w:t>
            </w:r>
          </w:p>
        </w:tc>
        <w:tc>
          <w:tcPr>
            <w:tcW w:w="618" w:type="pct"/>
            <w:vAlign w:val="center"/>
          </w:tcPr>
          <w:p w14:paraId="03AEBC11"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9" w:type="pct"/>
            <w:vAlign w:val="center"/>
          </w:tcPr>
          <w:p w14:paraId="6171995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10" w:type="pct"/>
            <w:vAlign w:val="center"/>
          </w:tcPr>
          <w:p w14:paraId="5E155FAC"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75042FFC"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61" w:type="pct"/>
            <w:vAlign w:val="center"/>
          </w:tcPr>
          <w:p w14:paraId="3CB1C2F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0A9177A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8" w:type="pct"/>
            <w:vAlign w:val="center"/>
          </w:tcPr>
          <w:p w14:paraId="09A7965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6" w:type="pct"/>
            <w:vAlign w:val="center"/>
          </w:tcPr>
          <w:p w14:paraId="7D4021B5" w14:textId="77777777" w:rsidR="00954E3A" w:rsidRPr="006A5A80" w:rsidRDefault="00954E3A" w:rsidP="00954E3A">
            <w:pPr>
              <w:widowControl w:val="0"/>
              <w:jc w:val="center"/>
              <w:rPr>
                <w:rFonts w:eastAsiaTheme="minorEastAsia"/>
                <w:sz w:val="16"/>
                <w:szCs w:val="16"/>
              </w:rPr>
            </w:pPr>
          </w:p>
        </w:tc>
        <w:tc>
          <w:tcPr>
            <w:tcW w:w="204" w:type="pct"/>
            <w:vAlign w:val="center"/>
          </w:tcPr>
          <w:p w14:paraId="205A183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20E05423" w14:textId="77777777" w:rsidTr="00954E3A">
        <w:trPr>
          <w:trHeight w:val="640"/>
        </w:trPr>
        <w:tc>
          <w:tcPr>
            <w:tcW w:w="860" w:type="pct"/>
            <w:vMerge/>
            <w:noWrap/>
            <w:vAlign w:val="center"/>
          </w:tcPr>
          <w:p w14:paraId="046D1B21" w14:textId="77777777" w:rsidR="00954E3A" w:rsidRPr="006A5A80" w:rsidRDefault="00954E3A" w:rsidP="00954E3A">
            <w:pPr>
              <w:widowControl w:val="0"/>
              <w:jc w:val="center"/>
              <w:rPr>
                <w:rFonts w:eastAsia="PMingLiU"/>
                <w:sz w:val="16"/>
                <w:szCs w:val="16"/>
              </w:rPr>
            </w:pPr>
          </w:p>
        </w:tc>
        <w:tc>
          <w:tcPr>
            <w:tcW w:w="198" w:type="pct"/>
            <w:noWrap/>
            <w:vAlign w:val="center"/>
          </w:tcPr>
          <w:p w14:paraId="68B6779C"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4</w:t>
            </w:r>
          </w:p>
        </w:tc>
        <w:tc>
          <w:tcPr>
            <w:tcW w:w="320" w:type="pct"/>
            <w:noWrap/>
            <w:vAlign w:val="center"/>
          </w:tcPr>
          <w:p w14:paraId="3B178579" w14:textId="624D5700"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noWrap/>
            <w:vAlign w:val="center"/>
          </w:tcPr>
          <w:p w14:paraId="106838B8"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tc>
        <w:tc>
          <w:tcPr>
            <w:tcW w:w="466" w:type="pct"/>
            <w:vAlign w:val="center"/>
          </w:tcPr>
          <w:p w14:paraId="0954A272" w14:textId="77777777" w:rsidR="00954E3A" w:rsidRPr="006A5A80" w:rsidRDefault="00954E3A" w:rsidP="00954E3A">
            <w:pPr>
              <w:widowControl w:val="0"/>
              <w:jc w:val="center"/>
              <w:rPr>
                <w:rFonts w:eastAsia="PMingLiU"/>
                <w:sz w:val="16"/>
                <w:szCs w:val="16"/>
              </w:rPr>
            </w:pPr>
          </w:p>
        </w:tc>
        <w:tc>
          <w:tcPr>
            <w:tcW w:w="273" w:type="pct"/>
            <w:vAlign w:val="center"/>
          </w:tcPr>
          <w:p w14:paraId="0EE89A5A" w14:textId="77777777" w:rsidR="00954E3A" w:rsidRPr="006A5A80" w:rsidRDefault="00954E3A" w:rsidP="00954E3A">
            <w:pPr>
              <w:widowControl w:val="0"/>
              <w:jc w:val="center"/>
              <w:rPr>
                <w:rFonts w:eastAsia="PMingLiU"/>
                <w:sz w:val="16"/>
                <w:szCs w:val="16"/>
              </w:rPr>
            </w:pPr>
          </w:p>
        </w:tc>
        <w:tc>
          <w:tcPr>
            <w:tcW w:w="269" w:type="pct"/>
            <w:vAlign w:val="center"/>
          </w:tcPr>
          <w:p w14:paraId="0C76253F" w14:textId="4C68677E"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r w:rsidR="00973E3B">
              <w:rPr>
                <w:rFonts w:eastAsiaTheme="minorEastAsia"/>
                <w:sz w:val="16"/>
                <w:szCs w:val="16"/>
                <w:lang w:eastAsia="zh-CN"/>
              </w:rPr>
              <w:t>7</w:t>
            </w:r>
          </w:p>
        </w:tc>
        <w:tc>
          <w:tcPr>
            <w:tcW w:w="618" w:type="pct"/>
            <w:vAlign w:val="center"/>
          </w:tcPr>
          <w:p w14:paraId="2B7F9E5B"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9" w:type="pct"/>
            <w:vAlign w:val="center"/>
          </w:tcPr>
          <w:p w14:paraId="59EAD2F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10" w:type="pct"/>
            <w:vAlign w:val="center"/>
          </w:tcPr>
          <w:p w14:paraId="20AB1EC6"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5FC866B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61" w:type="pct"/>
            <w:vAlign w:val="center"/>
          </w:tcPr>
          <w:p w14:paraId="261A9EE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664EE4E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8" w:type="pct"/>
            <w:vAlign w:val="center"/>
          </w:tcPr>
          <w:p w14:paraId="7BAF40DC"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6" w:type="pct"/>
            <w:vAlign w:val="center"/>
          </w:tcPr>
          <w:p w14:paraId="0D582FD0" w14:textId="77777777" w:rsidR="00954E3A" w:rsidRPr="006A5A80" w:rsidRDefault="00954E3A" w:rsidP="00954E3A">
            <w:pPr>
              <w:widowControl w:val="0"/>
              <w:jc w:val="center"/>
              <w:rPr>
                <w:rFonts w:eastAsiaTheme="minorEastAsia"/>
                <w:sz w:val="16"/>
                <w:szCs w:val="16"/>
              </w:rPr>
            </w:pPr>
          </w:p>
        </w:tc>
        <w:tc>
          <w:tcPr>
            <w:tcW w:w="204" w:type="pct"/>
            <w:vAlign w:val="center"/>
          </w:tcPr>
          <w:p w14:paraId="0B2EE3A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commentRangeStart w:id="29"/>
      <w:commentRangeStart w:id="30"/>
      <w:commentRangeStart w:id="31"/>
      <w:tr w:rsidR="006A5A80" w:rsidRPr="006A5A80" w14:paraId="363E6B8D" w14:textId="77777777" w:rsidTr="00954E3A">
        <w:trPr>
          <w:trHeight w:val="557"/>
        </w:trPr>
        <w:tc>
          <w:tcPr>
            <w:tcW w:w="860" w:type="pct"/>
            <w:vMerge w:val="restart"/>
            <w:noWrap/>
            <w:vAlign w:val="center"/>
            <w:hideMark/>
          </w:tcPr>
          <w:p w14:paraId="59088DB8" w14:textId="474DA465"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773F55">
              <w:rPr>
                <w:rFonts w:eastAsia="PMingLiU"/>
                <w:sz w:val="16"/>
                <w:szCs w:val="16"/>
              </w:rPr>
              <w:instrText xml:space="preserve"> ADDIN EN.CITE &lt;EndNote&gt;&lt;Cite AuthorYear="1"&gt;&lt;Author&gt;Svensson&lt;/Author&gt;&lt;Year&gt;2022&lt;/Year&gt;&lt;RecNum&gt;89&lt;/RecNum&gt;&lt;DisplayText&gt;Svensson et al. (2022)&lt;/DisplayText&gt;&lt;record&gt;&lt;rec-number&gt;89&lt;/rec-number&gt;&lt;foreign-keys&gt;&lt;key app="EN" db-id="w5e5sta9arwa50eztf0vzr0zf55zr00xd9ae" timestamp="1677480757"&gt;89&lt;/key&gt;&lt;/foreign-keys&gt;&lt;ref-type name="Journal Article"&gt;17&lt;/ref-type&gt;&lt;contributors&gt;&lt;authors&gt;&lt;author&gt;Svensson, Saga L&lt;/author&gt;&lt;author&gt;Golubickis, Marius&lt;/author&gt;&lt;author&gt;Maclean, Hollie&lt;/author&gt;&lt;author&gt;Falbén, Johanna K&lt;/author&gt;&lt;author&gt;Persson, Linn M&lt;/author&gt;&lt;author&gt;Tsamadi, Dimitra&lt;/author&gt;&lt;author&gt;Caughey, Siobhan&lt;/author&gt;&lt;author&gt;Sahraie, Arash&lt;/author&gt;&lt;author&gt;Macrae, C Neil&lt;/author&gt;&lt;/authors&gt;&lt;/contributors&gt;&lt;titles&gt;&lt;title&gt;More or less of me and you: self-relevance augments the effects of item probability on stimulus prioritization&lt;/title&gt;&lt;secondary-title&gt;Psychological Research&lt;/secondary-title&gt;&lt;/titles&gt;&lt;periodical&gt;&lt;full-title&gt;Psychological Research&lt;/full-title&gt;&lt;/periodical&gt;&lt;pages&gt;1145-1164&lt;/pages&gt;&lt;volume&gt;86&lt;/volume&gt;&lt;number&gt;4&lt;/number&gt;&lt;dates&gt;&lt;year&gt;2022&lt;/year&gt;&lt;/dates&gt;&lt;isbn&gt;0340-0727&lt;/isbn&gt;&lt;urls&gt;&lt;/urls&gt;&lt;electronic-resource-num&gt;10.1007/s00426-021-01562-x&lt;/electronic-resource-num&gt;&lt;/record&gt;&lt;/Cite&gt;&lt;/EndNote&gt;</w:instrText>
            </w:r>
            <w:r w:rsidRPr="006A5A80">
              <w:rPr>
                <w:rFonts w:eastAsia="PMingLiU"/>
                <w:sz w:val="16"/>
                <w:szCs w:val="16"/>
              </w:rPr>
              <w:fldChar w:fldCharType="separate"/>
            </w:r>
            <w:r w:rsidRPr="006A5A80">
              <w:rPr>
                <w:rFonts w:eastAsia="PMingLiU"/>
                <w:noProof/>
                <w:sz w:val="16"/>
                <w:szCs w:val="16"/>
              </w:rPr>
              <w:t>Svensson et al. (2022)</w:t>
            </w:r>
            <w:r w:rsidRPr="006A5A80">
              <w:rPr>
                <w:rFonts w:eastAsia="PMingLiU"/>
                <w:sz w:val="16"/>
                <w:szCs w:val="16"/>
              </w:rPr>
              <w:fldChar w:fldCharType="end"/>
            </w:r>
            <w:commentRangeEnd w:id="29"/>
            <w:r w:rsidR="00DD3690">
              <w:rPr>
                <w:rStyle w:val="a6"/>
                <w:kern w:val="0"/>
                <w:lang w:eastAsia="zh-CN"/>
              </w:rPr>
              <w:commentReference w:id="29"/>
            </w:r>
            <w:commentRangeEnd w:id="30"/>
            <w:r w:rsidR="007D2E0B">
              <w:rPr>
                <w:rStyle w:val="a6"/>
                <w:kern w:val="0"/>
                <w:lang w:eastAsia="zh-CN"/>
              </w:rPr>
              <w:commentReference w:id="30"/>
            </w:r>
            <w:commentRangeEnd w:id="31"/>
            <w:r w:rsidR="00703ABB">
              <w:rPr>
                <w:rStyle w:val="a6"/>
                <w:kern w:val="0"/>
                <w:lang w:val="en" w:eastAsia="zh-CN"/>
              </w:rPr>
              <w:commentReference w:id="31"/>
            </w:r>
          </w:p>
        </w:tc>
        <w:tc>
          <w:tcPr>
            <w:tcW w:w="198" w:type="pct"/>
            <w:noWrap/>
            <w:vAlign w:val="center"/>
            <w:hideMark/>
          </w:tcPr>
          <w:p w14:paraId="38319EDD" w14:textId="77777777" w:rsidR="00954E3A" w:rsidRPr="006A5A80" w:rsidRDefault="00954E3A" w:rsidP="00954E3A">
            <w:pPr>
              <w:widowControl w:val="0"/>
              <w:jc w:val="center"/>
              <w:rPr>
                <w:rFonts w:eastAsia="PMingLiU"/>
                <w:sz w:val="16"/>
                <w:szCs w:val="16"/>
              </w:rPr>
            </w:pPr>
            <w:r w:rsidRPr="006A5A80">
              <w:rPr>
                <w:rFonts w:eastAsia="PMingLiU"/>
                <w:sz w:val="16"/>
                <w:szCs w:val="16"/>
              </w:rPr>
              <w:t>1</w:t>
            </w:r>
          </w:p>
        </w:tc>
        <w:tc>
          <w:tcPr>
            <w:tcW w:w="320" w:type="pct"/>
            <w:noWrap/>
            <w:vAlign w:val="center"/>
            <w:hideMark/>
          </w:tcPr>
          <w:p w14:paraId="62A86803" w14:textId="29BF739D"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vAlign w:val="center"/>
            <w:hideMark/>
          </w:tcPr>
          <w:p w14:paraId="71AB3239"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Friend</w:t>
            </w:r>
          </w:p>
        </w:tc>
        <w:tc>
          <w:tcPr>
            <w:tcW w:w="466" w:type="pct"/>
            <w:noWrap/>
            <w:vAlign w:val="center"/>
            <w:hideMark/>
          </w:tcPr>
          <w:p w14:paraId="4FB2AD91" w14:textId="77777777" w:rsidR="00954E3A" w:rsidRPr="006A5A80" w:rsidRDefault="00954E3A" w:rsidP="00954E3A">
            <w:pPr>
              <w:widowControl w:val="0"/>
              <w:jc w:val="center"/>
              <w:rPr>
                <w:rFonts w:eastAsia="PMingLiU"/>
                <w:sz w:val="16"/>
                <w:szCs w:val="16"/>
              </w:rPr>
            </w:pPr>
          </w:p>
        </w:tc>
        <w:tc>
          <w:tcPr>
            <w:tcW w:w="273" w:type="pct"/>
            <w:vAlign w:val="center"/>
          </w:tcPr>
          <w:p w14:paraId="14B96D11" w14:textId="77777777" w:rsidR="00954E3A" w:rsidRPr="006A5A80" w:rsidRDefault="00954E3A" w:rsidP="00954E3A">
            <w:pPr>
              <w:widowControl w:val="0"/>
              <w:jc w:val="center"/>
              <w:rPr>
                <w:rFonts w:eastAsia="PMingLiU"/>
                <w:sz w:val="16"/>
                <w:szCs w:val="16"/>
              </w:rPr>
            </w:pPr>
          </w:p>
        </w:tc>
        <w:tc>
          <w:tcPr>
            <w:tcW w:w="269" w:type="pct"/>
            <w:vAlign w:val="center"/>
          </w:tcPr>
          <w:p w14:paraId="2899F36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20</w:t>
            </w:r>
          </w:p>
        </w:tc>
        <w:tc>
          <w:tcPr>
            <w:tcW w:w="618" w:type="pct"/>
            <w:vAlign w:val="center"/>
          </w:tcPr>
          <w:p w14:paraId="351B822C"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50</w:t>
            </w:r>
          </w:p>
        </w:tc>
        <w:tc>
          <w:tcPr>
            <w:tcW w:w="159" w:type="pct"/>
            <w:vAlign w:val="center"/>
          </w:tcPr>
          <w:p w14:paraId="7B5D9DF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10" w:type="pct"/>
            <w:vAlign w:val="center"/>
          </w:tcPr>
          <w:p w14:paraId="5181C74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7AC5B6D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61" w:type="pct"/>
            <w:vAlign w:val="center"/>
          </w:tcPr>
          <w:p w14:paraId="0E04591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57DA4196"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8" w:type="pct"/>
            <w:vAlign w:val="center"/>
          </w:tcPr>
          <w:p w14:paraId="6B12F1DA"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6" w:type="pct"/>
            <w:vAlign w:val="center"/>
          </w:tcPr>
          <w:p w14:paraId="50D53AA5" w14:textId="77777777" w:rsidR="00954E3A" w:rsidRPr="006A5A80" w:rsidRDefault="00954E3A" w:rsidP="00954E3A">
            <w:pPr>
              <w:widowControl w:val="0"/>
              <w:jc w:val="center"/>
              <w:rPr>
                <w:rFonts w:eastAsiaTheme="minorEastAsia"/>
                <w:sz w:val="16"/>
                <w:szCs w:val="16"/>
              </w:rPr>
            </w:pPr>
          </w:p>
        </w:tc>
        <w:tc>
          <w:tcPr>
            <w:tcW w:w="204" w:type="pct"/>
            <w:vAlign w:val="center"/>
          </w:tcPr>
          <w:p w14:paraId="1F37AEE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20BDDC4E" w14:textId="77777777" w:rsidTr="00954E3A">
        <w:trPr>
          <w:trHeight w:val="595"/>
        </w:trPr>
        <w:tc>
          <w:tcPr>
            <w:tcW w:w="860" w:type="pct"/>
            <w:vMerge/>
            <w:noWrap/>
            <w:vAlign w:val="center"/>
            <w:hideMark/>
          </w:tcPr>
          <w:p w14:paraId="13B0D592" w14:textId="77777777" w:rsidR="00954E3A" w:rsidRPr="006A5A80" w:rsidRDefault="00954E3A" w:rsidP="00954E3A">
            <w:pPr>
              <w:widowControl w:val="0"/>
              <w:jc w:val="center"/>
              <w:rPr>
                <w:rFonts w:eastAsia="PMingLiU"/>
                <w:sz w:val="16"/>
                <w:szCs w:val="16"/>
              </w:rPr>
            </w:pPr>
          </w:p>
        </w:tc>
        <w:tc>
          <w:tcPr>
            <w:tcW w:w="198" w:type="pct"/>
            <w:noWrap/>
            <w:vAlign w:val="center"/>
            <w:hideMark/>
          </w:tcPr>
          <w:p w14:paraId="01FDF13F" w14:textId="77777777" w:rsidR="00954E3A" w:rsidRPr="006A5A80" w:rsidRDefault="00954E3A" w:rsidP="00954E3A">
            <w:pPr>
              <w:widowControl w:val="0"/>
              <w:jc w:val="center"/>
              <w:rPr>
                <w:rFonts w:eastAsia="PMingLiU"/>
                <w:sz w:val="16"/>
                <w:szCs w:val="16"/>
              </w:rPr>
            </w:pPr>
            <w:r w:rsidRPr="006A5A80">
              <w:rPr>
                <w:rFonts w:eastAsia="PMingLiU"/>
                <w:sz w:val="16"/>
                <w:szCs w:val="16"/>
              </w:rPr>
              <w:t>2</w:t>
            </w:r>
          </w:p>
        </w:tc>
        <w:tc>
          <w:tcPr>
            <w:tcW w:w="320" w:type="pct"/>
            <w:noWrap/>
            <w:vAlign w:val="center"/>
            <w:hideMark/>
          </w:tcPr>
          <w:p w14:paraId="061CC200" w14:textId="488A5D4F"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vAlign w:val="center"/>
            <w:hideMark/>
          </w:tcPr>
          <w:p w14:paraId="184B31C0"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Friend</w:t>
            </w:r>
          </w:p>
        </w:tc>
        <w:tc>
          <w:tcPr>
            <w:tcW w:w="466" w:type="pct"/>
            <w:vAlign w:val="center"/>
            <w:hideMark/>
          </w:tcPr>
          <w:p w14:paraId="17C0629E" w14:textId="77777777" w:rsidR="00954E3A" w:rsidRPr="006A5A80" w:rsidRDefault="00954E3A" w:rsidP="00954E3A">
            <w:pPr>
              <w:widowControl w:val="0"/>
              <w:jc w:val="center"/>
              <w:rPr>
                <w:rFonts w:eastAsia="PMingLiU"/>
                <w:sz w:val="16"/>
                <w:szCs w:val="16"/>
              </w:rPr>
            </w:pPr>
            <w:r w:rsidRPr="006A5A80">
              <w:rPr>
                <w:rFonts w:eastAsia="PMingLiU"/>
                <w:sz w:val="16"/>
                <w:szCs w:val="16"/>
              </w:rPr>
              <w:t>Frequency</w:t>
            </w:r>
          </w:p>
          <w:p w14:paraId="4A9403C1" w14:textId="77777777" w:rsidR="00954E3A" w:rsidRPr="006A5A80" w:rsidRDefault="00954E3A" w:rsidP="00954E3A">
            <w:pPr>
              <w:widowControl w:val="0"/>
              <w:jc w:val="center"/>
              <w:rPr>
                <w:rFonts w:eastAsia="PMingLiU"/>
                <w:sz w:val="16"/>
                <w:szCs w:val="16"/>
              </w:rPr>
            </w:pPr>
            <w:r w:rsidRPr="006A5A80">
              <w:rPr>
                <w:rFonts w:eastAsia="PMingLiU"/>
                <w:sz w:val="16"/>
                <w:szCs w:val="16"/>
              </w:rPr>
              <w:t>self &gt; friend</w:t>
            </w:r>
          </w:p>
        </w:tc>
        <w:tc>
          <w:tcPr>
            <w:tcW w:w="273" w:type="pct"/>
            <w:vAlign w:val="center"/>
          </w:tcPr>
          <w:p w14:paraId="2B60D5B9" w14:textId="77777777" w:rsidR="00954E3A" w:rsidRPr="006A5A80" w:rsidRDefault="00954E3A" w:rsidP="00954E3A">
            <w:pPr>
              <w:widowControl w:val="0"/>
              <w:jc w:val="center"/>
              <w:rPr>
                <w:rFonts w:eastAsia="PMingLiU"/>
                <w:sz w:val="16"/>
                <w:szCs w:val="16"/>
              </w:rPr>
            </w:pPr>
          </w:p>
        </w:tc>
        <w:tc>
          <w:tcPr>
            <w:tcW w:w="269" w:type="pct"/>
            <w:vAlign w:val="center"/>
          </w:tcPr>
          <w:p w14:paraId="3CF3EAD5"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24</w:t>
            </w:r>
          </w:p>
        </w:tc>
        <w:tc>
          <w:tcPr>
            <w:tcW w:w="618" w:type="pct"/>
            <w:vAlign w:val="center"/>
          </w:tcPr>
          <w:p w14:paraId="7484B1EF"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100</w:t>
            </w:r>
          </w:p>
        </w:tc>
        <w:tc>
          <w:tcPr>
            <w:tcW w:w="159" w:type="pct"/>
            <w:vAlign w:val="center"/>
          </w:tcPr>
          <w:p w14:paraId="21AB25B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10" w:type="pct"/>
            <w:vAlign w:val="center"/>
          </w:tcPr>
          <w:p w14:paraId="3DD3D70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02EDA5D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61" w:type="pct"/>
            <w:vAlign w:val="center"/>
          </w:tcPr>
          <w:p w14:paraId="7200626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13CBEAD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8" w:type="pct"/>
            <w:vAlign w:val="center"/>
          </w:tcPr>
          <w:p w14:paraId="10FC96A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6" w:type="pct"/>
            <w:vAlign w:val="center"/>
          </w:tcPr>
          <w:p w14:paraId="452CD4D2" w14:textId="77777777" w:rsidR="00954E3A" w:rsidRPr="006A5A80" w:rsidRDefault="00954E3A" w:rsidP="00954E3A">
            <w:pPr>
              <w:widowControl w:val="0"/>
              <w:jc w:val="center"/>
              <w:rPr>
                <w:rFonts w:eastAsiaTheme="minorEastAsia"/>
                <w:sz w:val="16"/>
                <w:szCs w:val="16"/>
              </w:rPr>
            </w:pPr>
          </w:p>
        </w:tc>
        <w:tc>
          <w:tcPr>
            <w:tcW w:w="204" w:type="pct"/>
            <w:vAlign w:val="center"/>
          </w:tcPr>
          <w:p w14:paraId="63ED46B1"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0C717A88" w14:textId="77777777" w:rsidTr="00954E3A">
        <w:trPr>
          <w:trHeight w:val="551"/>
        </w:trPr>
        <w:tc>
          <w:tcPr>
            <w:tcW w:w="860" w:type="pct"/>
            <w:vMerge/>
            <w:noWrap/>
            <w:vAlign w:val="center"/>
            <w:hideMark/>
          </w:tcPr>
          <w:p w14:paraId="2EB9544F" w14:textId="77777777" w:rsidR="00954E3A" w:rsidRPr="006A5A80" w:rsidRDefault="00954E3A" w:rsidP="00954E3A">
            <w:pPr>
              <w:widowControl w:val="0"/>
              <w:jc w:val="center"/>
              <w:rPr>
                <w:rFonts w:eastAsia="PMingLiU"/>
                <w:sz w:val="16"/>
                <w:szCs w:val="16"/>
              </w:rPr>
            </w:pPr>
          </w:p>
        </w:tc>
        <w:tc>
          <w:tcPr>
            <w:tcW w:w="198" w:type="pct"/>
            <w:noWrap/>
            <w:vAlign w:val="center"/>
            <w:hideMark/>
          </w:tcPr>
          <w:p w14:paraId="16E4287A" w14:textId="77777777" w:rsidR="00954E3A" w:rsidRPr="006A5A80" w:rsidRDefault="00954E3A" w:rsidP="00954E3A">
            <w:pPr>
              <w:widowControl w:val="0"/>
              <w:jc w:val="center"/>
              <w:rPr>
                <w:rFonts w:eastAsia="PMingLiU"/>
                <w:sz w:val="16"/>
                <w:szCs w:val="16"/>
              </w:rPr>
            </w:pPr>
            <w:r w:rsidRPr="006A5A80">
              <w:rPr>
                <w:rFonts w:eastAsia="PMingLiU"/>
                <w:sz w:val="16"/>
                <w:szCs w:val="16"/>
              </w:rPr>
              <w:t>3</w:t>
            </w:r>
          </w:p>
        </w:tc>
        <w:tc>
          <w:tcPr>
            <w:tcW w:w="320" w:type="pct"/>
            <w:noWrap/>
            <w:vAlign w:val="center"/>
            <w:hideMark/>
          </w:tcPr>
          <w:p w14:paraId="49F198A0" w14:textId="19970B0D"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vAlign w:val="center"/>
            <w:hideMark/>
          </w:tcPr>
          <w:p w14:paraId="547916D4"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Friend</w:t>
            </w:r>
          </w:p>
        </w:tc>
        <w:tc>
          <w:tcPr>
            <w:tcW w:w="466" w:type="pct"/>
            <w:vAlign w:val="center"/>
            <w:hideMark/>
          </w:tcPr>
          <w:p w14:paraId="446DA1A6" w14:textId="77777777" w:rsidR="00954E3A" w:rsidRPr="006A5A80" w:rsidRDefault="00954E3A" w:rsidP="00954E3A">
            <w:pPr>
              <w:widowControl w:val="0"/>
              <w:jc w:val="center"/>
              <w:rPr>
                <w:rFonts w:eastAsia="PMingLiU"/>
                <w:sz w:val="16"/>
                <w:szCs w:val="16"/>
              </w:rPr>
            </w:pPr>
            <w:r w:rsidRPr="006A5A80">
              <w:rPr>
                <w:rFonts w:eastAsia="PMingLiU"/>
                <w:sz w:val="16"/>
                <w:szCs w:val="16"/>
              </w:rPr>
              <w:t>Frequency</w:t>
            </w:r>
          </w:p>
          <w:p w14:paraId="3CDF46F4" w14:textId="77777777" w:rsidR="00954E3A" w:rsidRPr="006A5A80" w:rsidRDefault="00954E3A" w:rsidP="00954E3A">
            <w:pPr>
              <w:widowControl w:val="0"/>
              <w:jc w:val="center"/>
              <w:rPr>
                <w:rFonts w:eastAsia="PMingLiU"/>
                <w:sz w:val="16"/>
                <w:szCs w:val="16"/>
              </w:rPr>
            </w:pPr>
            <w:r w:rsidRPr="006A5A80">
              <w:rPr>
                <w:rFonts w:eastAsia="PMingLiU"/>
                <w:sz w:val="16"/>
                <w:szCs w:val="16"/>
              </w:rPr>
              <w:t>self &lt; friend</w:t>
            </w:r>
          </w:p>
        </w:tc>
        <w:tc>
          <w:tcPr>
            <w:tcW w:w="273" w:type="pct"/>
            <w:vAlign w:val="center"/>
          </w:tcPr>
          <w:p w14:paraId="5CB1DCD3" w14:textId="77777777" w:rsidR="00954E3A" w:rsidRPr="006A5A80" w:rsidRDefault="00954E3A" w:rsidP="00954E3A">
            <w:pPr>
              <w:widowControl w:val="0"/>
              <w:jc w:val="center"/>
              <w:rPr>
                <w:rFonts w:eastAsia="PMingLiU"/>
                <w:sz w:val="16"/>
                <w:szCs w:val="16"/>
              </w:rPr>
            </w:pPr>
          </w:p>
        </w:tc>
        <w:tc>
          <w:tcPr>
            <w:tcW w:w="269" w:type="pct"/>
            <w:vAlign w:val="center"/>
          </w:tcPr>
          <w:p w14:paraId="2E7170DB"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25</w:t>
            </w:r>
          </w:p>
        </w:tc>
        <w:tc>
          <w:tcPr>
            <w:tcW w:w="618" w:type="pct"/>
            <w:vAlign w:val="center"/>
          </w:tcPr>
          <w:p w14:paraId="5103521B"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100</w:t>
            </w:r>
          </w:p>
        </w:tc>
        <w:tc>
          <w:tcPr>
            <w:tcW w:w="159" w:type="pct"/>
            <w:vAlign w:val="center"/>
          </w:tcPr>
          <w:p w14:paraId="0771B9C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10" w:type="pct"/>
            <w:vAlign w:val="center"/>
          </w:tcPr>
          <w:p w14:paraId="30F0538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0EC0DB7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61" w:type="pct"/>
            <w:vAlign w:val="center"/>
          </w:tcPr>
          <w:p w14:paraId="17AFA53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48621209"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8" w:type="pct"/>
            <w:vAlign w:val="center"/>
          </w:tcPr>
          <w:p w14:paraId="755AC20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6" w:type="pct"/>
            <w:vAlign w:val="center"/>
          </w:tcPr>
          <w:p w14:paraId="35D3644F" w14:textId="77777777" w:rsidR="00954E3A" w:rsidRPr="006A5A80" w:rsidRDefault="00954E3A" w:rsidP="00954E3A">
            <w:pPr>
              <w:widowControl w:val="0"/>
              <w:jc w:val="center"/>
              <w:rPr>
                <w:rFonts w:eastAsiaTheme="minorEastAsia"/>
                <w:sz w:val="16"/>
                <w:szCs w:val="16"/>
              </w:rPr>
            </w:pPr>
          </w:p>
        </w:tc>
        <w:tc>
          <w:tcPr>
            <w:tcW w:w="204" w:type="pct"/>
            <w:vAlign w:val="center"/>
          </w:tcPr>
          <w:p w14:paraId="09BC00A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3206F1F3" w14:textId="77777777" w:rsidTr="00954E3A">
        <w:trPr>
          <w:trHeight w:val="482"/>
        </w:trPr>
        <w:tc>
          <w:tcPr>
            <w:tcW w:w="860" w:type="pct"/>
            <w:noWrap/>
            <w:vAlign w:val="center"/>
          </w:tcPr>
          <w:p w14:paraId="29F72D78" w14:textId="6986A83D"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773F55">
              <w:rPr>
                <w:rFonts w:eastAsia="PMingLiU"/>
                <w:sz w:val="16"/>
                <w:szCs w:val="16"/>
              </w:rPr>
              <w:instrText xml:space="preserve"> ADDIN EN.CITE &lt;EndNote&gt;&lt;Cite AuthorYear="1"&gt;&lt;Author&gt;Xu&lt;/Author&gt;&lt;Year&gt;2021&lt;/Year&gt;&lt;RecNum&gt;93&lt;/RecNum&gt;&lt;DisplayText&gt;Xu et al. (2021)&lt;/DisplayText&gt;&lt;record&gt;&lt;rec-number&gt;93&lt;/rec-number&gt;&lt;foreign-keys&gt;&lt;key app="EN" db-id="w5e5sta9arwa50eztf0vzr0zf55zr00xd9ae" timestamp="1678338994"&gt;93&lt;/key&gt;&lt;/foreign-keys&gt;&lt;ref-type name="Journal Article"&gt;17&lt;/ref-type&gt;&lt;contributors&gt;&lt;authors&gt;&lt;author&gt;Xu, Yang&lt;/author&gt;&lt;author&gt;Yuan, Yuan&lt;/author&gt;&lt;author&gt;Xie, Xiaochun&lt;/author&gt;&lt;author&gt;Tan, Hui&lt;/author&gt;&lt;author&gt;Guan, Lili&lt;/author&gt;&lt;/authors&gt;&lt;/contributors&gt;&lt;titles&gt;&lt;title&gt;Romantic feedbacks influence self-relevant processing: the moderating effects of sex difference and facial attractiveness&lt;/title&gt;&lt;secondary-title&gt;Current Psychology&lt;/secondary-title&gt;&lt;/titles&gt;&lt;periodical&gt;&lt;full-title&gt;Current Psychology&lt;/full-title&gt;&lt;/periodical&gt;&lt;pages&gt;1-13&lt;/pages&gt;&lt;dates&gt;&lt;year&gt;2021&lt;/year&gt;&lt;/dates&gt;&lt;isbn&gt;1046-1310&lt;/isbn&gt;&lt;urls&gt;&lt;/urls&gt;&lt;electronic-resource-num&gt;10.1007/s12144-021-02114-7&lt;/electronic-resource-num&gt;&lt;/record&gt;&lt;/Cite&gt;&lt;/EndNote&gt;</w:instrText>
            </w:r>
            <w:r w:rsidRPr="006A5A80">
              <w:rPr>
                <w:rFonts w:eastAsia="PMingLiU"/>
                <w:sz w:val="16"/>
                <w:szCs w:val="16"/>
              </w:rPr>
              <w:fldChar w:fldCharType="separate"/>
            </w:r>
            <w:r w:rsidRPr="006A5A80">
              <w:rPr>
                <w:rFonts w:eastAsia="PMingLiU"/>
                <w:noProof/>
                <w:sz w:val="16"/>
                <w:szCs w:val="16"/>
              </w:rPr>
              <w:t>Xu et al. (2021)</w:t>
            </w:r>
            <w:r w:rsidRPr="006A5A80">
              <w:rPr>
                <w:rFonts w:eastAsia="PMingLiU"/>
                <w:sz w:val="16"/>
                <w:szCs w:val="16"/>
              </w:rPr>
              <w:fldChar w:fldCharType="end"/>
            </w:r>
          </w:p>
        </w:tc>
        <w:tc>
          <w:tcPr>
            <w:tcW w:w="198" w:type="pct"/>
            <w:noWrap/>
            <w:vAlign w:val="center"/>
          </w:tcPr>
          <w:p w14:paraId="0A981BC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20" w:type="pct"/>
            <w:noWrap/>
            <w:vAlign w:val="center"/>
          </w:tcPr>
          <w:p w14:paraId="086E6A34" w14:textId="698B7635"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vAlign w:val="center"/>
          </w:tcPr>
          <w:p w14:paraId="0EECF641"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tc>
        <w:tc>
          <w:tcPr>
            <w:tcW w:w="466" w:type="pct"/>
            <w:vAlign w:val="center"/>
          </w:tcPr>
          <w:p w14:paraId="33AFD948" w14:textId="77777777" w:rsidR="00954E3A" w:rsidRPr="006A5A80" w:rsidRDefault="00954E3A" w:rsidP="00954E3A">
            <w:pPr>
              <w:widowControl w:val="0"/>
              <w:jc w:val="center"/>
              <w:rPr>
                <w:rFonts w:eastAsia="PMingLiU"/>
                <w:sz w:val="16"/>
                <w:szCs w:val="16"/>
              </w:rPr>
            </w:pPr>
            <w:r w:rsidRPr="006A5A80">
              <w:rPr>
                <w:rFonts w:eastAsia="PMingLiU"/>
                <w:sz w:val="16"/>
                <w:szCs w:val="16"/>
              </w:rPr>
              <w:t>Feedback</w:t>
            </w:r>
          </w:p>
        </w:tc>
        <w:tc>
          <w:tcPr>
            <w:tcW w:w="273" w:type="pct"/>
            <w:vAlign w:val="center"/>
          </w:tcPr>
          <w:p w14:paraId="7C2F6570"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Sex</w:t>
            </w:r>
          </w:p>
        </w:tc>
        <w:tc>
          <w:tcPr>
            <w:tcW w:w="269" w:type="pct"/>
            <w:vAlign w:val="center"/>
          </w:tcPr>
          <w:p w14:paraId="41536210"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105</w:t>
            </w:r>
          </w:p>
        </w:tc>
        <w:tc>
          <w:tcPr>
            <w:tcW w:w="618" w:type="pct"/>
            <w:vAlign w:val="center"/>
          </w:tcPr>
          <w:p w14:paraId="36E5DAB4"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9" w:type="pct"/>
            <w:vAlign w:val="center"/>
          </w:tcPr>
          <w:p w14:paraId="2B03EB8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10" w:type="pct"/>
            <w:vAlign w:val="center"/>
          </w:tcPr>
          <w:p w14:paraId="506F867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618656B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61" w:type="pct"/>
            <w:vAlign w:val="center"/>
          </w:tcPr>
          <w:p w14:paraId="79B8F83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4816C14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8" w:type="pct"/>
            <w:vAlign w:val="center"/>
          </w:tcPr>
          <w:p w14:paraId="2C027BB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6" w:type="pct"/>
            <w:vAlign w:val="center"/>
          </w:tcPr>
          <w:p w14:paraId="76510607" w14:textId="77777777" w:rsidR="00954E3A" w:rsidRPr="006A5A80" w:rsidRDefault="00954E3A" w:rsidP="00954E3A">
            <w:pPr>
              <w:widowControl w:val="0"/>
              <w:jc w:val="center"/>
              <w:rPr>
                <w:rFonts w:eastAsiaTheme="minorEastAsia"/>
                <w:sz w:val="16"/>
                <w:szCs w:val="16"/>
              </w:rPr>
            </w:pPr>
          </w:p>
        </w:tc>
        <w:tc>
          <w:tcPr>
            <w:tcW w:w="204" w:type="pct"/>
            <w:vAlign w:val="center"/>
          </w:tcPr>
          <w:p w14:paraId="1D611FA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7C15CCE9" w14:textId="77777777" w:rsidTr="00954E3A">
        <w:trPr>
          <w:trHeight w:val="482"/>
        </w:trPr>
        <w:tc>
          <w:tcPr>
            <w:tcW w:w="860" w:type="pct"/>
            <w:vMerge w:val="restart"/>
            <w:noWrap/>
            <w:vAlign w:val="center"/>
          </w:tcPr>
          <w:p w14:paraId="62D36D50" w14:textId="385D49C9"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773F55">
              <w:rPr>
                <w:rFonts w:eastAsia="PMingLiU"/>
                <w:sz w:val="16"/>
                <w:szCs w:val="16"/>
              </w:rPr>
              <w:instrText xml:space="preserve"> ADDIN EN.CITE &lt;EndNote&gt;&lt;Cite AuthorYear="1"&gt;&lt;Author&gt;Woźniak&lt;/Author&gt;&lt;Year&gt;2018&lt;/Year&gt;&lt;RecNum&gt;85&lt;/RecNum&gt;&lt;DisplayText&gt;Woźniak et al. (2018)&lt;/DisplayText&gt;&lt;record&gt;&lt;rec-number&gt;85&lt;/rec-number&gt;&lt;foreign-keys&gt;&lt;key app="EN" db-id="w5e5sta9arwa50eztf0vzr0zf55zr00xd9ae" timestamp="1677480602"&gt;85&lt;/key&gt;&lt;/foreign-keys&gt;&lt;ref-type name="Journal Article"&gt;17&lt;/ref-type&gt;&lt;contributors&gt;&lt;authors&gt;&lt;author&gt;Woźniak, Mateusz&lt;/author&gt;&lt;author&gt;Kourtis, Dimitrios&lt;/author&gt;&lt;author&gt;Knoblich, Günther&lt;/author&gt;&lt;/authors&gt;&lt;/contributors&gt;&lt;titles&gt;&lt;title&gt;Prioritization of arbitrary faces associated to self: An EEG study&lt;/title&gt;&lt;secondary-title&gt;PloS one&lt;/secondary-title&gt;&lt;/titles&gt;&lt;periodical&gt;&lt;full-title&gt;PloS one&lt;/full-title&gt;&lt;/periodical&gt;&lt;pages&gt;e0190679&lt;/pages&gt;&lt;volume&gt;13&lt;/volume&gt;&lt;number&gt;1&lt;/number&gt;&lt;dates&gt;&lt;year&gt;2018&lt;/year&gt;&lt;/dates&gt;&lt;isbn&gt;1932-6203&lt;/isbn&gt;&lt;urls&gt;&lt;/urls&gt;&lt;electronic-resource-num&gt;10.1371/journal.pone.0190679&lt;/electronic-resource-num&gt;&lt;/record&gt;&lt;/Cite&gt;&lt;/EndNote&gt;</w:instrText>
            </w:r>
            <w:r w:rsidRPr="006A5A80">
              <w:rPr>
                <w:rFonts w:eastAsia="PMingLiU"/>
                <w:sz w:val="16"/>
                <w:szCs w:val="16"/>
              </w:rPr>
              <w:fldChar w:fldCharType="separate"/>
            </w:r>
            <w:r w:rsidRPr="006A5A80">
              <w:rPr>
                <w:rFonts w:eastAsia="PMingLiU"/>
                <w:noProof/>
                <w:sz w:val="16"/>
                <w:szCs w:val="16"/>
              </w:rPr>
              <w:t>Woźniak et al. (2018)</w:t>
            </w:r>
            <w:r w:rsidRPr="006A5A80">
              <w:rPr>
                <w:rFonts w:eastAsia="PMingLiU"/>
                <w:sz w:val="16"/>
                <w:szCs w:val="16"/>
              </w:rPr>
              <w:fldChar w:fldCharType="end"/>
            </w:r>
          </w:p>
        </w:tc>
        <w:tc>
          <w:tcPr>
            <w:tcW w:w="198" w:type="pct"/>
            <w:noWrap/>
            <w:vAlign w:val="center"/>
          </w:tcPr>
          <w:p w14:paraId="64158840" w14:textId="05BCACC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20" w:type="pct"/>
            <w:noWrap/>
            <w:vAlign w:val="center"/>
          </w:tcPr>
          <w:p w14:paraId="2918F890" w14:textId="6AAD9DBA"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vAlign w:val="center"/>
          </w:tcPr>
          <w:p w14:paraId="3E0462B6" w14:textId="099DCCD2" w:rsidR="00954E3A" w:rsidRPr="006A5A80" w:rsidRDefault="00954E3A" w:rsidP="00954E3A">
            <w:pPr>
              <w:widowControl w:val="0"/>
              <w:jc w:val="center"/>
              <w:rPr>
                <w:rFonts w:eastAsia="PMingLiU"/>
                <w:sz w:val="16"/>
                <w:szCs w:val="16"/>
              </w:rPr>
            </w:pPr>
            <w:r w:rsidRPr="006A5A80">
              <w:rPr>
                <w:rFonts w:eastAsia="PMingLiU"/>
                <w:sz w:val="16"/>
                <w:szCs w:val="16"/>
              </w:rPr>
              <w:t>Identity</w:t>
            </w:r>
          </w:p>
        </w:tc>
        <w:tc>
          <w:tcPr>
            <w:tcW w:w="466" w:type="pct"/>
            <w:vAlign w:val="center"/>
          </w:tcPr>
          <w:p w14:paraId="7504A301" w14:textId="06F90109"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Facial Gender</w:t>
            </w:r>
          </w:p>
          <w:p w14:paraId="494BB503" w14:textId="3BD7B6CE"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Mele; Female</w:t>
            </w:r>
          </w:p>
        </w:tc>
        <w:tc>
          <w:tcPr>
            <w:tcW w:w="273" w:type="pct"/>
            <w:vAlign w:val="center"/>
          </w:tcPr>
          <w:p w14:paraId="786C0635" w14:textId="77777777" w:rsidR="00954E3A" w:rsidRPr="006A5A80" w:rsidRDefault="00954E3A" w:rsidP="00954E3A">
            <w:pPr>
              <w:widowControl w:val="0"/>
              <w:jc w:val="center"/>
              <w:rPr>
                <w:rFonts w:eastAsiaTheme="minorEastAsia"/>
                <w:sz w:val="16"/>
                <w:szCs w:val="16"/>
              </w:rPr>
            </w:pPr>
          </w:p>
        </w:tc>
        <w:tc>
          <w:tcPr>
            <w:tcW w:w="269" w:type="pct"/>
            <w:vAlign w:val="center"/>
          </w:tcPr>
          <w:p w14:paraId="63372274" w14:textId="05B1CD92"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18</w:t>
            </w:r>
          </w:p>
        </w:tc>
        <w:tc>
          <w:tcPr>
            <w:tcW w:w="618" w:type="pct"/>
            <w:vAlign w:val="center"/>
          </w:tcPr>
          <w:p w14:paraId="55319814" w14:textId="20C3E1F3"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56</w:t>
            </w:r>
          </w:p>
        </w:tc>
        <w:tc>
          <w:tcPr>
            <w:tcW w:w="159" w:type="pct"/>
            <w:vAlign w:val="center"/>
          </w:tcPr>
          <w:p w14:paraId="6AA40C3B" w14:textId="71DBC21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10" w:type="pct"/>
            <w:vAlign w:val="center"/>
          </w:tcPr>
          <w:p w14:paraId="327632E3" w14:textId="16B0FE4A"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7" w:type="pct"/>
            <w:vAlign w:val="center"/>
          </w:tcPr>
          <w:p w14:paraId="7B8B072D" w14:textId="1F1816F4"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61" w:type="pct"/>
            <w:vAlign w:val="center"/>
          </w:tcPr>
          <w:p w14:paraId="1F9F4BF3" w14:textId="7A355FB6"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7" w:type="pct"/>
            <w:vAlign w:val="center"/>
          </w:tcPr>
          <w:p w14:paraId="3D3173D5" w14:textId="6CA5B77C"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8" w:type="pct"/>
            <w:vAlign w:val="center"/>
          </w:tcPr>
          <w:p w14:paraId="2D3581F4" w14:textId="2C7CFF5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6" w:type="pct"/>
            <w:vAlign w:val="center"/>
          </w:tcPr>
          <w:p w14:paraId="78C743BB" w14:textId="77777777" w:rsidR="00954E3A" w:rsidRPr="006A5A80" w:rsidRDefault="00954E3A" w:rsidP="00954E3A">
            <w:pPr>
              <w:widowControl w:val="0"/>
              <w:jc w:val="center"/>
              <w:rPr>
                <w:rFonts w:eastAsiaTheme="minorEastAsia"/>
                <w:sz w:val="16"/>
                <w:szCs w:val="16"/>
              </w:rPr>
            </w:pPr>
          </w:p>
        </w:tc>
        <w:tc>
          <w:tcPr>
            <w:tcW w:w="204" w:type="pct"/>
            <w:vAlign w:val="center"/>
          </w:tcPr>
          <w:p w14:paraId="0F7E51D3" w14:textId="525B9639" w:rsidR="00954E3A" w:rsidRPr="006A5A80" w:rsidRDefault="00954E3A" w:rsidP="00954E3A">
            <w:pPr>
              <w:widowControl w:val="0"/>
              <w:jc w:val="center"/>
              <w:rPr>
                <w:rFonts w:eastAsia="宋体"/>
                <w:sz w:val="16"/>
                <w:szCs w:val="16"/>
              </w:rPr>
            </w:pPr>
            <w:r w:rsidRPr="006A5A80">
              <w:rPr>
                <w:rFonts w:eastAsia="宋体"/>
                <w:sz w:val="16"/>
                <w:szCs w:val="16"/>
              </w:rPr>
              <w:t>√</w:t>
            </w:r>
          </w:p>
        </w:tc>
      </w:tr>
      <w:tr w:rsidR="006A5A80" w:rsidRPr="006A5A80" w14:paraId="6F33CF50" w14:textId="77777777" w:rsidTr="00954E3A">
        <w:trPr>
          <w:trHeight w:val="482"/>
        </w:trPr>
        <w:tc>
          <w:tcPr>
            <w:tcW w:w="860" w:type="pct"/>
            <w:vMerge/>
            <w:noWrap/>
            <w:vAlign w:val="center"/>
          </w:tcPr>
          <w:p w14:paraId="380FFB75" w14:textId="77777777" w:rsidR="00954E3A" w:rsidRPr="006A5A80" w:rsidRDefault="00954E3A" w:rsidP="00954E3A">
            <w:pPr>
              <w:widowControl w:val="0"/>
              <w:jc w:val="center"/>
              <w:rPr>
                <w:rFonts w:eastAsia="PMingLiU"/>
                <w:sz w:val="16"/>
                <w:szCs w:val="16"/>
              </w:rPr>
            </w:pPr>
          </w:p>
        </w:tc>
        <w:tc>
          <w:tcPr>
            <w:tcW w:w="198" w:type="pct"/>
            <w:noWrap/>
            <w:vAlign w:val="center"/>
          </w:tcPr>
          <w:p w14:paraId="582E9B75" w14:textId="65FFF0BF"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p>
        </w:tc>
        <w:tc>
          <w:tcPr>
            <w:tcW w:w="320" w:type="pct"/>
            <w:noWrap/>
            <w:vAlign w:val="center"/>
          </w:tcPr>
          <w:p w14:paraId="0F0EBD2F" w14:textId="1AD596EF"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vAlign w:val="center"/>
          </w:tcPr>
          <w:p w14:paraId="437C7A35" w14:textId="2875F2FE" w:rsidR="00954E3A" w:rsidRPr="006A5A80" w:rsidRDefault="00954E3A" w:rsidP="00954E3A">
            <w:pPr>
              <w:widowControl w:val="0"/>
              <w:jc w:val="center"/>
              <w:rPr>
                <w:rFonts w:eastAsia="PMingLiU"/>
                <w:sz w:val="16"/>
                <w:szCs w:val="16"/>
              </w:rPr>
            </w:pPr>
            <w:r w:rsidRPr="006A5A80">
              <w:rPr>
                <w:rFonts w:eastAsia="PMingLiU"/>
                <w:sz w:val="16"/>
                <w:szCs w:val="16"/>
              </w:rPr>
              <w:t>Identity</w:t>
            </w:r>
          </w:p>
        </w:tc>
        <w:tc>
          <w:tcPr>
            <w:tcW w:w="466" w:type="pct"/>
            <w:vAlign w:val="center"/>
          </w:tcPr>
          <w:p w14:paraId="481E9293" w14:textId="49536956"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Facial Gender</w:t>
            </w:r>
          </w:p>
          <w:p w14:paraId="19691DB2" w14:textId="57E9E253" w:rsidR="00954E3A" w:rsidRPr="006A5A80" w:rsidRDefault="00954E3A" w:rsidP="00954E3A">
            <w:pPr>
              <w:widowControl w:val="0"/>
              <w:jc w:val="center"/>
              <w:rPr>
                <w:rFonts w:eastAsia="PMingLiU"/>
                <w:sz w:val="16"/>
                <w:szCs w:val="16"/>
              </w:rPr>
            </w:pPr>
            <w:r w:rsidRPr="006A5A80">
              <w:rPr>
                <w:rFonts w:eastAsiaTheme="minorEastAsia"/>
                <w:sz w:val="16"/>
                <w:szCs w:val="16"/>
                <w:lang w:eastAsia="zh-CN"/>
              </w:rPr>
              <w:t>Mele; Female</w:t>
            </w:r>
          </w:p>
        </w:tc>
        <w:tc>
          <w:tcPr>
            <w:tcW w:w="273" w:type="pct"/>
            <w:vAlign w:val="center"/>
          </w:tcPr>
          <w:p w14:paraId="70A4F25A" w14:textId="77777777" w:rsidR="00954E3A" w:rsidRPr="006A5A80" w:rsidRDefault="00954E3A" w:rsidP="00954E3A">
            <w:pPr>
              <w:widowControl w:val="0"/>
              <w:jc w:val="center"/>
              <w:rPr>
                <w:rFonts w:eastAsiaTheme="minorEastAsia"/>
                <w:sz w:val="16"/>
                <w:szCs w:val="16"/>
              </w:rPr>
            </w:pPr>
          </w:p>
        </w:tc>
        <w:tc>
          <w:tcPr>
            <w:tcW w:w="269" w:type="pct"/>
            <w:vAlign w:val="center"/>
          </w:tcPr>
          <w:p w14:paraId="02F26BD9" w14:textId="45EF3168"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18</w:t>
            </w:r>
          </w:p>
        </w:tc>
        <w:tc>
          <w:tcPr>
            <w:tcW w:w="618" w:type="pct"/>
            <w:vAlign w:val="center"/>
          </w:tcPr>
          <w:p w14:paraId="29200EC5" w14:textId="7DCA5DAD"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9" w:type="pct"/>
            <w:vAlign w:val="center"/>
          </w:tcPr>
          <w:p w14:paraId="4DE3521E" w14:textId="32923E7F"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10" w:type="pct"/>
            <w:vAlign w:val="center"/>
          </w:tcPr>
          <w:p w14:paraId="24D21C5F" w14:textId="2F745A3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7" w:type="pct"/>
            <w:vAlign w:val="center"/>
          </w:tcPr>
          <w:p w14:paraId="2B972954" w14:textId="1DB4CB4A"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61" w:type="pct"/>
            <w:vAlign w:val="center"/>
          </w:tcPr>
          <w:p w14:paraId="6119338F" w14:textId="3BE7A648"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7" w:type="pct"/>
            <w:vAlign w:val="center"/>
          </w:tcPr>
          <w:p w14:paraId="1EDBF00F" w14:textId="40E2EE2D"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8" w:type="pct"/>
            <w:vAlign w:val="center"/>
          </w:tcPr>
          <w:p w14:paraId="769533A2" w14:textId="5CD7FBE7"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6" w:type="pct"/>
            <w:vAlign w:val="center"/>
          </w:tcPr>
          <w:p w14:paraId="54EAB2EE" w14:textId="77777777" w:rsidR="00954E3A" w:rsidRPr="006A5A80" w:rsidRDefault="00954E3A" w:rsidP="00954E3A">
            <w:pPr>
              <w:widowControl w:val="0"/>
              <w:jc w:val="center"/>
              <w:rPr>
                <w:rFonts w:eastAsiaTheme="minorEastAsia"/>
                <w:sz w:val="16"/>
                <w:szCs w:val="16"/>
              </w:rPr>
            </w:pPr>
          </w:p>
        </w:tc>
        <w:tc>
          <w:tcPr>
            <w:tcW w:w="204" w:type="pct"/>
            <w:vAlign w:val="center"/>
          </w:tcPr>
          <w:p w14:paraId="4ADF2FA6" w14:textId="64E7B8AA" w:rsidR="00954E3A" w:rsidRPr="006A5A80" w:rsidRDefault="00954E3A" w:rsidP="00954E3A">
            <w:pPr>
              <w:widowControl w:val="0"/>
              <w:jc w:val="center"/>
              <w:rPr>
                <w:rFonts w:eastAsia="宋体"/>
                <w:sz w:val="16"/>
                <w:szCs w:val="16"/>
              </w:rPr>
            </w:pPr>
            <w:r w:rsidRPr="006A5A80">
              <w:rPr>
                <w:rFonts w:eastAsia="宋体"/>
                <w:sz w:val="16"/>
                <w:szCs w:val="16"/>
              </w:rPr>
              <w:t>√</w:t>
            </w:r>
          </w:p>
        </w:tc>
      </w:tr>
      <w:tr w:rsidR="006A5A80" w:rsidRPr="006A5A80" w14:paraId="73C68CC6" w14:textId="77777777" w:rsidTr="00954E3A">
        <w:trPr>
          <w:trHeight w:val="482"/>
        </w:trPr>
        <w:tc>
          <w:tcPr>
            <w:tcW w:w="860" w:type="pct"/>
            <w:noWrap/>
            <w:vAlign w:val="center"/>
          </w:tcPr>
          <w:p w14:paraId="4B08F358" w14:textId="6D8A9AD8"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Pr="006A5A80">
              <w:rPr>
                <w:rFonts w:eastAsia="PMingLiU"/>
                <w:sz w:val="16"/>
                <w:szCs w:val="16"/>
              </w:rPr>
              <w:instrText xml:space="preserve"> ADDIN EN.CITE &lt;EndNote&gt;&lt;Cite AuthorYear="1"&gt;&lt;Author&gt;Liu&lt;/Author&gt;&lt;Year&gt;2023&lt;/Year&gt;&lt;RecNum&gt;101&lt;/RecNum&gt;&lt;DisplayText&gt;Liu et al. (2023)&lt;/DisplayText&gt;&lt;record&gt;&lt;rec-number&gt;101&lt;/rec-number&gt;&lt;foreign-keys&gt;&lt;key app="EN" db-id="w5e5sta9arwa50eztf0vzr0zf55zr00xd9ae" timestamp="1682308524"&gt;101&lt;/key&gt;&lt;/foreign-keys&gt;&lt;ref-type name="Journal Article"&gt;17&lt;/ref-type&gt;&lt;contributors&gt;&lt;authors&gt;&lt;author&gt;Liu, T., &lt;/author&gt;&lt;author&gt;Sui, J., &lt;/author&gt;&lt;author&gt;Hildebrandt, A. &lt;/author&gt;&lt;/authors&gt;&lt;/contributors&gt;&lt;titles&gt;&lt;title&gt;To see or not to see: The parallel processing of self-relevance and facial expressions.&lt;/title&gt;&lt;secondary-title&gt;Manuscript submitted for publication. &lt;/secondary-title&gt;&lt;/titles&gt;&lt;dates&gt;&lt;year&gt;2023&lt;/year&gt;&lt;/dates&gt;&lt;urls&gt;&lt;/urls&gt;&lt;/record&gt;&lt;/Cite&gt;&lt;/EndNote&gt;</w:instrText>
            </w:r>
            <w:r w:rsidRPr="006A5A80">
              <w:rPr>
                <w:rFonts w:eastAsia="PMingLiU"/>
                <w:sz w:val="16"/>
                <w:szCs w:val="16"/>
              </w:rPr>
              <w:fldChar w:fldCharType="separate"/>
            </w:r>
            <w:r w:rsidRPr="006A5A80">
              <w:rPr>
                <w:rFonts w:eastAsia="PMingLiU"/>
                <w:noProof/>
                <w:sz w:val="16"/>
                <w:szCs w:val="16"/>
              </w:rPr>
              <w:t>Liu et al. (2023)</w:t>
            </w:r>
            <w:r w:rsidRPr="006A5A80">
              <w:rPr>
                <w:rFonts w:eastAsia="PMingLiU"/>
                <w:sz w:val="16"/>
                <w:szCs w:val="16"/>
              </w:rPr>
              <w:fldChar w:fldCharType="end"/>
            </w:r>
          </w:p>
        </w:tc>
        <w:tc>
          <w:tcPr>
            <w:tcW w:w="198" w:type="pct"/>
            <w:noWrap/>
            <w:vAlign w:val="center"/>
          </w:tcPr>
          <w:p w14:paraId="316C5B26" w14:textId="5DE0F442"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20" w:type="pct"/>
            <w:noWrap/>
            <w:vAlign w:val="center"/>
          </w:tcPr>
          <w:p w14:paraId="24F19507" w14:textId="5CF47C4C"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vAlign w:val="center"/>
          </w:tcPr>
          <w:p w14:paraId="58745D85"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p w14:paraId="62EEE750" w14:textId="7C7544CB"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Self; Stranger</w:t>
            </w:r>
          </w:p>
        </w:tc>
        <w:tc>
          <w:tcPr>
            <w:tcW w:w="466" w:type="pct"/>
            <w:vAlign w:val="center"/>
          </w:tcPr>
          <w:p w14:paraId="022CC3A1" w14:textId="5B2DF82B" w:rsidR="00954E3A" w:rsidRPr="006A5A80" w:rsidRDefault="00954E3A" w:rsidP="00954E3A">
            <w:pPr>
              <w:widowControl w:val="0"/>
              <w:jc w:val="center"/>
              <w:rPr>
                <w:rFonts w:eastAsiaTheme="minorEastAsia"/>
                <w:sz w:val="16"/>
                <w:szCs w:val="16"/>
                <w:lang w:eastAsia="zh-CN"/>
              </w:rPr>
            </w:pPr>
          </w:p>
        </w:tc>
        <w:tc>
          <w:tcPr>
            <w:tcW w:w="273" w:type="pct"/>
            <w:vAlign w:val="center"/>
          </w:tcPr>
          <w:p w14:paraId="0A59A99E" w14:textId="77777777" w:rsidR="00954E3A" w:rsidRPr="006A5A80" w:rsidRDefault="00954E3A" w:rsidP="00954E3A">
            <w:pPr>
              <w:widowControl w:val="0"/>
              <w:jc w:val="center"/>
              <w:rPr>
                <w:rFonts w:eastAsiaTheme="minorEastAsia"/>
                <w:sz w:val="16"/>
                <w:szCs w:val="16"/>
              </w:rPr>
            </w:pPr>
          </w:p>
        </w:tc>
        <w:tc>
          <w:tcPr>
            <w:tcW w:w="269" w:type="pct"/>
            <w:vAlign w:val="center"/>
          </w:tcPr>
          <w:p w14:paraId="2CCCD9BC" w14:textId="74EC7E4A"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298</w:t>
            </w:r>
          </w:p>
        </w:tc>
        <w:tc>
          <w:tcPr>
            <w:tcW w:w="618" w:type="pct"/>
            <w:vAlign w:val="center"/>
          </w:tcPr>
          <w:p w14:paraId="49C9C8C5" w14:textId="619CE78F"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16</w:t>
            </w:r>
          </w:p>
        </w:tc>
        <w:tc>
          <w:tcPr>
            <w:tcW w:w="159" w:type="pct"/>
            <w:vAlign w:val="center"/>
          </w:tcPr>
          <w:p w14:paraId="5D280318" w14:textId="5BA7022D"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10" w:type="pct"/>
            <w:vAlign w:val="center"/>
          </w:tcPr>
          <w:p w14:paraId="630BA9DA" w14:textId="310B6419"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7" w:type="pct"/>
            <w:vAlign w:val="center"/>
          </w:tcPr>
          <w:p w14:paraId="517FECE2" w14:textId="1D0BCE34"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61" w:type="pct"/>
            <w:vAlign w:val="center"/>
          </w:tcPr>
          <w:p w14:paraId="33AF6807" w14:textId="68F2606D"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7" w:type="pct"/>
            <w:vAlign w:val="center"/>
          </w:tcPr>
          <w:p w14:paraId="6B36AAC8" w14:textId="356A3700"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8" w:type="pct"/>
            <w:vAlign w:val="center"/>
          </w:tcPr>
          <w:p w14:paraId="2B42BD7C" w14:textId="46CCC913"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6" w:type="pct"/>
            <w:vAlign w:val="center"/>
          </w:tcPr>
          <w:p w14:paraId="3A6BF738" w14:textId="77777777" w:rsidR="00954E3A" w:rsidRPr="006A5A80" w:rsidRDefault="00954E3A" w:rsidP="00954E3A">
            <w:pPr>
              <w:widowControl w:val="0"/>
              <w:jc w:val="center"/>
              <w:rPr>
                <w:rFonts w:eastAsiaTheme="minorEastAsia"/>
                <w:sz w:val="16"/>
                <w:szCs w:val="16"/>
              </w:rPr>
            </w:pPr>
          </w:p>
        </w:tc>
        <w:tc>
          <w:tcPr>
            <w:tcW w:w="204" w:type="pct"/>
            <w:vAlign w:val="center"/>
          </w:tcPr>
          <w:p w14:paraId="5AF7E985" w14:textId="394AC215" w:rsidR="00954E3A" w:rsidRPr="006A5A80" w:rsidRDefault="00954E3A" w:rsidP="00954E3A">
            <w:pPr>
              <w:widowControl w:val="0"/>
              <w:jc w:val="center"/>
              <w:rPr>
                <w:rFonts w:eastAsia="宋体"/>
                <w:sz w:val="16"/>
                <w:szCs w:val="16"/>
              </w:rPr>
            </w:pPr>
            <w:r w:rsidRPr="006A5A80">
              <w:rPr>
                <w:rFonts w:eastAsia="宋体"/>
                <w:sz w:val="16"/>
                <w:szCs w:val="16"/>
              </w:rPr>
              <w:t>√</w:t>
            </w:r>
          </w:p>
        </w:tc>
      </w:tr>
    </w:tbl>
    <w:p w14:paraId="5FDF2F7A" w14:textId="1D1BEFC6" w:rsidR="00FF4222" w:rsidRPr="00B13EF6" w:rsidRDefault="00AE693C" w:rsidP="00FF4222">
      <w:pPr>
        <w:widowControl w:val="0"/>
        <w:rPr>
          <w:rFonts w:eastAsia="PMingLiU"/>
          <w:sz w:val="16"/>
          <w:szCs w:val="16"/>
          <w:lang w:val="en-US"/>
        </w:rPr>
        <w:sectPr w:rsidR="00FF4222" w:rsidRPr="00B13EF6" w:rsidSect="00FF4222">
          <w:pgSz w:w="15840" w:h="12240" w:orient="landscape"/>
          <w:pgMar w:top="1440" w:right="1440" w:bottom="1440" w:left="1440" w:header="720" w:footer="720" w:gutter="0"/>
          <w:cols w:space="720"/>
          <w:titlePg/>
          <w:docGrid w:linePitch="326"/>
        </w:sectPr>
      </w:pPr>
      <w:bookmarkStart w:id="32" w:name="_Hlk134099198"/>
      <w:r w:rsidRPr="00DD3690">
        <w:rPr>
          <w:rFonts w:eastAsia="PMingLiU"/>
          <w:i/>
          <w:iCs/>
          <w:sz w:val="16"/>
          <w:szCs w:val="16"/>
          <w:lang w:val="en-US"/>
        </w:rPr>
        <w:t>Note</w:t>
      </w:r>
      <w:r w:rsidRPr="00B13EF6">
        <w:rPr>
          <w:rFonts w:eastAsia="PMingLiU"/>
          <w:sz w:val="16"/>
          <w:szCs w:val="16"/>
          <w:lang w:val="en-US"/>
        </w:rPr>
        <w:t xml:space="preserve">. </w:t>
      </w:r>
      <w:r w:rsidR="00805BA1" w:rsidRPr="00B13EF6">
        <w:rPr>
          <w:rFonts w:eastAsia="PMingLiU"/>
          <w:sz w:val="16"/>
          <w:szCs w:val="16"/>
          <w:lang w:val="en-US"/>
        </w:rPr>
        <w:t xml:space="preserve">SPE: </w:t>
      </w:r>
      <w:r w:rsidR="00DD3690">
        <w:rPr>
          <w:rFonts w:eastAsia="PMingLiU"/>
          <w:sz w:val="16"/>
          <w:szCs w:val="16"/>
          <w:lang w:val="en-US"/>
        </w:rPr>
        <w:t>IV: independent variable</w:t>
      </w:r>
      <w:r w:rsidR="00B13EF6" w:rsidRPr="00B13EF6">
        <w:rPr>
          <w:rFonts w:eastAsia="PMingLiU"/>
          <w:sz w:val="16"/>
          <w:szCs w:val="16"/>
          <w:lang w:val="en-US"/>
        </w:rPr>
        <w:t>.</w:t>
      </w:r>
      <w:r w:rsidR="00B13EF6">
        <w:rPr>
          <w:rFonts w:eastAsia="PMingLiU"/>
          <w:sz w:val="16"/>
          <w:szCs w:val="16"/>
          <w:lang w:val="en-US"/>
        </w:rPr>
        <w:t xml:space="preserve"> For IV3 and IV4, we only included the </w:t>
      </w:r>
      <w:r w:rsidR="00DD3690">
        <w:rPr>
          <w:rFonts w:eastAsia="PMingLiU"/>
          <w:sz w:val="16"/>
          <w:szCs w:val="16"/>
          <w:lang w:val="en-US"/>
        </w:rPr>
        <w:t xml:space="preserve">baseline </w:t>
      </w:r>
      <w:r w:rsidR="00B13EF6">
        <w:rPr>
          <w:rFonts w:eastAsia="PMingLiU"/>
          <w:sz w:val="16"/>
          <w:szCs w:val="16"/>
          <w:lang w:val="en-US"/>
        </w:rPr>
        <w:t xml:space="preserve">conditions that are similar to the original design in </w:t>
      </w:r>
      <w:r w:rsidR="00B13EF6" w:rsidRPr="00B13EF6">
        <w:rPr>
          <w:rFonts w:eastAsia="PMingLiU"/>
          <w:sz w:val="16"/>
          <w:szCs w:val="16"/>
          <w:lang w:val="en-US"/>
        </w:rPr>
        <w:fldChar w:fldCharType="begin"/>
      </w:r>
      <w:r w:rsidR="00B13EF6" w:rsidRPr="00B13EF6">
        <w:rPr>
          <w:rFonts w:eastAsia="PMingLiU"/>
          <w:sz w:val="16"/>
          <w:szCs w:val="16"/>
          <w:lang w:val="en-US"/>
        </w:rPr>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B13EF6" w:rsidRPr="00B13EF6">
        <w:rPr>
          <w:rFonts w:eastAsia="PMingLiU"/>
          <w:sz w:val="16"/>
          <w:szCs w:val="16"/>
          <w:lang w:val="en-US"/>
        </w:rPr>
        <w:fldChar w:fldCharType="separate"/>
      </w:r>
      <w:r w:rsidR="00B13EF6" w:rsidRPr="00B13EF6">
        <w:rPr>
          <w:rFonts w:eastAsia="PMingLiU"/>
          <w:sz w:val="16"/>
          <w:szCs w:val="16"/>
          <w:lang w:val="en-US"/>
        </w:rPr>
        <w:t>Sui et al. (2012)</w:t>
      </w:r>
      <w:r w:rsidR="00B13EF6" w:rsidRPr="00B13EF6">
        <w:rPr>
          <w:rFonts w:eastAsia="PMingLiU"/>
          <w:sz w:val="16"/>
          <w:szCs w:val="16"/>
          <w:lang w:val="en-US"/>
        </w:rPr>
        <w:fldChar w:fldCharType="end"/>
      </w:r>
      <w:r w:rsidR="00B13EF6">
        <w:rPr>
          <w:rFonts w:eastAsia="PMingLiU"/>
          <w:sz w:val="16"/>
          <w:szCs w:val="16"/>
          <w:lang w:val="en-US"/>
        </w:rPr>
        <w:t>, which were highlighted in BOLD font.</w:t>
      </w:r>
    </w:p>
    <w:p w14:paraId="2B44FE94" w14:textId="6C037994" w:rsidR="001C2F36" w:rsidRDefault="004F59A0" w:rsidP="001C2F36">
      <w:pPr>
        <w:pStyle w:val="1"/>
        <w:keepNext w:val="0"/>
        <w:keepLines w:val="0"/>
        <w:spacing w:after="240"/>
        <w:rPr>
          <w:rFonts w:eastAsia="Calibri"/>
          <w:b/>
          <w:sz w:val="42"/>
          <w:szCs w:val="42"/>
        </w:rPr>
      </w:pPr>
      <w:bookmarkStart w:id="33" w:name="_c49m91hl2d4p" w:colFirst="0" w:colLast="0"/>
      <w:bookmarkStart w:id="34" w:name="_5w73peohap5j" w:colFirst="0" w:colLast="0"/>
      <w:bookmarkStart w:id="35" w:name="_Toc139718157"/>
      <w:bookmarkStart w:id="36" w:name="_Toc129530161"/>
      <w:bookmarkStart w:id="37" w:name="_Toc129530191"/>
      <w:bookmarkEnd w:id="32"/>
      <w:bookmarkEnd w:id="33"/>
      <w:bookmarkEnd w:id="34"/>
      <w:r w:rsidRPr="00CB0739">
        <w:rPr>
          <w:rFonts w:eastAsia="Calibri"/>
          <w:b/>
          <w:sz w:val="42"/>
          <w:szCs w:val="42"/>
        </w:rPr>
        <w:lastRenderedPageBreak/>
        <w:t xml:space="preserve">3 </w:t>
      </w:r>
      <w:r w:rsidR="00BA0079" w:rsidRPr="00CB0739">
        <w:rPr>
          <w:rFonts w:eastAsia="Calibri"/>
          <w:b/>
          <w:sz w:val="42"/>
          <w:szCs w:val="42"/>
        </w:rPr>
        <w:t>Analysis</w:t>
      </w:r>
      <w:bookmarkEnd w:id="35"/>
      <w:r w:rsidR="00BA0079" w:rsidRPr="00CB0739">
        <w:rPr>
          <w:rFonts w:eastAsia="Calibri"/>
          <w:b/>
          <w:sz w:val="42"/>
          <w:szCs w:val="42"/>
        </w:rPr>
        <w:t xml:space="preserve"> </w:t>
      </w:r>
      <w:bookmarkStart w:id="38" w:name="_Toc139718158"/>
      <w:bookmarkEnd w:id="36"/>
      <w:bookmarkEnd w:id="37"/>
    </w:p>
    <w:p w14:paraId="5C5C0C30" w14:textId="0ED331C1" w:rsidR="001C2F36" w:rsidRDefault="001C2F36" w:rsidP="001C2F36">
      <w:pPr>
        <w:widowControl w:val="0"/>
        <w:ind w:firstLineChars="100" w:firstLine="240"/>
        <w:rPr>
          <w:rFonts w:eastAsiaTheme="minorEastAsia"/>
          <w:bCs/>
          <w:lang w:val="en-US"/>
        </w:rPr>
      </w:pPr>
      <w:r w:rsidRPr="001C2F36">
        <w:rPr>
          <w:lang w:val="en-US"/>
        </w:rPr>
        <w:t xml:space="preserve">Analysis plans for this study were preregistered </w:t>
      </w:r>
      <w:r>
        <w:rPr>
          <w:lang w:val="en-US"/>
        </w:rPr>
        <w:t xml:space="preserve">on </w:t>
      </w:r>
      <w:commentRangeStart w:id="39"/>
      <w:commentRangeStart w:id="40"/>
      <w:r>
        <w:rPr>
          <w:lang w:val="en-US"/>
        </w:rPr>
        <w:t>OSF</w:t>
      </w:r>
      <w:commentRangeEnd w:id="39"/>
      <w:r>
        <w:rPr>
          <w:rStyle w:val="a6"/>
        </w:rPr>
        <w:commentReference w:id="39"/>
      </w:r>
      <w:commentRangeEnd w:id="40"/>
      <w:r w:rsidR="007D2E0B">
        <w:rPr>
          <w:rStyle w:val="a6"/>
        </w:rPr>
        <w:commentReference w:id="40"/>
      </w:r>
      <w:r>
        <w:rPr>
          <w:lang w:val="en-US"/>
        </w:rPr>
        <w:t xml:space="preserve"> </w:t>
      </w:r>
      <w:r w:rsidRPr="007D2E0B">
        <w:rPr>
          <w:lang w:val="en-US"/>
        </w:rPr>
        <w:t>(</w:t>
      </w:r>
      <w:r w:rsidR="007D2E0B" w:rsidRPr="007D2E0B">
        <w:rPr>
          <w:lang w:val="en-US"/>
        </w:rPr>
        <w:t>https://osf.io/6dghm/</w:t>
      </w:r>
      <w:r w:rsidRPr="007D2E0B">
        <w:rPr>
          <w:lang w:val="en-US"/>
        </w:rPr>
        <w:t>)</w:t>
      </w:r>
      <w:r w:rsidRPr="001C2F36">
        <w:rPr>
          <w:lang w:val="en-US"/>
        </w:rPr>
        <w:t xml:space="preserve">. The </w:t>
      </w:r>
      <w:r>
        <w:rPr>
          <w:lang w:val="en-US"/>
        </w:rPr>
        <w:t>drift rate (</w:t>
      </w:r>
      <w:r w:rsidRPr="001C2F36">
        <w:rPr>
          <w:i/>
          <w:iCs/>
          <w:lang w:val="en-US"/>
        </w:rPr>
        <w:t>v</w:t>
      </w:r>
      <w:r>
        <w:rPr>
          <w:lang w:val="en-US"/>
        </w:rPr>
        <w:t>) and starting point (</w:t>
      </w:r>
      <w:r w:rsidRPr="001C2F36">
        <w:rPr>
          <w:i/>
          <w:iCs/>
          <w:lang w:val="en-US"/>
        </w:rPr>
        <w:t>z</w:t>
      </w:r>
      <w:r>
        <w:rPr>
          <w:lang w:val="en-US"/>
        </w:rPr>
        <w:t>) of the drift-diffusion model (DDM) was obtained in Python, using the “RWiener” package</w:t>
      </w:r>
      <w:r w:rsidR="007D2E0B">
        <w:rPr>
          <w:lang w:val="en-US"/>
        </w:rPr>
        <w:t xml:space="preserve"> </w:t>
      </w:r>
      <w:r w:rsidR="007D2E0B">
        <w:rPr>
          <w:lang w:val="en-US"/>
        </w:rPr>
        <w:fldChar w:fldCharType="begin"/>
      </w:r>
      <w:r w:rsidR="007D2E0B">
        <w:rPr>
          <w:lang w:val="en-US"/>
        </w:rPr>
        <w:instrText xml:space="preserve"> ADDIN EN.CITE &lt;EndNote&gt;&lt;Cite&gt;&lt;Author&gt;Wabersich&lt;/Author&gt;&lt;Year&gt;2014&lt;/Year&gt;&lt;RecNum&gt;113&lt;/RecNum&gt;&lt;DisplayText&gt;(Wabersich &amp;amp; Vandekerckhove, 2014)&lt;/DisplayText&gt;&lt;record&gt;&lt;rec-number&gt;113&lt;/rec-number&gt;&lt;foreign-keys&gt;&lt;key app="EN" db-id="w5e5sta9arwa50eztf0vzr0zf55zr00xd9ae" timestamp="1688193705"&gt;113&lt;/key&gt;&lt;/foreign-keys&gt;&lt;ref-type name="Journal Article"&gt;17&lt;/ref-type&gt;&lt;contributors&gt;&lt;authors&gt;&lt;author&gt;Wabersich, Dominik&lt;/author&gt;&lt;author&gt;Vandekerckhove, Joachim&lt;/author&gt;&lt;/authors&gt;&lt;/contributors&gt;&lt;titles&gt;&lt;title&gt;The RWiener Package: an R Package Providing Distribution Functions for the Wiener Diffusion Model&lt;/title&gt;&lt;secondary-title&gt;R Journal&lt;/secondary-title&gt;&lt;/titles&gt;&lt;periodical&gt;&lt;full-title&gt;R Journal&lt;/full-title&gt;&lt;/periodical&gt;&lt;volume&gt;6&lt;/volume&gt;&lt;number&gt;1&lt;/number&gt;&lt;dates&gt;&lt;year&gt;2014&lt;/year&gt;&lt;/dates&gt;&lt;isbn&gt;2073-4859&lt;/isbn&gt;&lt;urls&gt;&lt;/urls&gt;&lt;/record&gt;&lt;/Cite&gt;&lt;/EndNote&gt;</w:instrText>
      </w:r>
      <w:r w:rsidR="007D2E0B">
        <w:rPr>
          <w:lang w:val="en-US"/>
        </w:rPr>
        <w:fldChar w:fldCharType="separate"/>
      </w:r>
      <w:r w:rsidR="007D2E0B">
        <w:rPr>
          <w:noProof/>
          <w:lang w:val="en-US"/>
        </w:rPr>
        <w:t>(Wabersich &amp; Vandekerckhove, 2014)</w:t>
      </w:r>
      <w:r w:rsidR="007D2E0B">
        <w:rPr>
          <w:lang w:val="en-US"/>
        </w:rPr>
        <w:fldChar w:fldCharType="end"/>
      </w:r>
      <w:r>
        <w:rPr>
          <w:lang w:val="en-US"/>
        </w:rPr>
        <w:t xml:space="preserve">. </w:t>
      </w:r>
      <w:r w:rsidRPr="0071766D">
        <w:rPr>
          <w:rFonts w:eastAsiaTheme="minorEastAsia"/>
          <w:bCs/>
          <w:lang w:val="en-US"/>
        </w:rPr>
        <w:t xml:space="preserve">All </w:t>
      </w:r>
      <w:r>
        <w:rPr>
          <w:rFonts w:eastAsiaTheme="minorEastAsia"/>
          <w:bCs/>
          <w:lang w:val="en-US"/>
        </w:rPr>
        <w:t xml:space="preserve">the other </w:t>
      </w:r>
      <w:r w:rsidRPr="0071766D">
        <w:rPr>
          <w:rFonts w:eastAsiaTheme="minorEastAsia"/>
          <w:bCs/>
          <w:lang w:val="en-US"/>
        </w:rPr>
        <w:t xml:space="preserve">analyses in this paper were performed using the statistical software R </w:t>
      </w:r>
      <w:r w:rsidRPr="0071766D">
        <w:rPr>
          <w:rFonts w:eastAsiaTheme="minorEastAsia"/>
          <w:bCs/>
          <w:lang w:val="en-US"/>
        </w:rPr>
        <w:fldChar w:fldCharType="begin"/>
      </w:r>
      <w:r w:rsidRPr="0071766D">
        <w:rPr>
          <w:rFonts w:eastAsiaTheme="minorEastAsia"/>
          <w:bCs/>
          <w:lang w:val="en-US"/>
        </w:rPr>
        <w:instrText xml:space="preserve"> ADDIN EN.CITE &lt;EndNote&gt;&lt;Cite&gt;&lt;Author&gt;R Core Team&lt;/Author&gt;&lt;Year&gt;2023&lt;/Year&gt;&lt;RecNum&gt;27&lt;/RecNum&gt;&lt;DisplayText&gt;(R Core Team, 2023)&lt;/DisplayText&gt;&lt;record&gt;&lt;rec-number&gt;27&lt;/rec-number&gt;&lt;foreign-keys&gt;&lt;key app="EN" db-id="w5e5sta9arwa50eztf0vzr0zf55zr00xd9ae" timestamp="1675771454"&gt;27&lt;/key&gt;&lt;/foreign-keys&gt;&lt;ref-type name="Journal Article"&gt;17&lt;/ref-type&gt;&lt;contributors&gt;&lt;authors&gt;&lt;author&gt;R Core Team,&lt;/author&gt;&lt;/authors&gt;&lt;/contributors&gt;&lt;auth-address&gt;Vienna, Austria&lt;/auth-address&gt;&lt;titles&gt;&lt;title&gt;R: A Language and Environment for Statistical Computing&lt;/title&gt;&lt;/titles&gt;&lt;dates&gt;&lt;year&gt;2023&lt;/year&gt;&lt;/dates&gt;&lt;urls&gt;&lt;related-urls&gt;&lt;url&gt;https://www.R-project.org/&lt;/url&gt;&lt;/related-urls&gt;&lt;/urls&gt;&lt;/record&gt;&lt;/Cite&gt;&lt;/EndNote&gt;</w:instrText>
      </w:r>
      <w:r w:rsidRPr="0071766D">
        <w:rPr>
          <w:rFonts w:eastAsiaTheme="minorEastAsia"/>
          <w:bCs/>
          <w:lang w:val="en-US"/>
        </w:rPr>
        <w:fldChar w:fldCharType="separate"/>
      </w:r>
      <w:r w:rsidRPr="0071766D">
        <w:rPr>
          <w:rFonts w:eastAsiaTheme="minorEastAsia"/>
          <w:bCs/>
          <w:lang w:val="en-US"/>
        </w:rPr>
        <w:t>(R Core Team, 2023)</w:t>
      </w:r>
      <w:r w:rsidRPr="0071766D">
        <w:rPr>
          <w:rFonts w:eastAsiaTheme="minorEastAsia"/>
          <w:bCs/>
          <w:lang w:val="en-US"/>
        </w:rPr>
        <w:fldChar w:fldCharType="end"/>
      </w:r>
      <w:r w:rsidRPr="0071766D">
        <w:rPr>
          <w:rFonts w:eastAsiaTheme="minorEastAsia"/>
          <w:bCs/>
          <w:lang w:val="en-US"/>
        </w:rPr>
        <w:t xml:space="preserve">. </w:t>
      </w:r>
    </w:p>
    <w:p w14:paraId="6C716094" w14:textId="4F4C81F6" w:rsidR="00633D69" w:rsidRDefault="00A83745" w:rsidP="004742C6">
      <w:pPr>
        <w:widowControl w:val="0"/>
        <w:ind w:firstLineChars="100" w:firstLine="240"/>
        <w:rPr>
          <w:rFonts w:eastAsiaTheme="minorEastAsia"/>
          <w:bCs/>
          <w:lang w:val="en-US"/>
        </w:rPr>
      </w:pPr>
      <w:r w:rsidRPr="0071766D">
        <w:rPr>
          <w:rFonts w:eastAsiaTheme="minorEastAsia"/>
          <w:bCs/>
          <w:lang w:val="en-US"/>
        </w:rPr>
        <w:t>The research flow of the current study is visually represented in Fig. 2. After collecting the data</w:t>
      </w:r>
      <w:r>
        <w:rPr>
          <w:rFonts w:eastAsiaTheme="minorEastAsia"/>
          <w:bCs/>
          <w:lang w:val="en-US"/>
        </w:rPr>
        <w:t xml:space="preserve"> from each independent study</w:t>
      </w:r>
      <w:r w:rsidRPr="0071766D">
        <w:rPr>
          <w:rFonts w:eastAsiaTheme="minorEastAsia"/>
          <w:bCs/>
          <w:lang w:val="en-US"/>
        </w:rPr>
        <w:t>, we performed data cleaning and calculated the six outcome variables as well as the SPE measures computed using different baseline conditions and outcome variables. Finally, we calculated the split-half reliabilities of these SPE measures. If there were test-retest data, we would also calculate the test-retest reliability using the intraclass correlation coefficient (ICC2, ICC2k).</w:t>
      </w:r>
      <w:r>
        <w:rPr>
          <w:rFonts w:eastAsiaTheme="minorEastAsia"/>
          <w:bCs/>
          <w:lang w:val="en-US"/>
        </w:rPr>
        <w:t xml:space="preserve"> </w:t>
      </w:r>
    </w:p>
    <w:p w14:paraId="45228A64" w14:textId="77777777" w:rsidR="004742C6" w:rsidRDefault="004742C6" w:rsidP="004742C6">
      <w:pPr>
        <w:widowControl w:val="0"/>
        <w:ind w:firstLineChars="100" w:firstLine="240"/>
        <w:rPr>
          <w:rFonts w:eastAsiaTheme="minorEastAsia" w:hint="eastAsia"/>
          <w:bCs/>
          <w:lang w:val="en-US"/>
        </w:rPr>
      </w:pPr>
    </w:p>
    <w:p w14:paraId="28EA9080" w14:textId="09E10ED9" w:rsidR="00633D69" w:rsidRDefault="004742C6" w:rsidP="004742C6">
      <w:pPr>
        <w:widowControl w:val="0"/>
        <w:ind w:firstLineChars="100" w:firstLine="240"/>
        <w:jc w:val="center"/>
        <w:rPr>
          <w:rFonts w:eastAsiaTheme="minorEastAsia"/>
          <w:bCs/>
          <w:lang w:val="en-US"/>
        </w:rPr>
      </w:pPr>
      <w:r>
        <w:rPr>
          <w:noProof/>
        </w:rPr>
        <w:drawing>
          <wp:inline distT="0" distB="0" distL="0" distR="0" wp14:anchorId="5C477463" wp14:editId="15E537E1">
            <wp:extent cx="5943600" cy="33426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53B22972" w14:textId="6D6B44F2" w:rsidR="001C2F36" w:rsidRPr="00A83745" w:rsidRDefault="00A83745" w:rsidP="00A83745">
      <w:pPr>
        <w:spacing w:beforeLines="100" w:before="240" w:afterLines="100" w:after="240"/>
        <w:jc w:val="center"/>
        <w:rPr>
          <w:rFonts w:eastAsia="MS Mincho"/>
          <w:bCs/>
          <w:lang w:val="en-US"/>
        </w:rPr>
      </w:pPr>
      <w:commentRangeStart w:id="41"/>
      <w:commentRangeStart w:id="42"/>
      <w:r w:rsidRPr="00805BA1">
        <w:rPr>
          <w:rFonts w:eastAsia="MS Mincho"/>
          <w:b/>
          <w:lang w:val="en-US" w:eastAsia="de-DE"/>
        </w:rPr>
        <w:t xml:space="preserve">Fig. 2 </w:t>
      </w:r>
      <w:r w:rsidRPr="00805BA1">
        <w:rPr>
          <w:rFonts w:eastAsia="MS Mincho"/>
          <w:bCs/>
          <w:lang w:val="en-US" w:eastAsia="de-DE"/>
        </w:rPr>
        <w:t>Roadmap of the current study.</w:t>
      </w:r>
      <w:commentRangeEnd w:id="41"/>
      <w:r w:rsidR="00633D69">
        <w:rPr>
          <w:rStyle w:val="a6"/>
        </w:rPr>
        <w:commentReference w:id="41"/>
      </w:r>
      <w:commentRangeEnd w:id="42"/>
      <w:r w:rsidR="004742C6">
        <w:rPr>
          <w:rStyle w:val="a6"/>
        </w:rPr>
        <w:commentReference w:id="42"/>
      </w:r>
    </w:p>
    <w:p w14:paraId="190B18E4" w14:textId="2B698A8A" w:rsidR="001C2F36" w:rsidRPr="001C2F36" w:rsidRDefault="001C2F36" w:rsidP="001C2F36">
      <w:pPr>
        <w:pStyle w:val="2"/>
        <w:spacing w:after="120"/>
        <w:rPr>
          <w:rFonts w:ascii="Times New Roman" w:hAnsi="Times New Roman"/>
          <w:lang w:val="en-US"/>
        </w:rPr>
      </w:pPr>
      <w:r>
        <w:rPr>
          <w:rFonts w:ascii="Times New Roman" w:hAnsi="Times New Roman"/>
          <w:lang w:val="en-US"/>
        </w:rPr>
        <w:t xml:space="preserve">3.1 </w:t>
      </w:r>
      <w:r w:rsidRPr="00DA1946">
        <w:rPr>
          <w:rFonts w:ascii="Times New Roman" w:hAnsi="Times New Roman"/>
          <w:lang w:val="en-US"/>
        </w:rPr>
        <w:t xml:space="preserve">Deviation from </w:t>
      </w:r>
      <w:r>
        <w:rPr>
          <w:rFonts w:ascii="Times New Roman" w:hAnsi="Times New Roman"/>
          <w:lang w:val="en-US"/>
        </w:rPr>
        <w:t>P</w:t>
      </w:r>
      <w:r w:rsidRPr="00DA1946">
        <w:rPr>
          <w:rFonts w:ascii="Times New Roman" w:hAnsi="Times New Roman"/>
          <w:lang w:val="en-US"/>
        </w:rPr>
        <w:t>reregistration</w:t>
      </w:r>
    </w:p>
    <w:p w14:paraId="3A292AC7" w14:textId="1BE045A9" w:rsidR="001C2F36" w:rsidRDefault="001C2F36" w:rsidP="001C2F36">
      <w:pPr>
        <w:ind w:firstLineChars="100" w:firstLine="240"/>
        <w:rPr>
          <w:lang w:val="en-US"/>
        </w:rPr>
      </w:pPr>
      <w:bookmarkStart w:id="43" w:name="_8ky6xw9d7iji" w:colFirst="0" w:colLast="0"/>
      <w:bookmarkEnd w:id="43"/>
      <w:r>
        <w:rPr>
          <w:lang w:val="en-US"/>
        </w:rPr>
        <w:t>In our pre-registration plan, we intended to estimate the drift rate (</w:t>
      </w:r>
      <w:r w:rsidRPr="008A54B2">
        <w:rPr>
          <w:i/>
          <w:iCs/>
          <w:lang w:val="en-US"/>
        </w:rPr>
        <w:t>v</w:t>
      </w:r>
      <w:r>
        <w:rPr>
          <w:lang w:val="en-US"/>
        </w:rPr>
        <w:t>) and starting point (</w:t>
      </w:r>
      <w:r w:rsidRPr="008A54B2">
        <w:rPr>
          <w:i/>
          <w:iCs/>
          <w:lang w:val="en-US"/>
        </w:rPr>
        <w:t>z</w:t>
      </w:r>
      <w:r>
        <w:rPr>
          <w:lang w:val="en-US"/>
        </w:rPr>
        <w:t>) of the drift-diffusion model (DDM) using the “fit</w:t>
      </w:r>
      <w:r w:rsidR="007871BA" w:rsidRPr="007871BA">
        <w:rPr>
          <w:lang w:val="en-US"/>
        </w:rPr>
        <w:t>_</w:t>
      </w:r>
      <w:r>
        <w:rPr>
          <w:lang w:val="en-US"/>
        </w:rPr>
        <w:t xml:space="preserve">ezddm” function from the “hausekeep” package </w:t>
      </w:r>
      <w:r>
        <w:rPr>
          <w:lang w:val="en-US"/>
        </w:rPr>
        <w:fldChar w:fldCharType="begin"/>
      </w:r>
      <w:r>
        <w:rPr>
          <w:lang w:val="en-US"/>
        </w:rPr>
        <w:instrText xml:space="preserve"> ADDIN EN.CITE &lt;EndNote&gt;&lt;Cite&gt;&lt;Author&gt;Lin&lt;/Author&gt;&lt;Year&gt;2020&lt;/Year&gt;&lt;RecNum&gt;98&lt;/RecNum&gt;&lt;DisplayText&gt;(Lin et al., 2020)&lt;/DisplayText&gt;&lt;record&gt;&lt;rec-number&gt;98&lt;/rec-number&gt;&lt;foreign-keys&gt;&lt;key app="EN" db-id="w5e5sta9arwa50eztf0vzr0zf55zr00xd9ae" timestamp="1680167439"&gt;98&lt;/key&gt;&lt;/foreign-keys&gt;&lt;ref-type name="Journal Article"&gt;17&lt;/ref-type&gt;&lt;contributors&gt;&lt;authors&gt;&lt;author&gt;Lin, Hause&lt;/author&gt;&lt;author&gt;Saunders, Blair&lt;/author&gt;&lt;author&gt;Friese, Malte&lt;/author&gt;&lt;author&gt;Evans, Nathan J&lt;/author&gt;&lt;author&gt;Inzlicht, Michael&lt;/author&gt;&lt;/authors&gt;&lt;/contributors&gt;&lt;titles&gt;&lt;title&gt;Strong effort manipulations reduce response caution: A preregistered reinvention of the ego-depletion paradigm&lt;/title&gt;&lt;secondary-title&gt;Psychological science&lt;/secondary-title&gt;&lt;/titles&gt;&lt;periodical&gt;&lt;full-title&gt;Psychological science&lt;/full-title&gt;&lt;/periodical&gt;&lt;pages&gt;531-547&lt;/pages&gt;&lt;volume&gt;31&lt;/volume&gt;&lt;number&gt;5&lt;/number&gt;&lt;dates&gt;&lt;year&gt;2020&lt;/year&gt;&lt;/dates&gt;&lt;isbn&gt;0956-7976&lt;/isbn&gt;&lt;urls&gt;&lt;/urls&gt;&lt;electronic-resource-num&gt;10.1177/0956797620904990&lt;/electronic-resource-num&gt;&lt;/record&gt;&lt;/Cite&gt;&lt;/EndNote&gt;</w:instrText>
      </w:r>
      <w:r>
        <w:rPr>
          <w:lang w:val="en-US"/>
        </w:rPr>
        <w:fldChar w:fldCharType="separate"/>
      </w:r>
      <w:r>
        <w:rPr>
          <w:lang w:val="en-US"/>
        </w:rPr>
        <w:t>(Lin et al., 2020)</w:t>
      </w:r>
      <w:r>
        <w:rPr>
          <w:lang w:val="en-US"/>
        </w:rPr>
        <w:fldChar w:fldCharType="end"/>
      </w:r>
      <w:r>
        <w:rPr>
          <w:lang w:val="en-US"/>
        </w:rPr>
        <w:t>. This function was a wrapper for the EZ-DDM function</w:t>
      </w:r>
      <w:r w:rsidR="007D2E0B">
        <w:rPr>
          <w:lang w:val="en-US"/>
        </w:rPr>
        <w:t xml:space="preserve"> </w:t>
      </w:r>
      <w:r w:rsidR="007D2E0B">
        <w:rPr>
          <w:lang w:val="en-US"/>
        </w:rPr>
        <w:fldChar w:fldCharType="begin"/>
      </w:r>
      <w:r w:rsidR="007D2E0B">
        <w:rPr>
          <w:lang w:val="en-US"/>
        </w:rPr>
        <w:instrText xml:space="preserve"> ADDIN EN.CITE &lt;EndNote&gt;&lt;Cite&gt;&lt;Author&gt;Wagenmakers&lt;/Author&gt;&lt;Year&gt;2007&lt;/Year&gt;&lt;RecNum&gt;104&lt;/RecNum&gt;&lt;DisplayText&gt;(Wagenmakers et al., 2007)&lt;/DisplayText&gt;&lt;record&gt;&lt;rec-number&gt;104&lt;/rec-number&gt;&lt;foreign-keys&gt;&lt;key app="EN" db-id="w5e5sta9arwa50eztf0vzr0zf55zr00xd9ae" timestamp="1683178127"&gt;104&lt;/key&gt;&lt;/foreign-keys&gt;&lt;ref-type name="Journal Article"&gt;17&lt;/ref-type&gt;&lt;contributors&gt;&lt;authors&gt;&lt;author&gt;Wagenmakers, Eric-Jan&lt;/author&gt;&lt;author&gt;Van Der Maas, Han LJ&lt;/author&gt;&lt;author&gt;Grasman, Raoul PPP&lt;/author&gt;&lt;/authors&gt;&lt;/contributors&gt;&lt;titles&gt;&lt;title&gt;An EZ-diffusion model for response time and accuracy&lt;/title&gt;&lt;secondary-title&gt;Psychonomic bulletin &amp;amp; review&lt;/secondary-title&gt;&lt;/titles&gt;&lt;periodical&gt;&lt;full-title&gt;Psychonomic Bulletin &amp;amp; Review&lt;/full-title&gt;&lt;/periodical&gt;&lt;pages&gt;3-22&lt;/pages&gt;&lt;volume&gt;14&lt;/volume&gt;&lt;number&gt;1&lt;/number&gt;&lt;dates&gt;&lt;year&gt;2007&lt;/year&gt;&lt;/dates&gt;&lt;isbn&gt;1069-9384&lt;/isbn&gt;&lt;urls&gt;&lt;/urls&gt;&lt;electronic-resource-num&gt;10.3758/BF03194023&lt;/electronic-resource-num&gt;&lt;/record&gt;&lt;/Cite&gt;&lt;/EndNote&gt;</w:instrText>
      </w:r>
      <w:r w:rsidR="007D2E0B">
        <w:rPr>
          <w:lang w:val="en-US"/>
        </w:rPr>
        <w:fldChar w:fldCharType="separate"/>
      </w:r>
      <w:r w:rsidR="007D2E0B">
        <w:rPr>
          <w:noProof/>
          <w:lang w:val="en-US"/>
        </w:rPr>
        <w:t>(Wagenmakers et al., 2007)</w:t>
      </w:r>
      <w:r w:rsidR="007D2E0B">
        <w:rPr>
          <w:lang w:val="en-US"/>
        </w:rPr>
        <w:fldChar w:fldCharType="end"/>
      </w:r>
      <w:r>
        <w:rPr>
          <w:lang w:val="en-US"/>
        </w:rPr>
        <w:t xml:space="preserve">. However, parameter recovery found that this algorithm produces distinct result with the widely adopted </w:t>
      </w:r>
      <w:r w:rsidRPr="00E908FC">
        <w:rPr>
          <w:lang w:val="en-US"/>
        </w:rPr>
        <w:t>HDDM package</w:t>
      </w:r>
      <w:r>
        <w:rPr>
          <w:lang w:val="en-US"/>
        </w:rPr>
        <w:t xml:space="preserve"> (see Supplementary for details). Thus, we used “RWiener” package</w:t>
      </w:r>
      <w:r w:rsidR="007D2E0B">
        <w:rPr>
          <w:lang w:val="en-US"/>
        </w:rPr>
        <w:t xml:space="preserve"> </w:t>
      </w:r>
      <w:r w:rsidR="007D2E0B">
        <w:rPr>
          <w:lang w:val="en-US"/>
        </w:rPr>
        <w:fldChar w:fldCharType="begin"/>
      </w:r>
      <w:r w:rsidR="007D2E0B">
        <w:rPr>
          <w:lang w:val="en-US"/>
        </w:rPr>
        <w:instrText xml:space="preserve"> ADDIN EN.CITE &lt;EndNote&gt;&lt;Cite&gt;&lt;Author&gt;Wabersich&lt;/Author&gt;&lt;Year&gt;2014&lt;/Year&gt;&lt;RecNum&gt;113&lt;/RecNum&gt;&lt;DisplayText&gt;(Wabersich &amp;amp; Vandekerckhove, 2014)&lt;/DisplayText&gt;&lt;record&gt;&lt;rec-number&gt;113&lt;/rec-number&gt;&lt;foreign-keys&gt;&lt;key app="EN" db-id="w5e5sta9arwa50eztf0vzr0zf55zr00xd9ae" timestamp="1688193705"&gt;113&lt;/key&gt;&lt;/foreign-keys&gt;&lt;ref-type name="Journal Article"&gt;17&lt;/ref-type&gt;&lt;contributors&gt;&lt;authors&gt;&lt;author&gt;Wabersich, Dominik&lt;/author&gt;&lt;author&gt;Vandekerckhove, Joachim&lt;/author&gt;&lt;/authors&gt;&lt;/contributors&gt;&lt;titles&gt;&lt;title&gt;The RWiener Package: an R Package Providing Distribution Functions for the Wiener Diffusion Model&lt;/title&gt;&lt;secondary-title&gt;R Journal&lt;/secondary-title&gt;&lt;/titles&gt;&lt;periodical&gt;&lt;full-title&gt;R Journal&lt;/full-title&gt;&lt;/periodical&gt;&lt;volume&gt;6&lt;/volume&gt;&lt;number&gt;1&lt;/number&gt;&lt;dates&gt;&lt;year&gt;2014&lt;/year&gt;&lt;/dates&gt;&lt;isbn&gt;2073-4859&lt;/isbn&gt;&lt;urls&gt;&lt;/urls&gt;&lt;/record&gt;&lt;/Cite&gt;&lt;/EndNote&gt;</w:instrText>
      </w:r>
      <w:r w:rsidR="007D2E0B">
        <w:rPr>
          <w:lang w:val="en-US"/>
        </w:rPr>
        <w:fldChar w:fldCharType="separate"/>
      </w:r>
      <w:r w:rsidR="007D2E0B">
        <w:rPr>
          <w:noProof/>
          <w:lang w:val="en-US"/>
        </w:rPr>
        <w:t>(Wabersich &amp; Vandekerckhove, 2014)</w:t>
      </w:r>
      <w:r w:rsidR="007D2E0B">
        <w:rPr>
          <w:lang w:val="en-US"/>
        </w:rPr>
        <w:fldChar w:fldCharType="end"/>
      </w:r>
      <w:r w:rsidR="007D2E0B">
        <w:rPr>
          <w:lang w:val="en-US"/>
        </w:rPr>
        <w:t>.</w:t>
      </w:r>
      <w:r>
        <w:rPr>
          <w:lang w:val="en-US"/>
        </w:rPr>
        <w:t>, which performed much better in parameter recovery. Nevertheless, results from ezDDM can be found in detail in the supplementary materials</w:t>
      </w:r>
      <w:r w:rsidR="00E17822">
        <w:rPr>
          <w:lang w:val="en-US"/>
        </w:rPr>
        <w:t xml:space="preserve"> (see supplementary, figure 1)</w:t>
      </w:r>
      <w:r>
        <w:rPr>
          <w:lang w:val="en-US"/>
        </w:rPr>
        <w:t>.</w:t>
      </w:r>
    </w:p>
    <w:p w14:paraId="3759AF04" w14:textId="14E0455B" w:rsidR="00D35E9C" w:rsidRDefault="00D35E9C" w:rsidP="001C2F36">
      <w:pPr>
        <w:rPr>
          <w:lang w:val="en-US"/>
        </w:rPr>
      </w:pPr>
    </w:p>
    <w:p w14:paraId="75BDB20C" w14:textId="220B4D9E" w:rsidR="00B56ABD" w:rsidRPr="00CB0739" w:rsidRDefault="00CB0739" w:rsidP="00CB0739">
      <w:pPr>
        <w:pStyle w:val="2"/>
        <w:spacing w:after="120"/>
        <w:rPr>
          <w:rFonts w:ascii="Times New Roman" w:hAnsi="Times New Roman"/>
        </w:rPr>
      </w:pPr>
      <w:r w:rsidRPr="00CB0739">
        <w:rPr>
          <w:rFonts w:ascii="Times New Roman" w:hAnsi="Times New Roman"/>
        </w:rPr>
        <w:lastRenderedPageBreak/>
        <w:t>3.</w:t>
      </w:r>
      <w:r w:rsidR="00A83745">
        <w:rPr>
          <w:rFonts w:ascii="Times New Roman" w:hAnsi="Times New Roman"/>
        </w:rPr>
        <w:t>2</w:t>
      </w:r>
      <w:r w:rsidR="004F59A0" w:rsidRPr="00CB0739">
        <w:rPr>
          <w:rFonts w:ascii="Times New Roman" w:hAnsi="Times New Roman"/>
        </w:rPr>
        <w:t xml:space="preserve"> </w:t>
      </w:r>
      <w:r w:rsidR="00B56ABD" w:rsidRPr="00CB0739">
        <w:rPr>
          <w:rFonts w:ascii="Times New Roman" w:hAnsi="Times New Roman"/>
        </w:rPr>
        <w:t xml:space="preserve">Data </w:t>
      </w:r>
      <w:r>
        <w:rPr>
          <w:rFonts w:ascii="Times New Roman" w:hAnsi="Times New Roman"/>
        </w:rPr>
        <w:t>P</w:t>
      </w:r>
      <w:r w:rsidR="00B56ABD" w:rsidRPr="00CB0739">
        <w:rPr>
          <w:rFonts w:ascii="Times New Roman" w:hAnsi="Times New Roman"/>
        </w:rPr>
        <w:t>re-processing</w:t>
      </w:r>
      <w:bookmarkEnd w:id="38"/>
      <w:r w:rsidR="00B56ABD" w:rsidRPr="00CB0739">
        <w:rPr>
          <w:rFonts w:ascii="Times New Roman" w:hAnsi="Times New Roman"/>
        </w:rPr>
        <w:t xml:space="preserve"> </w:t>
      </w:r>
    </w:p>
    <w:p w14:paraId="634CEB55" w14:textId="4D439F8F" w:rsidR="00C87380" w:rsidRDefault="004F59A0" w:rsidP="007370B2">
      <w:pPr>
        <w:ind w:firstLineChars="100" w:firstLine="240"/>
        <w:rPr>
          <w:bCs/>
          <w:lang w:val="en-US"/>
        </w:rPr>
      </w:pPr>
      <w:r w:rsidRPr="004F59A0">
        <w:rPr>
          <w:bCs/>
          <w:lang w:val="en-US"/>
        </w:rPr>
        <w:t xml:space="preserve">In total, </w:t>
      </w:r>
      <w:commentRangeStart w:id="44"/>
      <w:commentRangeStart w:id="45"/>
      <w:r w:rsidRPr="004F59A0">
        <w:rPr>
          <w:bCs/>
          <w:lang w:val="en-US"/>
        </w:rPr>
        <w:t>we gathered 18 publicly available datasets</w:t>
      </w:r>
      <w:r w:rsidR="00D35E9C">
        <w:rPr>
          <w:bCs/>
          <w:lang w:val="en-US"/>
        </w:rPr>
        <w:t xml:space="preserve"> from 9 papers and 2 projects</w:t>
      </w:r>
      <w:commentRangeEnd w:id="44"/>
      <w:r w:rsidR="00680609">
        <w:rPr>
          <w:rStyle w:val="a6"/>
        </w:rPr>
        <w:commentReference w:id="44"/>
      </w:r>
      <w:commentRangeEnd w:id="45"/>
      <w:r w:rsidR="007D2E0B">
        <w:rPr>
          <w:rStyle w:val="a6"/>
        </w:rPr>
        <w:commentReference w:id="45"/>
      </w:r>
      <w:r w:rsidRPr="004F59A0">
        <w:rPr>
          <w:bCs/>
          <w:lang w:val="en-US"/>
        </w:rPr>
        <w:t xml:space="preserve">, as mentioned earlier and presented in Table 1. </w:t>
      </w:r>
      <w:r w:rsidR="004B0001">
        <w:rPr>
          <w:bCs/>
          <w:lang w:val="en-US"/>
        </w:rPr>
        <w:t xml:space="preserve">We used the following </w:t>
      </w:r>
      <w:r w:rsidR="00402DE4">
        <w:rPr>
          <w:bCs/>
          <w:lang w:val="en-US"/>
        </w:rPr>
        <w:t xml:space="preserve">exclusion </w:t>
      </w:r>
      <w:r w:rsidR="004B0001">
        <w:rPr>
          <w:bCs/>
          <w:lang w:val="en-US"/>
        </w:rPr>
        <w:t>criteria for data</w:t>
      </w:r>
      <w:r w:rsidR="00402DE4">
        <w:rPr>
          <w:bCs/>
          <w:lang w:val="en-US"/>
        </w:rPr>
        <w:t xml:space="preserve"> preprocessing</w:t>
      </w:r>
      <w:r w:rsidR="00C87380" w:rsidRPr="006A5A80">
        <w:rPr>
          <w:bCs/>
          <w:lang w:val="en-US"/>
        </w:rPr>
        <w:t>:</w:t>
      </w:r>
    </w:p>
    <w:p w14:paraId="77FD4688" w14:textId="77777777" w:rsidR="004F59A0" w:rsidRPr="004F59A0" w:rsidRDefault="004F59A0" w:rsidP="007370B2">
      <w:pPr>
        <w:ind w:firstLineChars="100" w:firstLine="240"/>
        <w:rPr>
          <w:bCs/>
          <w:lang w:val="en-US"/>
        </w:rPr>
      </w:pPr>
    </w:p>
    <w:p w14:paraId="18ED03BB" w14:textId="77777777" w:rsidR="00C87380" w:rsidRPr="006A5A80" w:rsidRDefault="00C87380" w:rsidP="00C87380">
      <w:pPr>
        <w:pStyle w:val="ad"/>
        <w:numPr>
          <w:ilvl w:val="0"/>
          <w:numId w:val="13"/>
        </w:numPr>
        <w:rPr>
          <w:lang w:val="en-GB"/>
        </w:rPr>
      </w:pPr>
      <w:r w:rsidRPr="006A5A80">
        <w:rPr>
          <w:lang w:val="en-GB"/>
        </w:rPr>
        <w:t>Participant exclusion criteria</w:t>
      </w:r>
    </w:p>
    <w:p w14:paraId="57B4ED55" w14:textId="3DD5126D" w:rsidR="00C87380" w:rsidRPr="004F59A0" w:rsidRDefault="004F59A0" w:rsidP="004F59A0">
      <w:pPr>
        <w:pStyle w:val="ad"/>
        <w:numPr>
          <w:ilvl w:val="0"/>
          <w:numId w:val="25"/>
        </w:numPr>
        <w:rPr>
          <w:lang w:val="en-GB"/>
        </w:rPr>
      </w:pPr>
      <w:r w:rsidRPr="004F59A0">
        <w:rPr>
          <w:lang w:val="en-GB"/>
        </w:rPr>
        <w:t>Participants who had wrong trial numbers because of procedure errors is</w:t>
      </w:r>
      <w:r>
        <w:rPr>
          <w:lang w:val="en-GB"/>
        </w:rPr>
        <w:t xml:space="preserve"> </w:t>
      </w:r>
      <w:r w:rsidRPr="004F59A0">
        <w:rPr>
          <w:lang w:val="en-GB"/>
        </w:rPr>
        <w:t>excluded from the analysis,</w:t>
      </w:r>
    </w:p>
    <w:p w14:paraId="3D7B3091" w14:textId="77777777" w:rsidR="004F59A0" w:rsidRDefault="004F59A0" w:rsidP="004F59A0">
      <w:pPr>
        <w:pStyle w:val="ad"/>
        <w:numPr>
          <w:ilvl w:val="0"/>
          <w:numId w:val="25"/>
        </w:numPr>
        <w:rPr>
          <w:lang w:val="en-GB"/>
        </w:rPr>
      </w:pPr>
      <w:r w:rsidRPr="004F59A0">
        <w:rPr>
          <w:lang w:val="en-GB"/>
        </w:rPr>
        <w:t>Participants with an overall accuracy &lt; 0.5 is excluded from the analysis,</w:t>
      </w:r>
    </w:p>
    <w:p w14:paraId="022C5E1E" w14:textId="14A0E26E" w:rsidR="00C87380" w:rsidRPr="004F59A0" w:rsidRDefault="004F59A0" w:rsidP="004F59A0">
      <w:pPr>
        <w:pStyle w:val="ad"/>
        <w:numPr>
          <w:ilvl w:val="0"/>
          <w:numId w:val="25"/>
        </w:numPr>
        <w:rPr>
          <w:lang w:val="en-GB"/>
        </w:rPr>
      </w:pPr>
      <w:r w:rsidRPr="004F59A0">
        <w:rPr>
          <w:lang w:val="en-GB"/>
        </w:rPr>
        <w:t>Participants with any of the conditions with zero accuracy is excluded from</w:t>
      </w:r>
      <w:r>
        <w:rPr>
          <w:lang w:val="en-GB"/>
        </w:rPr>
        <w:t xml:space="preserve"> </w:t>
      </w:r>
      <w:r w:rsidRPr="004F59A0">
        <w:rPr>
          <w:lang w:val="en-GB"/>
        </w:rPr>
        <w:t>the analysis.</w:t>
      </w:r>
    </w:p>
    <w:p w14:paraId="6AF89F53" w14:textId="5C420C1F" w:rsidR="00B56ABD" w:rsidRPr="006A5A80" w:rsidRDefault="00402DE4" w:rsidP="00B56ABD">
      <w:pPr>
        <w:pStyle w:val="ad"/>
        <w:numPr>
          <w:ilvl w:val="0"/>
          <w:numId w:val="13"/>
        </w:numPr>
        <w:rPr>
          <w:lang w:val="en-GB"/>
        </w:rPr>
      </w:pPr>
      <w:r>
        <w:rPr>
          <w:lang w:val="en-GB"/>
        </w:rPr>
        <w:t>Trial level</w:t>
      </w:r>
      <w:r w:rsidR="00B56ABD" w:rsidRPr="006A5A80">
        <w:rPr>
          <w:lang w:val="en-GB"/>
        </w:rPr>
        <w:t xml:space="preserve"> data exclusion criteria</w:t>
      </w:r>
    </w:p>
    <w:p w14:paraId="5F0527E4" w14:textId="2E7F9AD2" w:rsidR="00B56ABD" w:rsidRPr="006A5A80" w:rsidRDefault="004F59A0" w:rsidP="004F59A0">
      <w:pPr>
        <w:pStyle w:val="ad"/>
        <w:numPr>
          <w:ilvl w:val="0"/>
          <w:numId w:val="26"/>
        </w:numPr>
        <w:rPr>
          <w:lang w:val="en-GB"/>
        </w:rPr>
      </w:pPr>
      <w:r w:rsidRPr="004F59A0">
        <w:rPr>
          <w:lang w:val="en-GB"/>
        </w:rPr>
        <w:t>Trials with no response or wrong key press is excluded from the analysis</w:t>
      </w:r>
      <w:r>
        <w:rPr>
          <w:lang w:val="en-GB"/>
        </w:rPr>
        <w:t xml:space="preserve">, </w:t>
      </w:r>
    </w:p>
    <w:p w14:paraId="52E9194B" w14:textId="73CF4211" w:rsidR="004F59A0" w:rsidRDefault="004F59A0" w:rsidP="004F59A0">
      <w:pPr>
        <w:pStyle w:val="ad"/>
        <w:numPr>
          <w:ilvl w:val="0"/>
          <w:numId w:val="26"/>
        </w:numPr>
        <w:rPr>
          <w:lang w:val="en-GB"/>
        </w:rPr>
      </w:pPr>
      <w:r w:rsidRPr="004F59A0">
        <w:rPr>
          <w:lang w:val="en-GB"/>
        </w:rPr>
        <w:t xml:space="preserve">The practice trials </w:t>
      </w:r>
      <w:r w:rsidR="00C842C9" w:rsidRPr="004F59A0">
        <w:rPr>
          <w:lang w:val="en-GB"/>
        </w:rPr>
        <w:t>are</w:t>
      </w:r>
      <w:r w:rsidRPr="004F59A0">
        <w:rPr>
          <w:lang w:val="en-GB"/>
        </w:rPr>
        <w:t xml:space="preserve"> excluded from the formal analysis,</w:t>
      </w:r>
    </w:p>
    <w:p w14:paraId="2BE03029" w14:textId="2DD8532A" w:rsidR="004F59A0" w:rsidRPr="005223E3" w:rsidRDefault="004F59A0" w:rsidP="005223E3">
      <w:pPr>
        <w:pStyle w:val="ad"/>
        <w:numPr>
          <w:ilvl w:val="0"/>
          <w:numId w:val="26"/>
        </w:numPr>
        <w:rPr>
          <w:lang w:val="en-GB"/>
        </w:rPr>
      </w:pPr>
      <w:r w:rsidRPr="004F59A0">
        <w:rPr>
          <w:lang w:val="en-GB"/>
        </w:rPr>
        <w:t>Participants with any of the conditions with zero accuracy is excluded from</w:t>
      </w:r>
      <w:r w:rsidR="005223E3">
        <w:rPr>
          <w:lang w:val="en-GB"/>
        </w:rPr>
        <w:t xml:space="preserve"> </w:t>
      </w:r>
      <w:r w:rsidRPr="005223E3">
        <w:rPr>
          <w:lang w:val="en-GB"/>
        </w:rPr>
        <w:t>the analysis,</w:t>
      </w:r>
    </w:p>
    <w:p w14:paraId="51826AB8" w14:textId="654DE544" w:rsidR="000E1499" w:rsidRPr="000E1499" w:rsidRDefault="004F59A0" w:rsidP="000E1499">
      <w:pPr>
        <w:pStyle w:val="ad"/>
        <w:numPr>
          <w:ilvl w:val="0"/>
          <w:numId w:val="26"/>
        </w:numPr>
        <w:rPr>
          <w:lang w:val="en-GB"/>
        </w:rPr>
      </w:pPr>
      <w:r w:rsidRPr="004F59A0">
        <w:rPr>
          <w:lang w:val="en-US"/>
        </w:rPr>
        <w:t>The data under conditions other than the “control condition” would not be used in the current study.</w:t>
      </w:r>
      <w:r w:rsidR="00B56ABD" w:rsidRPr="006A5A80">
        <w:rPr>
          <w:lang w:val="en-US"/>
        </w:rPr>
        <w:t xml:space="preserve"> </w:t>
      </w:r>
      <w:bookmarkStart w:id="46" w:name="_Toc129530163"/>
      <w:bookmarkStart w:id="47" w:name="_Toc129530193"/>
    </w:p>
    <w:p w14:paraId="78613C37" w14:textId="77777777" w:rsidR="000E1499" w:rsidRPr="000E1499" w:rsidRDefault="000E1499" w:rsidP="000E1499">
      <w:pPr>
        <w:rPr>
          <w:rFonts w:eastAsiaTheme="minorEastAsia"/>
          <w:lang w:val="en-GB"/>
        </w:rPr>
      </w:pPr>
    </w:p>
    <w:p w14:paraId="6FB3E4E9" w14:textId="64634C47" w:rsidR="00C87380" w:rsidRPr="00CB0739" w:rsidRDefault="00CB0739" w:rsidP="00CB0739">
      <w:pPr>
        <w:pStyle w:val="2"/>
        <w:spacing w:after="120"/>
        <w:rPr>
          <w:rFonts w:ascii="Times New Roman" w:hAnsi="Times New Roman"/>
        </w:rPr>
      </w:pPr>
      <w:bookmarkStart w:id="48" w:name="_Toc139718159"/>
      <w:bookmarkEnd w:id="46"/>
      <w:bookmarkEnd w:id="47"/>
      <w:r>
        <w:rPr>
          <w:rFonts w:ascii="Times New Roman" w:hAnsi="Times New Roman"/>
        </w:rPr>
        <w:t>3.</w:t>
      </w:r>
      <w:r w:rsidR="00A83745">
        <w:rPr>
          <w:rFonts w:ascii="Times New Roman" w:hAnsi="Times New Roman"/>
          <w:lang w:val="en-US"/>
        </w:rPr>
        <w:t>3</w:t>
      </w:r>
      <w:r w:rsidR="004F59A0" w:rsidRPr="00CB0739">
        <w:rPr>
          <w:rFonts w:ascii="Times New Roman" w:hAnsi="Times New Roman"/>
        </w:rPr>
        <w:t xml:space="preserve"> </w:t>
      </w:r>
      <w:r w:rsidR="00C87380" w:rsidRPr="00CB0739">
        <w:rPr>
          <w:rFonts w:ascii="Times New Roman" w:hAnsi="Times New Roman"/>
        </w:rPr>
        <w:t xml:space="preserve">Calculating the </w:t>
      </w:r>
      <w:r w:rsidR="003B4581" w:rsidRPr="003B4581">
        <w:rPr>
          <w:rFonts w:ascii="Times New Roman" w:hAnsi="Times New Roman" w:hint="eastAsia"/>
        </w:rPr>
        <w:t>O</w:t>
      </w:r>
      <w:r w:rsidR="003B4581" w:rsidRPr="003B4581">
        <w:rPr>
          <w:rFonts w:ascii="Times New Roman" w:hAnsi="Times New Roman"/>
        </w:rPr>
        <w:t xml:space="preserve">utcome </w:t>
      </w:r>
      <w:r w:rsidR="003B4581" w:rsidRPr="003B4581">
        <w:rPr>
          <w:rFonts w:ascii="Times New Roman" w:hAnsi="Times New Roman" w:hint="eastAsia"/>
        </w:rPr>
        <w:t>V</w:t>
      </w:r>
      <w:r w:rsidR="003B4581" w:rsidRPr="003B4581">
        <w:rPr>
          <w:rFonts w:ascii="Times New Roman" w:hAnsi="Times New Roman"/>
        </w:rPr>
        <w:t>ariables</w:t>
      </w:r>
      <w:r w:rsidR="003B4581" w:rsidRPr="00CB0739">
        <w:rPr>
          <w:rFonts w:ascii="Times New Roman" w:hAnsi="Times New Roman"/>
        </w:rPr>
        <w:t xml:space="preserve"> </w:t>
      </w:r>
      <w:r w:rsidR="003B4581">
        <w:rPr>
          <w:rFonts w:ascii="Times New Roman" w:hAnsi="Times New Roman"/>
          <w:lang w:val="en-US"/>
        </w:rPr>
        <w:t xml:space="preserve">and </w:t>
      </w:r>
      <w:r w:rsidR="00C87380" w:rsidRPr="00CB0739">
        <w:rPr>
          <w:rFonts w:ascii="Times New Roman" w:hAnsi="Times New Roman"/>
        </w:rPr>
        <w:t>SPE</w:t>
      </w:r>
      <w:bookmarkEnd w:id="48"/>
      <w:r w:rsidR="00C87380" w:rsidRPr="00CB0739">
        <w:rPr>
          <w:rFonts w:ascii="Times New Roman" w:hAnsi="Times New Roman"/>
        </w:rPr>
        <w:t xml:space="preserve"> </w:t>
      </w:r>
      <w:r w:rsidR="003B4581">
        <w:rPr>
          <w:rFonts w:ascii="Times New Roman" w:hAnsi="Times New Roman"/>
        </w:rPr>
        <w:t>M</w:t>
      </w:r>
      <w:r w:rsidR="008622D3">
        <w:rPr>
          <w:rFonts w:ascii="Times New Roman" w:hAnsi="Times New Roman"/>
        </w:rPr>
        <w:t>easures</w:t>
      </w:r>
    </w:p>
    <w:p w14:paraId="7A305D26" w14:textId="486066D5" w:rsidR="00A83745" w:rsidRDefault="004F59A0" w:rsidP="00A83745">
      <w:pPr>
        <w:spacing w:line="276" w:lineRule="auto"/>
        <w:ind w:firstLineChars="100" w:firstLine="240"/>
        <w:rPr>
          <w:lang w:val="en-US"/>
        </w:rPr>
      </w:pPr>
      <w:r w:rsidRPr="004F59A0">
        <w:rPr>
          <w:lang w:val="en-US"/>
        </w:rPr>
        <w:t xml:space="preserve">For each </w:t>
      </w:r>
      <w:r w:rsidR="00680609">
        <w:rPr>
          <w:rFonts w:hint="eastAsia"/>
          <w:lang w:val="en-US"/>
        </w:rPr>
        <w:t>study</w:t>
      </w:r>
      <w:r w:rsidRPr="004F59A0">
        <w:rPr>
          <w:lang w:val="en-US"/>
        </w:rPr>
        <w:t xml:space="preserve">, we calculated six </w:t>
      </w:r>
      <w:r w:rsidR="008622D3">
        <w:rPr>
          <w:lang w:val="en-US"/>
        </w:rPr>
        <w:t xml:space="preserve">outcome variables </w:t>
      </w:r>
      <w:r w:rsidRPr="004F59A0">
        <w:rPr>
          <w:lang w:val="en-US"/>
        </w:rPr>
        <w:t xml:space="preserve">for each experimental condition: Mean </w:t>
      </w:r>
      <w:r w:rsidR="00AF76F4">
        <w:rPr>
          <w:lang w:val="en-US"/>
        </w:rPr>
        <w:t>Reaction Time</w:t>
      </w:r>
      <w:r w:rsidRPr="004F59A0">
        <w:rPr>
          <w:lang w:val="en-US"/>
        </w:rPr>
        <w:t xml:space="preserve"> (RT), </w:t>
      </w:r>
      <w:r w:rsidR="00AF76F4">
        <w:rPr>
          <w:lang w:val="en-US"/>
        </w:rPr>
        <w:t>A</w:t>
      </w:r>
      <w:r w:rsidRPr="004F59A0">
        <w:rPr>
          <w:lang w:val="en-US"/>
        </w:rPr>
        <w:t xml:space="preserve">ccuracy (ACC), </w:t>
      </w:r>
      <w:r w:rsidRPr="00AF76F4">
        <w:rPr>
          <w:i/>
          <w:iCs/>
          <w:lang w:val="en-US"/>
        </w:rPr>
        <w:t>d</w:t>
      </w:r>
      <w:r w:rsidR="00AF76F4">
        <w:rPr>
          <w:lang w:val="en-US"/>
        </w:rPr>
        <w:t xml:space="preserve"> </w:t>
      </w:r>
      <w:r w:rsidRPr="004F59A0">
        <w:rPr>
          <w:lang w:val="en-US"/>
        </w:rPr>
        <w:t>prime (</w:t>
      </w:r>
      <w:r w:rsidRPr="00457243">
        <w:rPr>
          <w:i/>
          <w:iCs/>
          <w:lang w:val="en-US"/>
        </w:rPr>
        <w:t>d</w:t>
      </w:r>
      <w:r w:rsidRPr="00457243">
        <w:rPr>
          <w:rFonts w:hint="eastAsia"/>
          <w:i/>
          <w:iCs/>
          <w:lang w:val="en-US"/>
        </w:rPr>
        <w:t>′</w:t>
      </w:r>
      <w:r w:rsidRPr="004F59A0">
        <w:rPr>
          <w:lang w:val="en-US"/>
        </w:rPr>
        <w:t xml:space="preserve">), </w:t>
      </w:r>
      <w:r w:rsidR="00AF76F4">
        <w:rPr>
          <w:lang w:val="en-US"/>
        </w:rPr>
        <w:t>E</w:t>
      </w:r>
      <w:r w:rsidRPr="004F59A0">
        <w:rPr>
          <w:lang w:val="en-US"/>
        </w:rPr>
        <w:t>fficiency (</w:t>
      </w:r>
      <w:r w:rsidRPr="00457243">
        <w:rPr>
          <w:i/>
          <w:iCs/>
          <w:lang w:val="en-US"/>
        </w:rPr>
        <w:t>η</w:t>
      </w:r>
      <w:r w:rsidRPr="004F59A0">
        <w:rPr>
          <w:lang w:val="en-US"/>
        </w:rPr>
        <w:t xml:space="preserve">), </w:t>
      </w:r>
      <w:r w:rsidR="00AF76F4">
        <w:rPr>
          <w:lang w:val="en-US"/>
        </w:rPr>
        <w:t>D</w:t>
      </w:r>
      <w:r w:rsidRPr="004F59A0">
        <w:rPr>
          <w:lang w:val="en-US"/>
        </w:rPr>
        <w:t xml:space="preserve">rift </w:t>
      </w:r>
      <w:r w:rsidR="00AF76F4">
        <w:rPr>
          <w:lang w:val="en-US"/>
        </w:rPr>
        <w:t>R</w:t>
      </w:r>
      <w:r w:rsidRPr="004F59A0">
        <w:rPr>
          <w:lang w:val="en-US"/>
        </w:rPr>
        <w:t>ate (</w:t>
      </w:r>
      <w:r w:rsidRPr="00457243">
        <w:rPr>
          <w:i/>
          <w:iCs/>
          <w:lang w:val="en-US"/>
        </w:rPr>
        <w:t>v</w:t>
      </w:r>
      <w:r w:rsidRPr="004F59A0">
        <w:rPr>
          <w:lang w:val="en-US"/>
        </w:rPr>
        <w:t xml:space="preserve">), and </w:t>
      </w:r>
      <w:r w:rsidR="00AF76F4">
        <w:rPr>
          <w:lang w:val="en-US"/>
        </w:rPr>
        <w:t>S</w:t>
      </w:r>
      <w:r w:rsidRPr="004F59A0">
        <w:rPr>
          <w:lang w:val="en-US"/>
        </w:rPr>
        <w:t xml:space="preserve">tarting </w:t>
      </w:r>
      <w:r w:rsidR="00AF76F4">
        <w:rPr>
          <w:lang w:val="en-US"/>
        </w:rPr>
        <w:t>P</w:t>
      </w:r>
      <w:r w:rsidRPr="004F59A0">
        <w:rPr>
          <w:lang w:val="en-US"/>
        </w:rPr>
        <w:t>oint</w:t>
      </w:r>
      <w:r w:rsidR="005223E3">
        <w:rPr>
          <w:rFonts w:eastAsiaTheme="minorEastAsia" w:hint="eastAsia"/>
          <w:lang w:val="en-US"/>
        </w:rPr>
        <w:t xml:space="preserve"> </w:t>
      </w:r>
      <w:r w:rsidRPr="004F59A0">
        <w:rPr>
          <w:lang w:val="en-US"/>
        </w:rPr>
        <w:t>(</w:t>
      </w:r>
      <w:r w:rsidRPr="00457243">
        <w:rPr>
          <w:i/>
          <w:iCs/>
          <w:lang w:val="en-US"/>
        </w:rPr>
        <w:t>z</w:t>
      </w:r>
      <w:r w:rsidRPr="004F59A0">
        <w:rPr>
          <w:lang w:val="en-US"/>
        </w:rPr>
        <w:t xml:space="preserve">). RT and ACC are obtained directly from the datasets, while </w:t>
      </w:r>
      <w:r w:rsidRPr="00457243">
        <w:rPr>
          <w:i/>
          <w:iCs/>
          <w:lang w:val="en-US"/>
        </w:rPr>
        <w:t>d</w:t>
      </w:r>
      <w:r w:rsidRPr="00457243">
        <w:rPr>
          <w:rFonts w:hint="eastAsia"/>
          <w:i/>
          <w:iCs/>
          <w:lang w:val="en-US"/>
        </w:rPr>
        <w:t>′</w:t>
      </w:r>
      <w:r w:rsidRPr="004F59A0">
        <w:rPr>
          <w:lang w:val="en-US"/>
        </w:rPr>
        <w:t xml:space="preserve"> and </w:t>
      </w:r>
      <w:r w:rsidRPr="00457243">
        <w:rPr>
          <w:i/>
          <w:iCs/>
          <w:lang w:val="en-US"/>
        </w:rPr>
        <w:t>η</w:t>
      </w:r>
      <w:r w:rsidRPr="004F59A0">
        <w:rPr>
          <w:lang w:val="en-US"/>
        </w:rPr>
        <w:t xml:space="preserve"> are calculated based on RT and ACC (see Table 2).</w:t>
      </w:r>
      <w:r w:rsidR="004B0001" w:rsidRPr="004B0001">
        <w:t xml:space="preserve"> </w:t>
      </w:r>
      <w:r w:rsidR="00A83745" w:rsidRPr="004B0001">
        <w:rPr>
          <w:lang w:val="en-US"/>
        </w:rPr>
        <w:t xml:space="preserve">Please note that the condition “Other” vary across </w:t>
      </w:r>
      <w:r w:rsidR="00A83745">
        <w:rPr>
          <w:lang w:val="en-US"/>
        </w:rPr>
        <w:t>contrast</w:t>
      </w:r>
      <w:r w:rsidR="00A83745" w:rsidRPr="004B0001">
        <w:rPr>
          <w:lang w:val="en-US"/>
        </w:rPr>
        <w:t xml:space="preserve">, we calculated the SPE for each “Other” condition. More specifically, we calculated the differences for “Self vs </w:t>
      </w:r>
      <w:r w:rsidR="00A83745">
        <w:rPr>
          <w:lang w:val="en-US"/>
        </w:rPr>
        <w:t>Close</w:t>
      </w:r>
      <w:r w:rsidR="00162BBB">
        <w:rPr>
          <w:lang w:val="en-US"/>
        </w:rPr>
        <w:t xml:space="preserve"> </w:t>
      </w:r>
      <w:r w:rsidR="00162BBB">
        <w:rPr>
          <w:rFonts w:hint="eastAsia"/>
          <w:lang w:val="en-US"/>
        </w:rPr>
        <w:t>other</w:t>
      </w:r>
      <w:r w:rsidR="00A83745" w:rsidRPr="004B0001">
        <w:rPr>
          <w:lang w:val="en-US"/>
        </w:rPr>
        <w:t>”, “Self vs Stranger”,</w:t>
      </w:r>
      <w:r w:rsidR="00A83745">
        <w:rPr>
          <w:lang w:val="en-US"/>
        </w:rPr>
        <w:t xml:space="preserve"> </w:t>
      </w:r>
      <w:r w:rsidR="00A83745" w:rsidRPr="004B0001">
        <w:rPr>
          <w:lang w:val="en-US"/>
        </w:rPr>
        <w:t xml:space="preserve">“Self vs </w:t>
      </w:r>
      <w:r w:rsidR="00A83745">
        <w:rPr>
          <w:lang w:val="en-US"/>
        </w:rPr>
        <w:t>Celebrity</w:t>
      </w:r>
      <w:r w:rsidR="00A83745" w:rsidRPr="004B0001">
        <w:rPr>
          <w:lang w:val="en-US"/>
        </w:rPr>
        <w:t>”</w:t>
      </w:r>
      <w:r w:rsidR="00A83745">
        <w:rPr>
          <w:lang w:val="en-US"/>
        </w:rPr>
        <w:t xml:space="preserve"> and </w:t>
      </w:r>
      <w:r w:rsidR="00A83745" w:rsidRPr="004B0001">
        <w:rPr>
          <w:lang w:val="en-US"/>
        </w:rPr>
        <w:t xml:space="preserve">“Self vs </w:t>
      </w:r>
      <w:r w:rsidR="00A83745">
        <w:rPr>
          <w:lang w:val="en-US"/>
        </w:rPr>
        <w:t>Non-person</w:t>
      </w:r>
      <w:r w:rsidR="00A83745" w:rsidRPr="004B0001">
        <w:rPr>
          <w:lang w:val="en-US"/>
        </w:rPr>
        <w:t>”</w:t>
      </w:r>
      <w:r w:rsidR="00A83745">
        <w:rPr>
          <w:lang w:val="en-US"/>
        </w:rPr>
        <w:t>.</w:t>
      </w:r>
    </w:p>
    <w:p w14:paraId="557F3181" w14:textId="0980A2A2" w:rsidR="003B4581" w:rsidRPr="00CC406A" w:rsidRDefault="00A83745" w:rsidP="00CC406A">
      <w:pPr>
        <w:spacing w:line="276" w:lineRule="auto"/>
        <w:rPr>
          <w:lang w:val="en-US"/>
        </w:rPr>
      </w:pPr>
      <w:commentRangeStart w:id="49"/>
      <w:r>
        <w:rPr>
          <w:noProof/>
          <w:lang w:val="en-US"/>
        </w:rPr>
        <w:drawing>
          <wp:inline distT="0" distB="0" distL="0" distR="0" wp14:anchorId="53A4F5D0" wp14:editId="3CF99ADB">
            <wp:extent cx="5889009" cy="1574362"/>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8" cstate="print">
                      <a:extLst>
                        <a:ext uri="{28A0092B-C50C-407E-A947-70E740481C1C}">
                          <a14:useLocalDpi xmlns:a14="http://schemas.microsoft.com/office/drawing/2010/main" val="0"/>
                        </a:ext>
                      </a:extLst>
                    </a:blip>
                    <a:srcRect t="9689" r="-17" b="16939"/>
                    <a:stretch/>
                  </pic:blipFill>
                  <pic:spPr bwMode="auto">
                    <a:xfrm>
                      <a:off x="0" y="0"/>
                      <a:ext cx="5948499" cy="1590266"/>
                    </a:xfrm>
                    <a:prstGeom prst="rect">
                      <a:avLst/>
                    </a:prstGeom>
                    <a:ln>
                      <a:noFill/>
                    </a:ln>
                    <a:extLst>
                      <a:ext uri="{53640926-AAD7-44D8-BBD7-CCE9431645EC}">
                        <a14:shadowObscured xmlns:a14="http://schemas.microsoft.com/office/drawing/2010/main"/>
                      </a:ext>
                    </a:extLst>
                  </pic:spPr>
                </pic:pic>
              </a:graphicData>
            </a:graphic>
          </wp:inline>
        </w:drawing>
      </w:r>
      <w:commentRangeEnd w:id="49"/>
      <w:r>
        <w:rPr>
          <w:rStyle w:val="a6"/>
        </w:rPr>
        <w:commentReference w:id="49"/>
      </w:r>
      <w:bookmarkStart w:id="50" w:name="_Toc129530164"/>
      <w:bookmarkStart w:id="51" w:name="_Toc129530194"/>
    </w:p>
    <w:p w14:paraId="41321246" w14:textId="1C919B88" w:rsidR="00163DAA" w:rsidRPr="00CB0739" w:rsidRDefault="00CB0739" w:rsidP="00CB0739">
      <w:pPr>
        <w:pStyle w:val="2"/>
        <w:spacing w:after="120"/>
        <w:rPr>
          <w:rFonts w:ascii="Times New Roman" w:hAnsi="Times New Roman"/>
        </w:rPr>
      </w:pPr>
      <w:bookmarkStart w:id="52" w:name="_Toc139718160"/>
      <w:r>
        <w:rPr>
          <w:rFonts w:ascii="Times New Roman" w:hAnsi="Times New Roman"/>
        </w:rPr>
        <w:t>3.</w:t>
      </w:r>
      <w:r w:rsidR="00A83745">
        <w:rPr>
          <w:rFonts w:ascii="Times New Roman" w:hAnsi="Times New Roman"/>
        </w:rPr>
        <w:t>4</w:t>
      </w:r>
      <w:r>
        <w:rPr>
          <w:rFonts w:ascii="Times New Roman" w:hAnsi="Times New Roman"/>
        </w:rPr>
        <w:t xml:space="preserve"> </w:t>
      </w:r>
      <w:r w:rsidR="00C87380" w:rsidRPr="00CB0739">
        <w:rPr>
          <w:rFonts w:ascii="Times New Roman" w:hAnsi="Times New Roman"/>
        </w:rPr>
        <w:t>Estimating the Reliability</w:t>
      </w:r>
      <w:bookmarkEnd w:id="50"/>
      <w:bookmarkEnd w:id="51"/>
      <w:bookmarkEnd w:id="52"/>
    </w:p>
    <w:p w14:paraId="35B8C9A4" w14:textId="519C542D" w:rsidR="00162BBB" w:rsidRDefault="00162BBB" w:rsidP="00CC406A">
      <w:pPr>
        <w:ind w:firstLineChars="100" w:firstLine="241"/>
      </w:pPr>
      <w:bookmarkStart w:id="53" w:name="_Toc129530165"/>
      <w:bookmarkStart w:id="54" w:name="_Toc129530195"/>
      <w:r>
        <w:rPr>
          <w:rFonts w:hint="eastAsia"/>
          <w:b/>
        </w:rPr>
        <w:t>Weighted</w:t>
      </w:r>
      <w:r>
        <w:rPr>
          <w:b/>
        </w:rPr>
        <w:t xml:space="preserve"> </w:t>
      </w:r>
      <w:r>
        <w:rPr>
          <w:rFonts w:hint="eastAsia"/>
          <w:b/>
        </w:rPr>
        <w:t>Average</w:t>
      </w:r>
      <w:r>
        <w:rPr>
          <w:b/>
        </w:rPr>
        <w:t xml:space="preserve"> Split-half </w:t>
      </w:r>
      <w:r>
        <w:rPr>
          <w:rFonts w:hint="eastAsia"/>
          <w:b/>
        </w:rPr>
        <w:t>R</w:t>
      </w:r>
      <w:r>
        <w:rPr>
          <w:b/>
        </w:rPr>
        <w:t>eliability.</w:t>
      </w:r>
      <w:r>
        <w:rPr>
          <w:b/>
          <w:lang w:val="en-US"/>
        </w:rPr>
        <w:t xml:space="preserve"> </w:t>
      </w:r>
      <w:r w:rsidRPr="00ED4C8F">
        <w:t xml:space="preserve">To ensure methodological rigor, we assessed the </w:t>
      </w:r>
      <w:r w:rsidRPr="00703ABB">
        <w:rPr>
          <w:bCs/>
          <w:color w:val="000000" w:themeColor="text1"/>
        </w:rPr>
        <w:t xml:space="preserve">weighted average </w:t>
      </w:r>
      <w:r w:rsidRPr="00ED4C8F">
        <w:t>split-half reliability of the SPE measures using four distinct data splitting approaches: first-second, odd-even, permutated, and Monte Carlo</w:t>
      </w:r>
      <w:r>
        <w:rPr>
          <w:lang w:val="en-US"/>
        </w:rPr>
        <w:t xml:space="preserve"> </w:t>
      </w:r>
      <w:r w:rsidRPr="00ED4C8F">
        <w:fldChar w:fldCharType="begin"/>
      </w:r>
      <w:r w:rsidRPr="00ED4C8F">
        <w:instrText xml:space="preserve"> ADDIN EN.CITE &lt;EndNote&gt;&lt;Cite&gt;&lt;Author&gt;Pronk&lt;/Author&gt;&lt;Year&gt;2022&lt;/Year&gt;&lt;RecNum&gt;108&lt;/RecNum&gt;&lt;DisplayText&gt;(Kahveci et al., 2022; Pronk et al., 2022)&lt;/DisplayText&gt;&lt;record&gt;&lt;rec-number&gt;108&lt;/rec-number&gt;&lt;foreign-keys&gt;&lt;key app="EN" db-id="w5e5sta9arwa50eztf0vzr0zf55zr00xd9ae" timestamp="1683353013"&gt;108&lt;/key&gt;&lt;/foreign-keys&gt;&lt;ref-type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Cite&gt;&lt;Author&gt;Kahveci&lt;/Author&gt;&lt;Year&gt;2022&lt;/Year&gt;&lt;RecNum&gt;97&lt;/RecNum&gt;&lt;record&gt;&lt;rec-number&gt;97&lt;/rec-number&gt;&lt;foreign-keys&gt;&lt;key app="EN" db-id="w5e5sta9arwa50eztf0vzr0zf55zr00xd9ae" timestamp="1679895347"&gt;97&lt;/key&gt;&lt;/foreign-keys&gt;&lt;ref-type name="Journal Article"&gt;17&lt;/ref-type&gt;&lt;contributors&gt;&lt;authors&gt;&lt;author&gt;Kahveci, Sercan&lt;/author&gt;&lt;author&gt;Bathke, Arne&lt;/author&gt;&lt;author&gt;Blechert, Jens&lt;/author&gt;&lt;/authors&gt;&lt;/contributors&gt;&lt;titles&gt;&lt;title&gt;Reliability of reaction time tasks: how should it be computed?&lt;/title&gt;&lt;/titles&gt;&lt;dates&gt;&lt;year&gt;2022&lt;/year&gt;&lt;/dates&gt;&lt;urls&gt;&lt;/urls&gt;&lt;electronic-resource-num&gt;10.31234/osf.io/ta59r&lt;/electronic-resource-num&gt;&lt;/record&gt;&lt;/Cite&gt;&lt;/EndNote&gt;</w:instrText>
      </w:r>
      <w:r w:rsidRPr="00ED4C8F">
        <w:fldChar w:fldCharType="separate"/>
      </w:r>
      <w:r w:rsidRPr="00ED4C8F">
        <w:t>(Kahveci et al., 2022; Pronk et al., 2022)</w:t>
      </w:r>
      <w:r w:rsidRPr="00ED4C8F">
        <w:fldChar w:fldCharType="end"/>
      </w:r>
      <w:r>
        <w:t xml:space="preserve">. </w:t>
      </w:r>
      <w:r w:rsidRPr="00CC406A">
        <w:t xml:space="preserve">The first-second split-half reliability involved dividing the trials into two halves: the first half and the second half. The odd-even split-half reliability separated the trials into sequences based on their odd or even numbers. On the other hand, the permutation split-half reliability shuffled the trial order and randomly assigned each half to a group. </w:t>
      </w:r>
      <w:r w:rsidRPr="00CC406A">
        <w:rPr>
          <w:rFonts w:hint="eastAsia"/>
        </w:rPr>
        <w:t>T</w:t>
      </w:r>
      <w:r w:rsidRPr="00CC406A">
        <w:t xml:space="preserve">he Monte Carlo </w:t>
      </w:r>
      <w:r w:rsidRPr="00CC406A">
        <w:lastRenderedPageBreak/>
        <w:t>split-half approach was similar to the permutated split-half method, but it repeated the process thousands of times to calculate the average and 95% confidence interval of the split-half reliability. This comprehensive evaluation ensured the robustness of our findings.</w:t>
      </w:r>
    </w:p>
    <w:p w14:paraId="0D1C79C3" w14:textId="77777777" w:rsidR="00162BBB" w:rsidRPr="00E41C72" w:rsidRDefault="00162BBB" w:rsidP="00E41C72">
      <w:pPr>
        <w:ind w:firstLineChars="100" w:firstLine="240"/>
        <w:rPr>
          <w:bCs/>
        </w:rPr>
      </w:pPr>
      <w:r>
        <w:t xml:space="preserve">First, the data were stratified per condition </w:t>
      </w:r>
      <w:r>
        <w:fldChar w:fldCharType="begin"/>
      </w:r>
      <w:r>
        <w:instrText xml:space="preserve"> ADDIN EN.CITE &lt;EndNote&gt;&lt;Cite&gt;&lt;Author&gt;Pronk&lt;/Author&gt;&lt;Year&gt;2022&lt;/Year&gt;&lt;RecNum&gt;108&lt;/RecNum&gt;&lt;DisplayText&gt;(Pronk et al., 2022)&lt;/DisplayText&gt;&lt;record&gt;&lt;rec-number&gt;108&lt;/rec-number&gt;&lt;foreign-keys&gt;&lt;key app="EN" db-id="w5e5sta9arwa50eztf0vzr0zf55zr00xd9ae" timestamp="1683353013"&gt;108&lt;/key&gt;&lt;/foreign-keys&gt;&lt;ref-type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EndNote&gt;</w:instrText>
      </w:r>
      <w:r>
        <w:fldChar w:fldCharType="separate"/>
      </w:r>
      <w:r>
        <w:rPr>
          <w:noProof/>
        </w:rPr>
        <w:t>(Pronk et al., 2022)</w:t>
      </w:r>
      <w:r>
        <w:fldChar w:fldCharType="end"/>
      </w:r>
      <w:r>
        <w:t xml:space="preserve"> and then split into two halves. For example, when using Monte Carlo Split-Half, we randomly split the stratified data into two halves for 5000 times, which resulted in 5000 pairs of two halves of the data. Next, we calculated 5000 Pearson correlation coefficients based on these 5000 pairs of data and calculated the mean and 95% confidence interval of the 5000 correlations coefficients. The first-second split, odd-</w:t>
      </w:r>
      <w:r w:rsidRPr="00E41C72">
        <w:rPr>
          <w:bCs/>
        </w:rPr>
        <w:t xml:space="preserve">even split, and permutated split are similar to Monte Carlo method, but each only resulted in </w:t>
      </w:r>
      <w:r w:rsidRPr="00E41C72">
        <w:rPr>
          <w:rFonts w:hint="eastAsia"/>
          <w:bCs/>
        </w:rPr>
        <w:t>single</w:t>
      </w:r>
      <w:r w:rsidRPr="00E41C72">
        <w:rPr>
          <w:bCs/>
        </w:rPr>
        <w:t xml:space="preserve"> reliability coefficient.</w:t>
      </w:r>
    </w:p>
    <w:p w14:paraId="1877F7DF" w14:textId="4F4CF5AA" w:rsidR="00162BBB" w:rsidRPr="00703ABB" w:rsidRDefault="00162BBB" w:rsidP="00F21BC8">
      <w:pPr>
        <w:ind w:firstLineChars="100" w:firstLine="240"/>
        <w:rPr>
          <w:bCs/>
          <w:color w:val="000000" w:themeColor="text1"/>
        </w:rPr>
      </w:pPr>
      <w:commentRangeStart w:id="55"/>
      <w:commentRangeStart w:id="56"/>
      <w:r w:rsidRPr="00703ABB">
        <w:rPr>
          <w:bCs/>
          <w:color w:val="000000" w:themeColor="text1"/>
        </w:rPr>
        <w:t>Finally, after computing split-half reliability coefficients for each dataset, substantial variations were observed in the split-half reliability across the datasets. To derive a representative overall value for each</w:t>
      </w:r>
      <w:r w:rsidRPr="00703ABB">
        <w:rPr>
          <w:bCs/>
          <w:color w:val="000000" w:themeColor="text1"/>
          <w:lang w:val="en-US"/>
        </w:rPr>
        <w:t xml:space="preserve"> SPE measures</w:t>
      </w:r>
      <w:r w:rsidRPr="00703ABB">
        <w:rPr>
          <w:bCs/>
          <w:color w:val="000000" w:themeColor="text1"/>
        </w:rPr>
        <w:t>, we adopted an approach akin to meta-analysis, allowing for a more accurate estimation of the average split-half reliability</w:t>
      </w:r>
      <w:r w:rsidRPr="00703ABB">
        <w:rPr>
          <w:bCs/>
          <w:color w:val="000000" w:themeColor="text1"/>
          <w:lang w:val="en-US"/>
        </w:rPr>
        <w:t xml:space="preserve">. </w:t>
      </w:r>
      <w:r w:rsidRPr="00703ABB">
        <w:rPr>
          <w:bCs/>
          <w:color w:val="000000" w:themeColor="text1"/>
        </w:rPr>
        <w:t>As noted by Kucina et al. (2023), the number of trials significantly influences the reliability of cognitive experiments, with higher trial numbers resulting in increased reliability (</w:t>
      </w:r>
      <w:r w:rsidRPr="00703ABB">
        <w:rPr>
          <w:bCs/>
          <w:color w:val="000000" w:themeColor="text1"/>
          <w:lang w:val="en-US"/>
        </w:rPr>
        <w:t>similar pattern was also found in SPMT, see</w:t>
      </w:r>
      <w:r w:rsidRPr="00703ABB">
        <w:rPr>
          <w:bCs/>
          <w:color w:val="000000" w:themeColor="text1"/>
        </w:rPr>
        <w:t xml:space="preserve"> Supplementary Fig. </w:t>
      </w:r>
      <w:r>
        <w:rPr>
          <w:bCs/>
          <w:color w:val="000000" w:themeColor="text1"/>
        </w:rPr>
        <w:t>6</w:t>
      </w:r>
      <w:r w:rsidRPr="00703ABB">
        <w:rPr>
          <w:bCs/>
          <w:color w:val="000000" w:themeColor="text1"/>
        </w:rPr>
        <w:t xml:space="preserve">). Hence, to account for </w:t>
      </w:r>
      <w:r w:rsidRPr="00703ABB">
        <w:rPr>
          <w:bCs/>
          <w:color w:val="000000" w:themeColor="text1"/>
          <w:lang w:val="en-US"/>
        </w:rPr>
        <w:t>the</w:t>
      </w:r>
      <w:r w:rsidRPr="00703ABB">
        <w:rPr>
          <w:bCs/>
          <w:color w:val="000000" w:themeColor="text1"/>
        </w:rPr>
        <w:t xml:space="preserve"> impact</w:t>
      </w:r>
      <w:r w:rsidRPr="00703ABB">
        <w:rPr>
          <w:bCs/>
          <w:color w:val="000000" w:themeColor="text1"/>
          <w:lang w:val="en-US"/>
        </w:rPr>
        <w:t xml:space="preserve"> of trials</w:t>
      </w:r>
      <w:r w:rsidRPr="00703ABB">
        <w:rPr>
          <w:bCs/>
          <w:color w:val="000000" w:themeColor="text1"/>
        </w:rPr>
        <w:t>, we assigned weights to the split-half reliability based on the trial numbers present in each dataset using the “</w:t>
      </w:r>
      <w:proofErr w:type="spellStart"/>
      <w:r w:rsidRPr="00703ABB">
        <w:rPr>
          <w:bCs/>
          <w:color w:val="000000" w:themeColor="text1"/>
        </w:rPr>
        <w:t>aggregate.escalc</w:t>
      </w:r>
      <w:proofErr w:type="spellEnd"/>
      <w:r w:rsidRPr="00703ABB">
        <w:rPr>
          <w:bCs/>
          <w:color w:val="000000" w:themeColor="text1"/>
        </w:rPr>
        <w:t>” function from the “</w:t>
      </w:r>
      <w:proofErr w:type="spellStart"/>
      <w:r w:rsidRPr="00703ABB">
        <w:rPr>
          <w:bCs/>
          <w:color w:val="000000" w:themeColor="text1"/>
        </w:rPr>
        <w:t>metafor</w:t>
      </w:r>
      <w:proofErr w:type="spellEnd"/>
      <w:r w:rsidRPr="00703ABB">
        <w:rPr>
          <w:bCs/>
          <w:color w:val="000000" w:themeColor="text1"/>
        </w:rPr>
        <w:t xml:space="preserve">” Package </w:t>
      </w:r>
      <w:r w:rsidRPr="00703ABB">
        <w:rPr>
          <w:bCs/>
          <w:color w:val="000000" w:themeColor="text1"/>
        </w:rPr>
        <w:fldChar w:fldCharType="begin"/>
      </w:r>
      <w:r w:rsidRPr="00703ABB">
        <w:rPr>
          <w:bCs/>
          <w:color w:val="000000" w:themeColor="text1"/>
        </w:rPr>
        <w:instrText xml:space="preserve"> ADDIN EN.CITE &lt;EndNote&gt;&lt;Cite&gt;&lt;Author&gt;Viechtbauer&lt;/Author&gt;&lt;Year&gt;2010&lt;/Year&gt;&lt;RecNum&gt;132&lt;/RecNum&gt;&lt;DisplayText&gt;(Viechtbauer, 2010)&lt;/DisplayText&gt;&lt;record&gt;&lt;rec-number&gt;132&lt;/rec-number&gt;&lt;foreign-keys&gt;&lt;key app="EN" db-id="w5e5sta9arwa50eztf0vzr0zf55zr00xd9ae" timestamp="1689836231"&gt;132&lt;/key&gt;&lt;/foreign-keys&gt;&lt;ref-type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software&lt;/full-title&gt;&lt;/periodical&gt;&lt;pages&gt;1-48&lt;/pages&gt;&lt;volume&gt;36&lt;/volume&gt;&lt;dates&gt;&lt;year&gt;2010&lt;/year&gt;&lt;/dates&gt;&lt;isbn&gt;1548-7660&lt;/isbn&gt;&lt;urls&gt;&lt;/urls&gt;&lt;/record&gt;&lt;/Cite&gt;&lt;/EndNote&gt;</w:instrText>
      </w:r>
      <w:r w:rsidRPr="00703ABB">
        <w:rPr>
          <w:bCs/>
          <w:color w:val="000000" w:themeColor="text1"/>
        </w:rPr>
        <w:fldChar w:fldCharType="separate"/>
      </w:r>
      <w:r w:rsidRPr="00703ABB">
        <w:rPr>
          <w:bCs/>
          <w:noProof/>
          <w:color w:val="000000" w:themeColor="text1"/>
        </w:rPr>
        <w:t>(Viechtbauer, 2010)</w:t>
      </w:r>
      <w:r w:rsidRPr="00703ABB">
        <w:rPr>
          <w:bCs/>
          <w:color w:val="000000" w:themeColor="text1"/>
        </w:rPr>
        <w:fldChar w:fldCharType="end"/>
      </w:r>
      <w:r w:rsidRPr="00703ABB">
        <w:rPr>
          <w:bCs/>
          <w:color w:val="000000" w:themeColor="text1"/>
        </w:rPr>
        <w:t>. Employing a method similar to weighted averaging, we obtained the final weighted average split-half reliability (WASR)</w:t>
      </w:r>
      <w:r w:rsidRPr="00703ABB">
        <w:rPr>
          <w:bCs/>
          <w:color w:val="000000" w:themeColor="text1"/>
          <w:lang w:val="en-US"/>
        </w:rPr>
        <w:t xml:space="preserve"> as well as its 95% confidence interval</w:t>
      </w:r>
      <w:r w:rsidRPr="00703ABB">
        <w:rPr>
          <w:bCs/>
          <w:color w:val="000000" w:themeColor="text1"/>
        </w:rPr>
        <w:t>, ensuring a comprehensive and robust evaluation of the SPE measures across the datasets.</w:t>
      </w:r>
      <w:commentRangeEnd w:id="55"/>
      <w:r w:rsidRPr="00703ABB">
        <w:rPr>
          <w:rStyle w:val="a6"/>
          <w:color w:val="000000" w:themeColor="text1"/>
        </w:rPr>
        <w:commentReference w:id="55"/>
      </w:r>
      <w:commentRangeEnd w:id="56"/>
      <w:r w:rsidRPr="00703ABB">
        <w:rPr>
          <w:rStyle w:val="a6"/>
          <w:color w:val="000000" w:themeColor="text1"/>
        </w:rPr>
        <w:commentReference w:id="56"/>
      </w:r>
    </w:p>
    <w:bookmarkEnd w:id="53"/>
    <w:bookmarkEnd w:id="54"/>
    <w:p w14:paraId="24284963" w14:textId="440FEEBD" w:rsidR="000314AD" w:rsidRPr="000314AD" w:rsidRDefault="00A160B8" w:rsidP="000314AD">
      <w:pPr>
        <w:ind w:firstLineChars="100" w:firstLine="241"/>
        <w:rPr>
          <w:rFonts w:eastAsia="Calibri"/>
          <w:b/>
          <w:lang w:val="en-US"/>
        </w:rPr>
      </w:pPr>
      <w:r>
        <w:rPr>
          <w:rFonts w:eastAsia="Calibri"/>
          <w:b/>
          <w:lang w:val="en-US"/>
        </w:rPr>
        <w:t xml:space="preserve">Test-Retest Reliability (ICC). </w:t>
      </w:r>
      <w:r>
        <w:rPr>
          <w:lang w:val="en-US"/>
        </w:rPr>
        <w:t>We assessed the test-retest reliability of the</w:t>
      </w:r>
      <w:r>
        <w:rPr>
          <w:rFonts w:eastAsiaTheme="minorEastAsia"/>
          <w:lang w:val="en-US"/>
        </w:rPr>
        <w:t xml:space="preserve"> </w:t>
      </w:r>
      <w:r>
        <w:rPr>
          <w:lang w:val="en-US"/>
        </w:rPr>
        <w:t xml:space="preserve">six </w:t>
      </w:r>
      <w:r w:rsidR="00A44693">
        <w:rPr>
          <w:lang w:val="en-US"/>
        </w:rPr>
        <w:t xml:space="preserve">outcome variables </w:t>
      </w:r>
      <w:r>
        <w:rPr>
          <w:lang w:val="en-US"/>
        </w:rPr>
        <w:t xml:space="preserve">for our dataset that involved test-retest sessions by calculating the Intraclass Correlation Coefficient (ICC) using “psych” package </w:t>
      </w:r>
      <w:r>
        <w:rPr>
          <w:lang w:val="en-US"/>
        </w:rPr>
        <w:fldChar w:fldCharType="begin"/>
      </w:r>
      <w:r>
        <w:rPr>
          <w:lang w:val="en-US"/>
        </w:rPr>
        <w:instrText xml:space="preserve"> ADDIN EN.CITE &lt;EndNote&gt;&lt;Cite&gt;&lt;Author&gt;Revelle&lt;/Author&gt;&lt;Year&gt;2017&lt;/Year&gt;&lt;RecNum&gt;105&lt;/RecNum&gt;&lt;DisplayText&gt;(Revelle, 2017)&lt;/DisplayText&gt;&lt;record&gt;&lt;rec-number&gt;105&lt;/rec-number&gt;&lt;foreign-keys&gt;&lt;key app="EN" db-id="w5e5sta9arwa50eztf0vzr0zf55zr00xd9ae" timestamp="1683179007"&gt;105&lt;/key&gt;&lt;/foreign-keys&gt;&lt;ref-type name="Journal Article"&gt;17&lt;/ref-type&gt;&lt;contributors&gt;&lt;authors&gt;&lt;author&gt;Revelle, William R&lt;/author&gt;&lt;/authors&gt;&lt;/contributors&gt;&lt;titles&gt;&lt;title&gt;psych: Procedures for personality and psychological research&lt;/title&gt;&lt;/titles&gt;&lt;dates&gt;&lt;year&gt;2017&lt;/year&gt;&lt;/dates&gt;&lt;urls&gt;&lt;related-urls&gt;&lt;url&gt;https://CRAN.R-project.org/package=psych&lt;/url&gt;&lt;/related-urls&gt;&lt;/urls&gt;&lt;/record&gt;&lt;/Cite&gt;&lt;/EndNote&gt;</w:instrText>
      </w:r>
      <w:r>
        <w:rPr>
          <w:lang w:val="en-US"/>
        </w:rPr>
        <w:fldChar w:fldCharType="separate"/>
      </w:r>
      <w:r>
        <w:rPr>
          <w:noProof/>
          <w:lang w:val="en-US"/>
        </w:rPr>
        <w:t>(Revelle, 2017)</w:t>
      </w:r>
      <w:r>
        <w:rPr>
          <w:lang w:val="en-US"/>
        </w:rPr>
        <w:fldChar w:fldCharType="end"/>
      </w:r>
      <w:r>
        <w:rPr>
          <w:lang w:val="en-US"/>
        </w:rPr>
        <w:t xml:space="preserve">. ICC is a well-established measure used in test-retest, intra-rater, and inter-rater studies to assess reliability </w:t>
      </w:r>
      <w:r>
        <w:rPr>
          <w:lang w:val="en-US"/>
        </w:rPr>
        <w:fldChar w:fldCharType="begin"/>
      </w:r>
      <w:r>
        <w:rPr>
          <w:lang w:val="en-US"/>
        </w:rPr>
        <w:instrText xml:space="preserve"> ADDIN EN.CITE &lt;EndNote&gt;&lt;Cite&gt;&lt;Author&gt;Fisher&lt;/Author&gt;&lt;Year&gt;1992&lt;/Year&gt;&lt;RecNum&gt;9&lt;/RecNum&gt;&lt;DisplayText&gt;(Fisher, 1992)&lt;/DisplayText&gt;&lt;record&gt;&lt;rec-number&gt;9&lt;/rec-number&gt;&lt;foreign-keys&gt;&lt;key app="EN" db-id="w5e5sta9arwa50eztf0vzr0zf55zr00xd9ae" timestamp="1675769776"&gt;9&lt;/key&gt;&lt;/foreign-keys&gt;&lt;ref-type name="Journal Article"&gt;17&lt;/ref-type&gt;&lt;contributors&gt;&lt;authors&gt;&lt;author&gt;Fisher, R. A. &lt;/author&gt;&lt;/authors&gt;&lt;/contributors&gt;&lt;titles&gt;&lt;title&gt;Statistical methods for research workers&lt;/title&gt;&lt;secondary-title&gt;Springer New York&lt;/secondary-title&gt;&lt;/titles&gt;&lt;periodical&gt;&lt;full-title&gt;Springer New York&lt;/full-title&gt;&lt;/periodical&gt;&lt;dates&gt;&lt;year&gt;1992&lt;/year&gt;&lt;/dates&gt;&lt;urls&gt;&lt;/urls&gt;&lt;electronic-resource-num&gt;10.1007/978-1-4612-4380-9_6&lt;/electronic-resource-num&gt;&lt;/record&gt;&lt;/Cite&gt;&lt;/EndNote&gt;</w:instrText>
      </w:r>
      <w:r>
        <w:rPr>
          <w:lang w:val="en-US"/>
        </w:rPr>
        <w:fldChar w:fldCharType="separate"/>
      </w:r>
      <w:r>
        <w:rPr>
          <w:noProof/>
          <w:lang w:val="en-US"/>
        </w:rPr>
        <w:t>(Fisher, 1992)</w:t>
      </w:r>
      <w:r>
        <w:rPr>
          <w:lang w:val="en-US"/>
        </w:rPr>
        <w:fldChar w:fldCharType="end"/>
      </w:r>
      <w:r>
        <w:rPr>
          <w:lang w:val="en-US"/>
        </w:rPr>
        <w:t xml:space="preserve">. Unlike the Pearson correlation coefficient, ICC considers both the correlation and agreement between multiple measurements, making it a more comprehensive measure of test-retest </w:t>
      </w:r>
      <w:r w:rsidRPr="000314AD">
        <w:rPr>
          <w:rFonts w:eastAsia="Calibri"/>
          <w:bCs/>
          <w:lang w:val="en-US"/>
        </w:rPr>
        <w:t>reliability.</w:t>
      </w:r>
      <w:r w:rsidR="00DA1946" w:rsidRPr="000314AD">
        <w:rPr>
          <w:rFonts w:eastAsia="Calibri"/>
          <w:b/>
          <w:lang w:val="en-US"/>
        </w:rPr>
        <w:t xml:space="preserve"> </w:t>
      </w:r>
    </w:p>
    <w:p w14:paraId="3B49ECE8" w14:textId="66BACC15" w:rsidR="00A160B8" w:rsidRPr="000314AD" w:rsidRDefault="000314AD" w:rsidP="000314AD">
      <w:pPr>
        <w:ind w:firstLineChars="100" w:firstLine="240"/>
        <w:rPr>
          <w:rFonts w:eastAsia="Calibri"/>
          <w:bCs/>
          <w:lang w:val="en-US"/>
        </w:rPr>
      </w:pPr>
      <w:r>
        <w:rPr>
          <w:rFonts w:eastAsia="Calibri"/>
          <w:bCs/>
          <w:lang w:val="en-US"/>
        </w:rPr>
        <w:t>O</w:t>
      </w:r>
      <w:r w:rsidRPr="000314AD">
        <w:rPr>
          <w:rFonts w:eastAsia="Calibri"/>
          <w:bCs/>
          <w:lang w:val="en-US"/>
        </w:rPr>
        <w:t xml:space="preserve">ur primary aim is to evaluate the appropriateness of the </w:t>
      </w:r>
      <w:r>
        <w:rPr>
          <w:rFonts w:eastAsia="Calibri"/>
          <w:bCs/>
          <w:lang w:val="en-US"/>
        </w:rPr>
        <w:t xml:space="preserve">SPMT </w:t>
      </w:r>
      <w:r w:rsidRPr="000314AD">
        <w:rPr>
          <w:rFonts w:eastAsia="Calibri"/>
          <w:bCs/>
          <w:lang w:val="en-US"/>
        </w:rPr>
        <w:t>in assessing individual differences and group-level variations. To achieve this objective, we focused on using two specific types of Intraclass Correlation Coefficients (ICC) within the ICC family, namely ICC2 and ICC2k.</w:t>
      </w:r>
      <w:r>
        <w:rPr>
          <w:rFonts w:eastAsia="Calibri"/>
          <w:bCs/>
          <w:lang w:val="en-US"/>
        </w:rPr>
        <w:t xml:space="preserve"> </w:t>
      </w:r>
      <w:r w:rsidR="00A160B8">
        <w:rPr>
          <w:lang w:val="en-US"/>
        </w:rPr>
        <w:t xml:space="preserve">ICC2 focuses on the individual-level reliability of the indices, </w:t>
      </w:r>
      <w:r w:rsidR="008A54B2" w:rsidRPr="005E5670">
        <w:rPr>
          <w:lang w:val="en-US"/>
        </w:rPr>
        <w:t>while ICC2k evaluates the reliability of mean ratings furnished by a group of judges</w:t>
      </w:r>
      <w:r w:rsidR="008A54B2" w:rsidRPr="008A54B2">
        <w:rPr>
          <w:lang w:val="en-US"/>
        </w:rPr>
        <w:t xml:space="preserve"> </w:t>
      </w:r>
      <w:r w:rsidR="00A160B8">
        <w:rPr>
          <w:lang w:val="en-US"/>
        </w:rPr>
        <w:fldChar w:fldCharType="begin"/>
      </w:r>
      <w:r w:rsidR="00A160B8">
        <w:rPr>
          <w:lang w:val="en-US"/>
        </w:rPr>
        <w:instrText xml:space="preserve"> ADDIN EN.CITE &lt;EndNote&gt;&lt;Cite&gt;&lt;Author&gt;Koo&lt;/Author&gt;&lt;Year&gt;2016&lt;/Year&gt;&lt;RecNum&gt;17&lt;/RecNum&gt;&lt;DisplayText&gt;(Koo &amp;amp; Li, 2016)&lt;/DisplayText&gt;&lt;record&gt;&lt;rec-number&gt;17&lt;/rec-number&gt;&lt;foreign-keys&gt;&lt;key app="EN" db-id="w5e5sta9arwa50eztf0vzr0zf55zr00xd9ae" timestamp="1675770719"&gt;17&lt;/key&gt;&lt;/foreign-keys&gt;&lt;ref-type name="Journal Article"&gt;17&lt;/ref-type&gt;&lt;contributors&gt;&lt;authors&gt;&lt;author&gt;Koo, T. K.&lt;/author&gt;&lt;author&gt;Li, M. Y. &lt;/author&gt;&lt;/authors&gt;&lt;/contributors&gt;&lt;titles&gt;&lt;title&gt;A Guideline of Selecting and Reporting Intraclass Correlation Coefficients for Reliability Research&lt;/title&gt;&lt;secondary-title&gt;Journal of chiropractic medicine&lt;/secondary-title&gt;&lt;/titles&gt;&lt;periodical&gt;&lt;full-title&gt;Journal of chiropractic medicine&lt;/full-title&gt;&lt;/periodical&gt;&lt;pages&gt;155-163&lt;/pages&gt;&lt;volume&gt;15&lt;/volume&gt;&lt;number&gt;2&lt;/number&gt;&lt;dates&gt;&lt;year&gt;2016&lt;/year&gt;&lt;/dates&gt;&lt;urls&gt;&lt;/urls&gt;&lt;electronic-resource-num&gt;10.1016/j.jcm.2016.02.012&lt;/electronic-resource-num&gt;&lt;/record&gt;&lt;/Cite&gt;&lt;/EndNote&gt;</w:instrText>
      </w:r>
      <w:r w:rsidR="00A160B8">
        <w:rPr>
          <w:lang w:val="en-US"/>
        </w:rPr>
        <w:fldChar w:fldCharType="separate"/>
      </w:r>
      <w:r w:rsidR="00A160B8">
        <w:rPr>
          <w:lang w:val="en-US"/>
        </w:rPr>
        <w:t>(Koo &amp; Li, 2016)</w:t>
      </w:r>
      <w:r w:rsidR="00A160B8">
        <w:rPr>
          <w:lang w:val="en-US"/>
        </w:rPr>
        <w:fldChar w:fldCharType="end"/>
      </w:r>
      <w:r w:rsidR="00A160B8">
        <w:rPr>
          <w:lang w:val="en-US"/>
        </w:rPr>
        <w:t xml:space="preserve">. </w:t>
      </w:r>
      <w:r w:rsidR="008A54B2" w:rsidRPr="005E5670">
        <w:rPr>
          <w:lang w:val="en-US"/>
        </w:rPr>
        <w:t>For the calculation of ICC2 estimates, the formula is:</w:t>
      </w:r>
      <w:r w:rsidR="008A54B2">
        <w:rPr>
          <w:noProof/>
          <w:lang w:val="en-US"/>
        </w:rPr>
        <w:drawing>
          <wp:inline distT="0" distB="0" distL="0" distR="0" wp14:anchorId="4D241563" wp14:editId="7064F09C">
            <wp:extent cx="5943600" cy="738505"/>
            <wp:effectExtent l="0" t="0" r="0" b="0"/>
            <wp:docPr id="17" name="Picture 17"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math equations on a white background&#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738505"/>
                    </a:xfrm>
                    <a:prstGeom prst="rect">
                      <a:avLst/>
                    </a:prstGeom>
                  </pic:spPr>
                </pic:pic>
              </a:graphicData>
            </a:graphic>
          </wp:inline>
        </w:drawing>
      </w:r>
    </w:p>
    <w:p w14:paraId="7B6997BC" w14:textId="77777777" w:rsidR="00DC2C3C" w:rsidRPr="006A5A80" w:rsidRDefault="00DC2C3C" w:rsidP="00DC2C3C">
      <w:pPr>
        <w:rPr>
          <w:rFonts w:eastAsiaTheme="minorEastAsia"/>
          <w:sz w:val="22"/>
          <w:szCs w:val="22"/>
          <w:lang w:val="en-US"/>
        </w:rPr>
      </w:pPr>
    </w:p>
    <w:p w14:paraId="3BD3EE17" w14:textId="2A5F488B" w:rsidR="00A37F7F" w:rsidRDefault="008A54B2" w:rsidP="008A54B2">
      <w:pPr>
        <w:rPr>
          <w:lang w:val="en-US"/>
        </w:rPr>
      </w:pPr>
      <w:r w:rsidRPr="008A54B2">
        <w:rPr>
          <w:lang w:val="en-US"/>
        </w:rPr>
        <w:t>where MSBS is the mean square between subjects, MSE is the mean square error, MSBM is the mean square between measurements, k is the number of measurements, n is number of participants. For the calculation of ICC2k estimates, the formula is:</w:t>
      </w:r>
    </w:p>
    <w:p w14:paraId="3A77F4C1" w14:textId="20D10A95" w:rsidR="008A54B2" w:rsidRPr="008A54B2" w:rsidRDefault="008A54B2" w:rsidP="00D07D09">
      <w:pPr>
        <w:rPr>
          <w:lang w:val="en-US"/>
        </w:rPr>
      </w:pPr>
      <w:r>
        <w:rPr>
          <w:noProof/>
          <w:lang w:val="en-US"/>
        </w:rPr>
        <w:lastRenderedPageBreak/>
        <w:drawing>
          <wp:inline distT="0" distB="0" distL="0" distR="0" wp14:anchorId="5E0C96FB" wp14:editId="217BAE0E">
            <wp:extent cx="5943600" cy="6788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a:extLst>
                        <a:ext uri="{28A0092B-C50C-407E-A947-70E740481C1C}">
                          <a14:useLocalDpi xmlns:a14="http://schemas.microsoft.com/office/drawing/2010/main" val="0"/>
                        </a:ext>
                      </a:extLst>
                    </a:blip>
                    <a:stretch>
                      <a:fillRect/>
                    </a:stretch>
                  </pic:blipFill>
                  <pic:spPr>
                    <a:xfrm>
                      <a:off x="0" y="0"/>
                      <a:ext cx="5943600" cy="678815"/>
                    </a:xfrm>
                    <a:prstGeom prst="rect">
                      <a:avLst/>
                    </a:prstGeom>
                  </pic:spPr>
                </pic:pic>
              </a:graphicData>
            </a:graphic>
          </wp:inline>
        </w:drawing>
      </w:r>
    </w:p>
    <w:p w14:paraId="1B37C853" w14:textId="77777777" w:rsidR="00A5673E" w:rsidRPr="006A5A80" w:rsidRDefault="00A5673E" w:rsidP="007036EB">
      <w:pPr>
        <w:rPr>
          <w:rFonts w:eastAsiaTheme="minorEastAsia"/>
          <w:sz w:val="22"/>
          <w:szCs w:val="22"/>
          <w:lang w:val="en-US"/>
        </w:rPr>
      </w:pPr>
    </w:p>
    <w:p w14:paraId="4C0B88A3" w14:textId="4A614D7B" w:rsidR="00A22B49" w:rsidRDefault="00A37F7F" w:rsidP="000E1499">
      <w:pPr>
        <w:ind w:firstLineChars="100" w:firstLine="240"/>
        <w:rPr>
          <w:lang w:val="en-US"/>
        </w:rPr>
      </w:pPr>
      <w:r w:rsidRPr="00A37F7F">
        <w:rPr>
          <w:lang w:val="en-US"/>
        </w:rPr>
        <w:t>Although there is no strict criterion for defining the level of reliability, a widely</w:t>
      </w:r>
      <w:r w:rsidR="000E1499">
        <w:rPr>
          <w:rFonts w:eastAsiaTheme="minorEastAsia" w:hint="eastAsia"/>
          <w:lang w:val="en-US"/>
        </w:rPr>
        <w:t xml:space="preserve"> </w:t>
      </w:r>
      <w:r w:rsidRPr="00A37F7F">
        <w:rPr>
          <w:lang w:val="en-US"/>
        </w:rPr>
        <w:t xml:space="preserve">accepted guideline for Cronbach’s alpha is that a value of 0.60 is “acceptable”, and a value greater than 0.8 means excellent reliability </w:t>
      </w:r>
      <w:r w:rsidR="00B3449B" w:rsidRPr="006A5A80">
        <w:rPr>
          <w:lang w:val="en-US"/>
        </w:rPr>
        <w:fldChar w:fldCharType="begin"/>
      </w:r>
      <w:r w:rsidR="00773F55">
        <w:rPr>
          <w:lang w:val="en-US"/>
        </w:rPr>
        <w:instrText xml:space="preserve"> ADDIN EN.CITE &lt;EndNote&gt;&lt;Cite&gt;&lt;Author&gt;Cicchetti&lt;/Author&gt;&lt;Year&gt;1981&lt;/Year&gt;&lt;RecNum&gt;3&lt;/RecNum&gt;&lt;DisplayText&gt;(Cicchetti &amp;amp; Sparrow, 1981; Kupper &amp;amp; Hafner, 1989)&lt;/DisplayText&gt;&lt;record&gt;&lt;rec-number&gt;3&lt;/rec-number&gt;&lt;foreign-keys&gt;&lt;key app="EN" db-id="w5e5sta9arwa50eztf0vzr0zf55zr00xd9ae" timestamp="1675768877"&gt;3&lt;/key&gt;&lt;/foreign-keys&gt;&lt;ref-type name="Journal Article"&gt;17&lt;/ref-type&gt;&lt;contributors&gt;&lt;authors&gt;&lt;author&gt;Cicchetti, D. V.&lt;/author&gt;&lt;author&gt;Sparrow, S. A.&lt;/author&gt;&lt;/authors&gt;&lt;/contributors&gt;&lt;titles&gt;&lt;title&gt;Developing criteria for establishing interrater reliability of specific items: applications to assessment of adaptive behavior&lt;/title&gt;&lt;secondary-title&gt;Am J Ment Defic&lt;/secondary-title&gt;&lt;/titles&gt;&lt;periodical&gt;&lt;full-title&gt;Am J Ment Defic&lt;/full-title&gt;&lt;/periodical&gt;&lt;pages&gt;127-137&lt;/pages&gt;&lt;volume&gt;86&lt;/volume&gt;&lt;number&gt;2&lt;/number&gt;&lt;dates&gt;&lt;year&gt;1981&lt;/year&gt;&lt;/dates&gt;&lt;urls&gt;&lt;related-urls&gt;&lt;url&gt;https://psycnet.apa.org/record/1982-00095-001&lt;/url&gt;&lt;/related-urls&gt;&lt;/urls&gt;&lt;/record&gt;&lt;/Cite&gt;&lt;Cite&gt;&lt;Author&gt;Kupper&lt;/Author&gt;&lt;Year&gt;1989&lt;/Year&gt;&lt;RecNum&gt;18&lt;/RecNum&gt;&lt;record&gt;&lt;rec-number&gt;18&lt;/rec-number&gt;&lt;foreign-keys&gt;&lt;key app="EN" db-id="w5e5sta9arwa50eztf0vzr0zf55zr00xd9ae" timestamp="1675770821"&gt;18&lt;/key&gt;&lt;/foreign-keys&gt;&lt;ref-type name="Journal Article"&gt;17&lt;/ref-type&gt;&lt;contributors&gt;&lt;authors&gt;&lt;author&gt;Kupper, L. L.&lt;/author&gt;&lt;author&gt;Hafner, K. b.&lt;/author&gt;&lt;/authors&gt;&lt;/contributors&gt;&lt;titles&gt;&lt;title&gt;On Assessing Interrater Agreement for Multiple Attribute Responses&lt;/title&gt;&lt;secondary-title&gt;Biometrics&lt;/secondary-title&gt;&lt;/titles&gt;&lt;periodical&gt;&lt;full-title&gt;Biometrics&lt;/full-title&gt;&lt;/periodical&gt;&lt;pages&gt;957-967&lt;/pages&gt;&lt;volume&gt;45&lt;/volume&gt;&lt;number&gt;3&lt;/number&gt;&lt;dates&gt;&lt;year&gt;1989&lt;/year&gt;&lt;/dates&gt;&lt;urls&gt;&lt;/urls&gt;&lt;electronic-resource-num&gt;10.2307/2531695&lt;/electronic-resource-num&gt;&lt;/record&gt;&lt;/Cite&gt;&lt;/EndNote&gt;</w:instrText>
      </w:r>
      <w:r w:rsidR="00B3449B" w:rsidRPr="006A5A80">
        <w:rPr>
          <w:lang w:val="en-US"/>
        </w:rPr>
        <w:fldChar w:fldCharType="separate"/>
      </w:r>
      <w:r w:rsidR="00B3449B" w:rsidRPr="006A5A80">
        <w:rPr>
          <w:noProof/>
          <w:lang w:val="en-US"/>
        </w:rPr>
        <w:t>(Cicchetti &amp; Sparrow, 1981; Kupper &amp; Hafner, 1989)</w:t>
      </w:r>
      <w:r w:rsidR="00B3449B" w:rsidRPr="006A5A80">
        <w:rPr>
          <w:lang w:val="en-US"/>
        </w:rPr>
        <w:fldChar w:fldCharType="end"/>
      </w:r>
      <w:r w:rsidR="002F4F19" w:rsidRPr="006A5A80">
        <w:rPr>
          <w:lang w:val="en-US"/>
        </w:rPr>
        <w:t xml:space="preserve">. </w:t>
      </w:r>
    </w:p>
    <w:p w14:paraId="275C4882" w14:textId="1A565A87" w:rsidR="001624A0" w:rsidRDefault="001624A0" w:rsidP="001624A0">
      <w:pPr>
        <w:rPr>
          <w:rFonts w:eastAsiaTheme="minorEastAsia"/>
          <w:lang w:val="en-US"/>
        </w:rPr>
      </w:pPr>
    </w:p>
    <w:p w14:paraId="11820C32" w14:textId="428238CD" w:rsidR="00980A67" w:rsidRPr="00DA1946" w:rsidRDefault="00CB0739" w:rsidP="009D5577">
      <w:pPr>
        <w:pStyle w:val="1"/>
        <w:keepNext w:val="0"/>
        <w:keepLines w:val="0"/>
        <w:spacing w:after="240"/>
        <w:rPr>
          <w:lang w:val="en-US"/>
        </w:rPr>
      </w:pPr>
      <w:bookmarkStart w:id="57" w:name="_Toc139718161"/>
      <w:r>
        <w:rPr>
          <w:rFonts w:eastAsia="Calibri"/>
          <w:b/>
          <w:sz w:val="42"/>
          <w:szCs w:val="42"/>
        </w:rPr>
        <w:t>4</w:t>
      </w:r>
      <w:r w:rsidR="001624A0" w:rsidRPr="001624A0">
        <w:rPr>
          <w:rFonts w:eastAsia="Calibri"/>
          <w:b/>
          <w:sz w:val="42"/>
          <w:szCs w:val="42"/>
        </w:rPr>
        <w:t xml:space="preserve"> </w:t>
      </w:r>
      <w:bookmarkStart w:id="58" w:name="_wv0gj0dgrmeo" w:colFirst="0" w:colLast="0"/>
      <w:bookmarkStart w:id="59" w:name="_Toc129530168"/>
      <w:bookmarkStart w:id="60" w:name="_Toc129530198"/>
      <w:bookmarkStart w:id="61" w:name="_Toc139718162"/>
      <w:bookmarkEnd w:id="57"/>
      <w:bookmarkEnd w:id="58"/>
      <w:r w:rsidR="00BA0079" w:rsidRPr="006A5A80">
        <w:rPr>
          <w:rFonts w:eastAsia="Calibri"/>
          <w:b/>
          <w:sz w:val="42"/>
          <w:szCs w:val="42"/>
        </w:rPr>
        <w:t>Results</w:t>
      </w:r>
      <w:bookmarkEnd w:id="59"/>
      <w:bookmarkEnd w:id="60"/>
      <w:bookmarkEnd w:id="61"/>
    </w:p>
    <w:p w14:paraId="5526239A" w14:textId="72AFEE94" w:rsidR="00A160B8" w:rsidRPr="008A54B2" w:rsidRDefault="00A160B8" w:rsidP="008A54B2">
      <w:pPr>
        <w:ind w:firstLineChars="100" w:firstLine="240"/>
        <w:rPr>
          <w:lang w:val="en-US"/>
        </w:rPr>
      </w:pPr>
      <w:bookmarkStart w:id="62" w:name="_Toc129530169"/>
      <w:bookmarkStart w:id="63" w:name="_Toc129530199"/>
      <w:r w:rsidRPr="008A54B2">
        <w:rPr>
          <w:lang w:val="en-US"/>
        </w:rPr>
        <w:t xml:space="preserve">In 18 </w:t>
      </w:r>
      <w:r w:rsidR="00144B8C" w:rsidRPr="008A54B2">
        <w:rPr>
          <w:rFonts w:hint="eastAsia"/>
          <w:lang w:val="en-US"/>
        </w:rPr>
        <w:t>independent</w:t>
      </w:r>
      <w:r w:rsidR="00144B8C" w:rsidRPr="008A54B2">
        <w:rPr>
          <w:lang w:val="en-US"/>
        </w:rPr>
        <w:t xml:space="preserve"> </w:t>
      </w:r>
      <w:r w:rsidR="00144B8C" w:rsidRPr="008A54B2">
        <w:rPr>
          <w:rFonts w:hint="eastAsia"/>
          <w:lang w:val="en-US"/>
        </w:rPr>
        <w:t>studies</w:t>
      </w:r>
      <w:r w:rsidRPr="008A54B2">
        <w:rPr>
          <w:lang w:val="en-US"/>
        </w:rPr>
        <w:t xml:space="preserve">, 14 </w:t>
      </w:r>
      <w:r w:rsidR="00144B8C" w:rsidRPr="008A54B2">
        <w:rPr>
          <w:rFonts w:hint="eastAsia"/>
          <w:lang w:val="en-US"/>
        </w:rPr>
        <w:t>studies</w:t>
      </w:r>
      <w:r w:rsidR="00144B8C" w:rsidRPr="008A54B2">
        <w:rPr>
          <w:lang w:val="en-US"/>
        </w:rPr>
        <w:t xml:space="preserve"> </w:t>
      </w:r>
      <w:r w:rsidRPr="008A54B2">
        <w:rPr>
          <w:lang w:val="en-US"/>
        </w:rPr>
        <w:t xml:space="preserve">have data for the </w:t>
      </w:r>
      <w:r w:rsidR="00162BBB">
        <w:rPr>
          <w:lang w:val="en-US"/>
        </w:rPr>
        <w:t xml:space="preserve">baseline </w:t>
      </w:r>
      <w:r w:rsidR="00162BBB">
        <w:rPr>
          <w:rFonts w:hint="eastAsia"/>
          <w:lang w:val="en-US"/>
        </w:rPr>
        <w:t>condition</w:t>
      </w:r>
      <w:r w:rsidR="00162BBB">
        <w:rPr>
          <w:lang w:val="en-US"/>
        </w:rPr>
        <w:t xml:space="preserve"> </w:t>
      </w:r>
      <w:r w:rsidR="00162BBB">
        <w:rPr>
          <w:rFonts w:hint="eastAsia"/>
          <w:lang w:val="en-US"/>
        </w:rPr>
        <w:t>of</w:t>
      </w:r>
      <w:r w:rsidR="00162BBB">
        <w:rPr>
          <w:lang w:val="en-US"/>
        </w:rPr>
        <w:t xml:space="preserve"> </w:t>
      </w:r>
      <w:r w:rsidRPr="008A54B2">
        <w:rPr>
          <w:lang w:val="en-US"/>
        </w:rPr>
        <w:t xml:space="preserve">Self vs Close other, 12 </w:t>
      </w:r>
      <w:r w:rsidR="00144B8C" w:rsidRPr="008A54B2">
        <w:rPr>
          <w:rFonts w:hint="eastAsia"/>
          <w:lang w:val="en-US"/>
        </w:rPr>
        <w:t>studies</w:t>
      </w:r>
      <w:r w:rsidR="00144B8C" w:rsidRPr="008A54B2">
        <w:rPr>
          <w:lang w:val="en-US"/>
        </w:rPr>
        <w:t xml:space="preserve"> </w:t>
      </w:r>
      <w:r w:rsidRPr="008A54B2">
        <w:rPr>
          <w:lang w:val="en-US"/>
        </w:rPr>
        <w:t xml:space="preserve">have the data for Self vs Stranger, 2 </w:t>
      </w:r>
      <w:r w:rsidR="00144B8C" w:rsidRPr="008A54B2">
        <w:rPr>
          <w:rFonts w:hint="eastAsia"/>
          <w:lang w:val="en-US"/>
        </w:rPr>
        <w:t>studies</w:t>
      </w:r>
      <w:r w:rsidR="00144B8C" w:rsidRPr="008A54B2">
        <w:rPr>
          <w:lang w:val="en-US"/>
        </w:rPr>
        <w:t xml:space="preserve"> </w:t>
      </w:r>
      <w:r w:rsidRPr="008A54B2">
        <w:rPr>
          <w:lang w:val="en-US"/>
        </w:rPr>
        <w:t xml:space="preserve">have the data for Self vs Celebrities, 1 </w:t>
      </w:r>
      <w:r w:rsidR="000314AD" w:rsidRPr="008A54B2">
        <w:rPr>
          <w:lang w:val="en-US"/>
        </w:rPr>
        <w:t>study has</w:t>
      </w:r>
      <w:r w:rsidRPr="008A54B2">
        <w:rPr>
          <w:lang w:val="en-US"/>
        </w:rPr>
        <w:t xml:space="preserve"> the data for Self vs none condition. We reported the results for all these </w:t>
      </w:r>
      <w:r w:rsidR="00162BBB">
        <w:rPr>
          <w:lang w:val="en-US"/>
        </w:rPr>
        <w:t xml:space="preserve">baseline </w:t>
      </w:r>
      <w:r w:rsidR="00162BBB">
        <w:rPr>
          <w:rFonts w:hint="eastAsia"/>
          <w:lang w:val="en-US"/>
        </w:rPr>
        <w:t>condition</w:t>
      </w:r>
      <w:r w:rsidR="00162BBB">
        <w:rPr>
          <w:lang w:val="en-US"/>
        </w:rPr>
        <w:t>s</w:t>
      </w:r>
      <w:r w:rsidRPr="008A54B2">
        <w:rPr>
          <w:lang w:val="en-US"/>
        </w:rPr>
        <w:t>.</w:t>
      </w:r>
    </w:p>
    <w:p w14:paraId="39E0AC3C" w14:textId="77777777" w:rsidR="00E908FC" w:rsidRDefault="00E908FC" w:rsidP="001C2F36">
      <w:pPr>
        <w:rPr>
          <w:lang w:val="en-US"/>
        </w:rPr>
      </w:pPr>
      <w:bookmarkStart w:id="64" w:name="_Toc139718163"/>
    </w:p>
    <w:p w14:paraId="32EB2324" w14:textId="3BCBBBCE" w:rsidR="00F41AAC" w:rsidRPr="006A5A80" w:rsidRDefault="00DA1946" w:rsidP="00F41AAC">
      <w:pPr>
        <w:pStyle w:val="2"/>
        <w:spacing w:after="120"/>
        <w:rPr>
          <w:rFonts w:ascii="Times New Roman" w:hAnsi="Times New Roman"/>
          <w:lang w:val="en-US"/>
        </w:rPr>
      </w:pPr>
      <w:r>
        <w:rPr>
          <w:rFonts w:ascii="Times New Roman" w:hAnsi="Times New Roman"/>
          <w:lang w:val="en-US"/>
        </w:rPr>
        <w:t>4.</w:t>
      </w:r>
      <w:r w:rsidR="00E17822">
        <w:rPr>
          <w:rFonts w:ascii="Times New Roman" w:hAnsi="Times New Roman"/>
          <w:lang w:val="en-US"/>
        </w:rPr>
        <w:t>1</w:t>
      </w:r>
      <w:r>
        <w:rPr>
          <w:rFonts w:ascii="Times New Roman" w:hAnsi="Times New Roman"/>
          <w:lang w:val="en-US"/>
        </w:rPr>
        <w:t xml:space="preserve"> </w:t>
      </w:r>
      <w:r w:rsidR="00F41AAC" w:rsidRPr="006A5A80">
        <w:rPr>
          <w:rFonts w:ascii="Times New Roman" w:hAnsi="Times New Roman"/>
          <w:lang w:val="en-US"/>
        </w:rPr>
        <w:t>Split-Half Reliability</w:t>
      </w:r>
      <w:bookmarkEnd w:id="64"/>
      <w:r w:rsidR="00AF6D94" w:rsidRPr="006A5A80">
        <w:rPr>
          <w:rFonts w:ascii="Times New Roman" w:hAnsi="Times New Roman"/>
          <w:lang w:val="en-US"/>
        </w:rPr>
        <w:t xml:space="preserve"> </w:t>
      </w:r>
      <w:bookmarkEnd w:id="62"/>
      <w:bookmarkEnd w:id="63"/>
    </w:p>
    <w:p w14:paraId="13998703" w14:textId="254E712E" w:rsidR="0012437C" w:rsidRDefault="00A160B8" w:rsidP="0012437C">
      <w:pPr>
        <w:ind w:firstLineChars="100" w:firstLine="240"/>
        <w:rPr>
          <w:lang w:val="en-US"/>
        </w:rPr>
      </w:pPr>
      <w:r w:rsidRPr="008A54B2">
        <w:rPr>
          <w:lang w:val="en-US"/>
        </w:rPr>
        <w:t>As described in method part, we utilized four different methods to calculate split-half reliability, namely the first-second, odd-even, permuted, and Monte Carlo methods.</w:t>
      </w:r>
      <w:r w:rsidR="0012437C">
        <w:rPr>
          <w:lang w:val="en-US"/>
        </w:rPr>
        <w:t xml:space="preserve"> </w:t>
      </w:r>
      <w:r w:rsidR="008A54B2" w:rsidRPr="008A54B2">
        <w:rPr>
          <w:lang w:val="en-US"/>
        </w:rPr>
        <w:t>The paper exclusively presents the results obtained from the Monte Carlo split-half method due to its robustness, as highlighted in</w:t>
      </w:r>
      <w:r w:rsidR="008A54B2">
        <w:rPr>
          <w:lang w:val="en-US"/>
        </w:rPr>
        <w:t xml:space="preserve"> </w:t>
      </w:r>
      <w:r w:rsidRPr="008A54B2">
        <w:rPr>
          <w:lang w:val="en-US"/>
        </w:rPr>
        <w:fldChar w:fldCharType="begin"/>
      </w:r>
      <w:r w:rsidR="008A54B2">
        <w:rPr>
          <w:lang w:val="en-US"/>
        </w:rPr>
        <w:instrText xml:space="preserve"> ADDIN EN.CITE &lt;EndNote&gt;&lt;Cite AuthorYear="1"&gt;&lt;Author&gt;Pronk&lt;/Author&gt;&lt;Year&gt;2022&lt;/Year&gt;&lt;RecNum&gt;108&lt;/RecNum&gt;&lt;DisplayText&gt;Pronk et al. (2022)&lt;/DisplayText&gt;&lt;record&gt;&lt;rec-number&gt;108&lt;/rec-number&gt;&lt;foreign-keys&gt;&lt;key app="EN" db-id="w5e5sta9arwa50eztf0vzr0zf55zr00xd9ae" timestamp="1683353013"&gt;108&lt;/key&gt;&lt;/foreign-keys&gt;&lt;ref-type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EndNote&gt;</w:instrText>
      </w:r>
      <w:r w:rsidRPr="008A54B2">
        <w:rPr>
          <w:lang w:val="en-US"/>
        </w:rPr>
        <w:fldChar w:fldCharType="separate"/>
      </w:r>
      <w:r w:rsidR="008A54B2">
        <w:rPr>
          <w:noProof/>
          <w:lang w:val="en-US"/>
        </w:rPr>
        <w:t>Pronk et al. (2022)</w:t>
      </w:r>
      <w:r w:rsidRPr="008A54B2">
        <w:rPr>
          <w:lang w:val="en-US"/>
        </w:rPr>
        <w:fldChar w:fldCharType="end"/>
      </w:r>
      <w:r w:rsidRPr="008A54B2">
        <w:rPr>
          <w:lang w:val="en-US"/>
        </w:rPr>
        <w:t>.</w:t>
      </w:r>
      <w:r w:rsidR="0012437C">
        <w:rPr>
          <w:lang w:val="en-US"/>
        </w:rPr>
        <w:t xml:space="preserve"> </w:t>
      </w:r>
      <w:r w:rsidRPr="008A54B2">
        <w:rPr>
          <w:lang w:val="en-US"/>
        </w:rPr>
        <w:t xml:space="preserve">The results of the other three split-half </w:t>
      </w:r>
      <w:r w:rsidR="00F21BC8" w:rsidRPr="008A54B2">
        <w:rPr>
          <w:lang w:val="en-US"/>
        </w:rPr>
        <w:t xml:space="preserve">methods </w:t>
      </w:r>
      <w:r w:rsidRPr="008A54B2">
        <w:rPr>
          <w:lang w:val="en-US"/>
        </w:rPr>
        <w:t>can be found in the supplementary materials</w:t>
      </w:r>
      <w:r w:rsidR="00B327FC" w:rsidRPr="008A54B2">
        <w:rPr>
          <w:lang w:val="en-US"/>
        </w:rPr>
        <w:t xml:space="preserve"> (see Supplementary Fig. 1 &amp; 2)</w:t>
      </w:r>
      <w:r w:rsidR="0012437C">
        <w:rPr>
          <w:lang w:val="en-US"/>
        </w:rPr>
        <w:t xml:space="preserve">, which also have quite similar result pattern with the </w:t>
      </w:r>
      <w:r w:rsidR="0012437C" w:rsidRPr="008A54B2">
        <w:rPr>
          <w:lang w:val="en-US"/>
        </w:rPr>
        <w:t>Monte Carlo method</w:t>
      </w:r>
      <w:r w:rsidR="0012437C">
        <w:rPr>
          <w:lang w:val="en-US"/>
        </w:rPr>
        <w:t>s</w:t>
      </w:r>
      <w:r w:rsidRPr="008A54B2">
        <w:rPr>
          <w:lang w:val="en-US"/>
        </w:rPr>
        <w:t>.</w:t>
      </w:r>
    </w:p>
    <w:p w14:paraId="6B894AF2" w14:textId="2CD33D0F" w:rsidR="00332EE4" w:rsidRDefault="00E908FC" w:rsidP="00703ABB">
      <w:pPr>
        <w:ind w:firstLineChars="100" w:firstLine="240"/>
        <w:rPr>
          <w:lang w:val="en-US"/>
        </w:rPr>
      </w:pPr>
      <w:r w:rsidRPr="00E908FC">
        <w:rPr>
          <w:lang w:val="en-US"/>
        </w:rPr>
        <w:t xml:space="preserve">The weighted average split-half reliabilities </w:t>
      </w:r>
      <w:r w:rsidR="00F21BC8">
        <w:rPr>
          <w:lang w:val="en-US"/>
        </w:rPr>
        <w:t>(</w:t>
      </w:r>
      <w:r w:rsidR="00F21BC8" w:rsidRPr="00F21BC8">
        <w:rPr>
          <w:lang w:val="en-US"/>
        </w:rPr>
        <w:t>WASR</w:t>
      </w:r>
      <w:r w:rsidR="00F21BC8">
        <w:rPr>
          <w:lang w:val="en-US"/>
        </w:rPr>
        <w:t xml:space="preserve">) using </w:t>
      </w:r>
      <w:r w:rsidR="00F21BC8" w:rsidRPr="00E908FC">
        <w:rPr>
          <w:lang w:val="en-US"/>
        </w:rPr>
        <w:t xml:space="preserve">of Monte-Carlo </w:t>
      </w:r>
      <w:r w:rsidR="00F21BC8">
        <w:rPr>
          <w:lang w:val="en-US"/>
        </w:rPr>
        <w:t xml:space="preserve">method </w:t>
      </w:r>
      <w:r w:rsidRPr="00E908FC">
        <w:rPr>
          <w:lang w:val="en-US"/>
        </w:rPr>
        <w:t>for different SPE measures</w:t>
      </w:r>
      <w:r>
        <w:rPr>
          <w:lang w:val="en-US"/>
        </w:rPr>
        <w:t xml:space="preserve"> is presented in figure 3.</w:t>
      </w:r>
      <w:r w:rsidR="00332EE4">
        <w:rPr>
          <w:lang w:val="en-US"/>
        </w:rPr>
        <w:t xml:space="preserve"> </w:t>
      </w:r>
      <w:r w:rsidR="00F21BC8" w:rsidRPr="00F21BC8">
        <w:rPr>
          <w:lang w:val="en-US"/>
        </w:rPr>
        <w:t>Among the measured outcome variables, the four highest ranking weighted average split-half reliabilities (WASR) are as follows:</w:t>
      </w:r>
      <w:r w:rsidR="00F21BC8">
        <w:rPr>
          <w:lang w:val="en-US"/>
        </w:rPr>
        <w:t xml:space="preserve"> </w:t>
      </w:r>
      <w:r w:rsidR="00F21BC8" w:rsidRPr="00F21BC8">
        <w:rPr>
          <w:lang w:val="en-US"/>
        </w:rPr>
        <w:t>Reaction Time (RT) with the "Stranger"</w:t>
      </w:r>
      <w:r w:rsidR="00162BBB">
        <w:rPr>
          <w:lang w:val="en-US"/>
        </w:rPr>
        <w:t xml:space="preserve"> </w:t>
      </w:r>
      <w:r w:rsidR="00F21BC8" w:rsidRPr="00F21BC8">
        <w:rPr>
          <w:lang w:val="en-US"/>
        </w:rPr>
        <w:t xml:space="preserve">contrast (WASR = </w:t>
      </w:r>
      <w:r w:rsidR="008748A5">
        <w:rPr>
          <w:lang w:val="en-US"/>
        </w:rPr>
        <w:t>.65</w:t>
      </w:r>
      <w:r w:rsidR="00F21BC8" w:rsidRPr="00F21BC8">
        <w:rPr>
          <w:lang w:val="en-US"/>
        </w:rPr>
        <w:t>, SE</w:t>
      </w:r>
      <w:r w:rsidR="00F21BC8">
        <w:rPr>
          <w:lang w:val="en-US"/>
        </w:rPr>
        <w:t xml:space="preserve"> </w:t>
      </w:r>
      <w:r w:rsidR="00F21BC8" w:rsidRPr="00F21BC8">
        <w:rPr>
          <w:lang w:val="en-US"/>
        </w:rPr>
        <w:t xml:space="preserve">= </w:t>
      </w:r>
      <w:r w:rsidR="008748A5">
        <w:rPr>
          <w:lang w:val="en-US"/>
        </w:rPr>
        <w:t>.02</w:t>
      </w:r>
      <w:r w:rsidR="00F21BC8" w:rsidRPr="00F21BC8">
        <w:rPr>
          <w:lang w:val="en-US"/>
        </w:rPr>
        <w:t>, p &lt;.001, 95% CI [.</w:t>
      </w:r>
      <w:r w:rsidR="008748A5">
        <w:rPr>
          <w:lang w:val="en-US"/>
        </w:rPr>
        <w:t>60</w:t>
      </w:r>
      <w:r w:rsidR="00F21BC8" w:rsidRPr="00F21BC8">
        <w:rPr>
          <w:lang w:val="en-US"/>
        </w:rPr>
        <w:t>, .</w:t>
      </w:r>
      <w:r w:rsidR="008748A5">
        <w:rPr>
          <w:lang w:val="en-US"/>
        </w:rPr>
        <w:t>70</w:t>
      </w:r>
      <w:r w:rsidR="00F21BC8" w:rsidRPr="00F21BC8">
        <w:rPr>
          <w:lang w:val="en-US"/>
        </w:rPr>
        <w:t>])</w:t>
      </w:r>
      <w:r w:rsidR="00332EE4">
        <w:rPr>
          <w:lang w:val="en-US"/>
        </w:rPr>
        <w:t>;</w:t>
      </w:r>
      <w:r w:rsidR="00F21BC8">
        <w:rPr>
          <w:lang w:val="en-US"/>
        </w:rPr>
        <w:t xml:space="preserve"> </w:t>
      </w:r>
      <w:r w:rsidR="00566D09">
        <w:rPr>
          <w:lang w:val="en-US"/>
        </w:rPr>
        <w:t>E</w:t>
      </w:r>
      <w:r w:rsidR="00F21BC8" w:rsidRPr="00F21BC8">
        <w:rPr>
          <w:lang w:val="en-US"/>
        </w:rPr>
        <w:t>fficiency</w:t>
      </w:r>
      <w:r w:rsidR="00566D09">
        <w:rPr>
          <w:lang w:val="en-US"/>
        </w:rPr>
        <w:t xml:space="preserve"> (</w:t>
      </w:r>
      <w:r w:rsidR="00566D09" w:rsidRPr="00566D09">
        <w:rPr>
          <w:i/>
          <w:iCs/>
          <w:lang w:val="en-US"/>
        </w:rPr>
        <w:t>η</w:t>
      </w:r>
      <w:r w:rsidR="00566D09">
        <w:rPr>
          <w:lang w:val="en-US"/>
        </w:rPr>
        <w:t>)</w:t>
      </w:r>
      <w:r w:rsidR="00F21BC8" w:rsidRPr="00F21BC8">
        <w:rPr>
          <w:lang w:val="en-US"/>
        </w:rPr>
        <w:t xml:space="preserve"> with the "Stranger" contrast (</w:t>
      </w:r>
      <w:r w:rsidR="008748A5" w:rsidRPr="00F21BC8">
        <w:rPr>
          <w:lang w:val="en-US"/>
        </w:rPr>
        <w:t xml:space="preserve">WASR = </w:t>
      </w:r>
      <w:r w:rsidR="008748A5">
        <w:rPr>
          <w:lang w:val="en-US"/>
        </w:rPr>
        <w:t>.63</w:t>
      </w:r>
      <w:r w:rsidR="008748A5" w:rsidRPr="00F21BC8">
        <w:rPr>
          <w:lang w:val="en-US"/>
        </w:rPr>
        <w:t>, SE</w:t>
      </w:r>
      <w:r w:rsidR="008748A5">
        <w:rPr>
          <w:lang w:val="en-US"/>
        </w:rPr>
        <w:t xml:space="preserve"> </w:t>
      </w:r>
      <w:r w:rsidR="008748A5" w:rsidRPr="00F21BC8">
        <w:rPr>
          <w:lang w:val="en-US"/>
        </w:rPr>
        <w:t xml:space="preserve">= </w:t>
      </w:r>
      <w:r w:rsidR="008748A5">
        <w:rPr>
          <w:lang w:val="en-US"/>
        </w:rPr>
        <w:t>.02</w:t>
      </w:r>
      <w:r w:rsidR="008748A5" w:rsidRPr="00F21BC8">
        <w:rPr>
          <w:lang w:val="en-US"/>
        </w:rPr>
        <w:t>, p &lt;.001, 95% CI [.</w:t>
      </w:r>
      <w:r w:rsidR="008748A5">
        <w:rPr>
          <w:lang w:val="en-US"/>
        </w:rPr>
        <w:t>58</w:t>
      </w:r>
      <w:r w:rsidR="008748A5" w:rsidRPr="00F21BC8">
        <w:rPr>
          <w:lang w:val="en-US"/>
        </w:rPr>
        <w:t>, .</w:t>
      </w:r>
      <w:r w:rsidR="008748A5">
        <w:rPr>
          <w:lang w:val="en-US"/>
        </w:rPr>
        <w:t>68</w:t>
      </w:r>
      <w:r w:rsidR="008748A5" w:rsidRPr="00F21BC8">
        <w:rPr>
          <w:lang w:val="en-US"/>
        </w:rPr>
        <w:t>]</w:t>
      </w:r>
      <w:r w:rsidR="00F21BC8" w:rsidRPr="00F21BC8">
        <w:rPr>
          <w:lang w:val="en-US"/>
        </w:rPr>
        <w:t>)</w:t>
      </w:r>
      <w:r w:rsidR="00332EE4">
        <w:rPr>
          <w:lang w:val="en-US"/>
        </w:rPr>
        <w:t>; RT</w:t>
      </w:r>
      <w:r w:rsidR="00F21BC8" w:rsidRPr="00F21BC8">
        <w:rPr>
          <w:lang w:val="en-US"/>
        </w:rPr>
        <w:t xml:space="preserve"> with the "Close</w:t>
      </w:r>
      <w:r w:rsidR="00703ABB">
        <w:rPr>
          <w:lang w:val="en-US"/>
        </w:rPr>
        <w:t xml:space="preserve"> other</w:t>
      </w:r>
      <w:r w:rsidR="00F21BC8" w:rsidRPr="00F21BC8">
        <w:rPr>
          <w:lang w:val="en-US"/>
        </w:rPr>
        <w:t>" contrast (</w:t>
      </w:r>
      <w:r w:rsidR="008748A5" w:rsidRPr="00F21BC8">
        <w:rPr>
          <w:lang w:val="en-US"/>
        </w:rPr>
        <w:t xml:space="preserve">WASR = </w:t>
      </w:r>
      <w:r w:rsidR="008748A5">
        <w:rPr>
          <w:lang w:val="en-US"/>
        </w:rPr>
        <w:t>.58</w:t>
      </w:r>
      <w:r w:rsidR="008748A5" w:rsidRPr="00F21BC8">
        <w:rPr>
          <w:lang w:val="en-US"/>
        </w:rPr>
        <w:t>, SE</w:t>
      </w:r>
      <w:r w:rsidR="008748A5">
        <w:rPr>
          <w:lang w:val="en-US"/>
        </w:rPr>
        <w:t xml:space="preserve"> </w:t>
      </w:r>
      <w:r w:rsidR="008748A5" w:rsidRPr="00F21BC8">
        <w:rPr>
          <w:lang w:val="en-US"/>
        </w:rPr>
        <w:t xml:space="preserve">= </w:t>
      </w:r>
      <w:r w:rsidR="008748A5">
        <w:rPr>
          <w:lang w:val="en-US"/>
        </w:rPr>
        <w:t>.02</w:t>
      </w:r>
      <w:r w:rsidR="008748A5" w:rsidRPr="00F21BC8">
        <w:rPr>
          <w:lang w:val="en-US"/>
        </w:rPr>
        <w:t>, p &lt;.001, 95% CI [.</w:t>
      </w:r>
      <w:r w:rsidR="008748A5">
        <w:rPr>
          <w:lang w:val="en-US"/>
        </w:rPr>
        <w:t>54</w:t>
      </w:r>
      <w:r w:rsidR="008748A5" w:rsidRPr="00F21BC8">
        <w:rPr>
          <w:lang w:val="en-US"/>
        </w:rPr>
        <w:t>, .</w:t>
      </w:r>
      <w:r w:rsidR="008748A5">
        <w:rPr>
          <w:lang w:val="en-US"/>
        </w:rPr>
        <w:t>63</w:t>
      </w:r>
      <w:r w:rsidR="008748A5" w:rsidRPr="00F21BC8">
        <w:rPr>
          <w:lang w:val="en-US"/>
        </w:rPr>
        <w:t>]</w:t>
      </w:r>
      <w:r w:rsidR="00332EE4">
        <w:rPr>
          <w:lang w:val="en-US"/>
        </w:rPr>
        <w:t xml:space="preserve">); </w:t>
      </w:r>
      <w:commentRangeStart w:id="65"/>
      <w:r w:rsidR="00566D09" w:rsidRPr="00566D09">
        <w:rPr>
          <w:i/>
          <w:iCs/>
          <w:lang w:val="en-US"/>
        </w:rPr>
        <w:t>η</w:t>
      </w:r>
      <w:commentRangeEnd w:id="65"/>
      <w:r w:rsidR="00566D09">
        <w:rPr>
          <w:rStyle w:val="a6"/>
        </w:rPr>
        <w:commentReference w:id="65"/>
      </w:r>
      <w:r w:rsidR="00F21BC8" w:rsidRPr="00F21BC8">
        <w:rPr>
          <w:lang w:val="en-US"/>
        </w:rPr>
        <w:t xml:space="preserve"> with the "Self vs Close" contrast (</w:t>
      </w:r>
      <w:r w:rsidR="008748A5" w:rsidRPr="00F21BC8">
        <w:rPr>
          <w:lang w:val="en-US"/>
        </w:rPr>
        <w:t xml:space="preserve">WASR = </w:t>
      </w:r>
      <w:r w:rsidR="008748A5">
        <w:rPr>
          <w:lang w:val="en-US"/>
        </w:rPr>
        <w:t>.57</w:t>
      </w:r>
      <w:r w:rsidR="008748A5" w:rsidRPr="00F21BC8">
        <w:rPr>
          <w:lang w:val="en-US"/>
        </w:rPr>
        <w:t>, SE</w:t>
      </w:r>
      <w:r w:rsidR="008748A5">
        <w:rPr>
          <w:lang w:val="en-US"/>
        </w:rPr>
        <w:t xml:space="preserve"> </w:t>
      </w:r>
      <w:r w:rsidR="008748A5" w:rsidRPr="00F21BC8">
        <w:rPr>
          <w:lang w:val="en-US"/>
        </w:rPr>
        <w:t xml:space="preserve">= </w:t>
      </w:r>
      <w:r w:rsidR="008748A5">
        <w:rPr>
          <w:lang w:val="en-US"/>
        </w:rPr>
        <w:t>.02</w:t>
      </w:r>
      <w:r w:rsidR="008748A5" w:rsidRPr="00F21BC8">
        <w:rPr>
          <w:lang w:val="en-US"/>
        </w:rPr>
        <w:t>, p &lt;.001, 95% CI [.</w:t>
      </w:r>
      <w:r w:rsidR="008748A5">
        <w:rPr>
          <w:lang w:val="en-US"/>
        </w:rPr>
        <w:t>52</w:t>
      </w:r>
      <w:r w:rsidR="008748A5" w:rsidRPr="00F21BC8">
        <w:rPr>
          <w:lang w:val="en-US"/>
        </w:rPr>
        <w:t>, .</w:t>
      </w:r>
      <w:r w:rsidR="008748A5" w:rsidRPr="008748A5">
        <w:rPr>
          <w:lang w:val="en-US"/>
        </w:rPr>
        <w:t xml:space="preserve"> </w:t>
      </w:r>
      <w:r w:rsidR="008748A5">
        <w:rPr>
          <w:lang w:val="en-US"/>
        </w:rPr>
        <w:t>61</w:t>
      </w:r>
      <w:r w:rsidR="008748A5" w:rsidRPr="00F21BC8">
        <w:rPr>
          <w:lang w:val="en-US"/>
        </w:rPr>
        <w:t>]</w:t>
      </w:r>
      <w:r w:rsidR="00F21BC8" w:rsidRPr="00F21BC8">
        <w:rPr>
          <w:lang w:val="en-US"/>
        </w:rPr>
        <w:t>).</w:t>
      </w:r>
      <w:r w:rsidR="00332EE4" w:rsidRPr="00332EE4">
        <w:rPr>
          <w:lang w:val="en-US"/>
        </w:rPr>
        <w:t xml:space="preserve"> </w:t>
      </w:r>
      <w:r w:rsidR="00332EE4">
        <w:rPr>
          <w:lang w:val="en-US"/>
        </w:rPr>
        <w:t xml:space="preserve">These SPE measures </w:t>
      </w:r>
      <w:r w:rsidR="00332EE4" w:rsidRPr="00E908FC">
        <w:rPr>
          <w:lang w:val="en-US"/>
        </w:rPr>
        <w:t xml:space="preserve">achieved a split-half reliability </w:t>
      </w:r>
      <w:r w:rsidR="00332EE4">
        <w:rPr>
          <w:lang w:val="en-US"/>
        </w:rPr>
        <w:t>around</w:t>
      </w:r>
      <w:r w:rsidR="00332EE4" w:rsidRPr="00E908FC">
        <w:rPr>
          <w:lang w:val="en-US"/>
        </w:rPr>
        <w:t xml:space="preserve"> 0.6 or higher</w:t>
      </w:r>
      <w:r w:rsidR="00332EE4">
        <w:rPr>
          <w:lang w:val="en-US"/>
        </w:rPr>
        <w:t xml:space="preserve">, </w:t>
      </w:r>
      <w:r w:rsidR="00332EE4" w:rsidRPr="00E908FC">
        <w:rPr>
          <w:lang w:val="en-US"/>
        </w:rPr>
        <w:t>which is considered an acceptable level of reliability.</w:t>
      </w:r>
      <w:r w:rsidR="00332EE4">
        <w:rPr>
          <w:lang w:val="en-US"/>
        </w:rPr>
        <w:t xml:space="preserve"> </w:t>
      </w:r>
    </w:p>
    <w:p w14:paraId="40E7BDD8" w14:textId="73A2D546" w:rsidR="0012437C" w:rsidRDefault="00332EE4" w:rsidP="007652FC">
      <w:pPr>
        <w:ind w:firstLineChars="100" w:firstLine="240"/>
        <w:rPr>
          <w:lang w:val="en-US"/>
        </w:rPr>
      </w:pPr>
      <w:r>
        <w:rPr>
          <w:lang w:val="en-US"/>
        </w:rPr>
        <w:t>F</w:t>
      </w:r>
      <w:r w:rsidRPr="00E908FC">
        <w:rPr>
          <w:lang w:val="en-US"/>
        </w:rPr>
        <w:t xml:space="preserve">or the remaining </w:t>
      </w:r>
      <w:r w:rsidR="00566D09">
        <w:rPr>
          <w:lang w:val="en-US"/>
        </w:rPr>
        <w:t>4</w:t>
      </w:r>
      <w:r w:rsidRPr="00E908FC">
        <w:rPr>
          <w:lang w:val="en-US"/>
        </w:rPr>
        <w:t xml:space="preserve"> </w:t>
      </w:r>
      <w:r w:rsidRPr="00F21BC8">
        <w:rPr>
          <w:lang w:val="en-US"/>
        </w:rPr>
        <w:t>outcome variables</w:t>
      </w:r>
      <w:r>
        <w:rPr>
          <w:lang w:val="en-US"/>
        </w:rPr>
        <w:t xml:space="preserve">, the reliability is around </w:t>
      </w:r>
      <w:r w:rsidR="008748A5">
        <w:rPr>
          <w:lang w:val="en-US"/>
        </w:rPr>
        <w:t>0.5 or lower</w:t>
      </w:r>
      <w:r>
        <w:rPr>
          <w:lang w:val="en-US"/>
        </w:rPr>
        <w:t>, indicating poor test-retest reliability. These include</w:t>
      </w:r>
      <w:r w:rsidR="008748A5">
        <w:rPr>
          <w:lang w:val="en-US"/>
        </w:rPr>
        <w:t xml:space="preserve"> ACC, </w:t>
      </w:r>
      <w:r w:rsidR="008748A5" w:rsidRPr="008748A5">
        <w:rPr>
          <w:i/>
          <w:iCs/>
          <w:lang w:val="en-US"/>
        </w:rPr>
        <w:t>d’</w:t>
      </w:r>
      <w:r w:rsidR="008748A5">
        <w:rPr>
          <w:rFonts w:eastAsiaTheme="minorEastAsia" w:hint="eastAsia"/>
          <w:lang w:val="en-US"/>
        </w:rPr>
        <w:t>,</w:t>
      </w:r>
      <w:r w:rsidR="008748A5">
        <w:rPr>
          <w:rFonts w:eastAsiaTheme="minorEastAsia"/>
          <w:lang w:val="en-US"/>
        </w:rPr>
        <w:t xml:space="preserve"> </w:t>
      </w:r>
      <w:r w:rsidR="008748A5" w:rsidRPr="008748A5">
        <w:rPr>
          <w:rFonts w:eastAsiaTheme="minorEastAsia"/>
          <w:i/>
          <w:iCs/>
          <w:lang w:val="en-US"/>
        </w:rPr>
        <w:t>v</w:t>
      </w:r>
      <w:r w:rsidR="008748A5">
        <w:rPr>
          <w:rFonts w:eastAsiaTheme="minorEastAsia"/>
          <w:lang w:val="en-US"/>
        </w:rPr>
        <w:t xml:space="preserve"> and </w:t>
      </w:r>
      <w:r w:rsidR="008748A5" w:rsidRPr="008748A5">
        <w:rPr>
          <w:rFonts w:eastAsiaTheme="minorEastAsia"/>
          <w:i/>
          <w:iCs/>
          <w:lang w:val="en-US"/>
        </w:rPr>
        <w:t>z</w:t>
      </w:r>
      <w:r>
        <w:rPr>
          <w:lang w:val="en-US"/>
        </w:rPr>
        <w:t>.</w:t>
      </w:r>
      <w:r w:rsidR="007652FC">
        <w:rPr>
          <w:lang w:val="en-US"/>
        </w:rPr>
        <w:t xml:space="preserve"> It is notice that almost all the WASR of </w:t>
      </w:r>
      <w:r w:rsidR="007652FC" w:rsidRPr="008748A5">
        <w:rPr>
          <w:i/>
          <w:iCs/>
          <w:lang w:val="en-US"/>
        </w:rPr>
        <w:t>z</w:t>
      </w:r>
      <w:r w:rsidR="007652FC">
        <w:rPr>
          <w:lang w:val="en-US"/>
        </w:rPr>
        <w:t xml:space="preserve"> using different contrasts are around 0, which </w:t>
      </w:r>
      <w:r w:rsidR="007652FC" w:rsidRPr="00E908FC">
        <w:rPr>
          <w:lang w:val="en-US"/>
        </w:rPr>
        <w:t>can be considered to have no reliability.</w:t>
      </w:r>
    </w:p>
    <w:p w14:paraId="48DCC30F" w14:textId="77777777" w:rsidR="00703ABB" w:rsidRPr="007652FC" w:rsidRDefault="00703ABB" w:rsidP="007652FC">
      <w:pPr>
        <w:ind w:firstLineChars="100" w:firstLine="240"/>
        <w:rPr>
          <w:lang w:val="en-US"/>
        </w:rPr>
      </w:pPr>
    </w:p>
    <w:p w14:paraId="687AC7D7" w14:textId="3EC74397" w:rsidR="00B02959" w:rsidRPr="00A37F7F" w:rsidRDefault="000E1385" w:rsidP="007731AE">
      <w:pPr>
        <w:rPr>
          <w:rFonts w:eastAsia="宋体"/>
          <w:bCs/>
          <w:noProof/>
          <w:lang w:val="en-US" w:eastAsia="zh-TW"/>
        </w:rPr>
      </w:pPr>
      <w:r>
        <w:rPr>
          <w:rFonts w:eastAsia="宋体"/>
          <w:bCs/>
          <w:noProof/>
          <w:lang w:val="en-US" w:eastAsia="zh-TW"/>
        </w:rPr>
        <w:lastRenderedPageBreak/>
        <w:drawing>
          <wp:inline distT="0" distB="0" distL="0" distR="0" wp14:anchorId="7D78C2EE" wp14:editId="748FB614">
            <wp:extent cx="5929077" cy="4080681"/>
            <wp:effectExtent l="0" t="0" r="0" b="0"/>
            <wp:docPr id="4" name="图片 4"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表, 条形图&#10;&#10;描述已自动生成"/>
                    <pic:cNvPicPr/>
                  </pic:nvPicPr>
                  <pic:blipFill rotWithShape="1">
                    <a:blip r:embed="rId21" cstate="print">
                      <a:extLst>
                        <a:ext uri="{28A0092B-C50C-407E-A947-70E740481C1C}">
                          <a14:useLocalDpi xmlns:a14="http://schemas.microsoft.com/office/drawing/2010/main" val="0"/>
                        </a:ext>
                      </a:extLst>
                    </a:blip>
                    <a:srcRect l="3559" b="5178"/>
                    <a:stretch/>
                  </pic:blipFill>
                  <pic:spPr bwMode="auto">
                    <a:xfrm>
                      <a:off x="0" y="0"/>
                      <a:ext cx="5936036" cy="4085470"/>
                    </a:xfrm>
                    <a:prstGeom prst="rect">
                      <a:avLst/>
                    </a:prstGeom>
                    <a:ln>
                      <a:noFill/>
                    </a:ln>
                    <a:extLst>
                      <a:ext uri="{53640926-AAD7-44D8-BBD7-CCE9431645EC}">
                        <a14:shadowObscured xmlns:a14="http://schemas.microsoft.com/office/drawing/2010/main"/>
                      </a:ext>
                    </a:extLst>
                  </pic:spPr>
                </pic:pic>
              </a:graphicData>
            </a:graphic>
          </wp:inline>
        </w:drawing>
      </w:r>
    </w:p>
    <w:p w14:paraId="1885440A" w14:textId="77777777" w:rsidR="00703ABB" w:rsidRDefault="00B02959" w:rsidP="00703ABB">
      <w:pPr>
        <w:ind w:firstLineChars="100" w:firstLine="241"/>
        <w:jc w:val="center"/>
        <w:rPr>
          <w:rFonts w:eastAsia="宋体"/>
          <w:b/>
          <w:noProof/>
          <w:lang w:val="en-US" w:eastAsia="zh-TW"/>
        </w:rPr>
      </w:pPr>
      <w:r w:rsidRPr="006A5A80">
        <w:rPr>
          <w:rFonts w:eastAsia="宋体"/>
          <w:b/>
          <w:noProof/>
          <w:lang w:val="en-US" w:eastAsia="zh-TW"/>
        </w:rPr>
        <w:t>Fig</w:t>
      </w:r>
      <w:r>
        <w:rPr>
          <w:rFonts w:eastAsia="宋体"/>
          <w:b/>
          <w:noProof/>
          <w:lang w:val="en-US" w:eastAsia="zh-TW"/>
        </w:rPr>
        <w:t>.</w:t>
      </w:r>
      <w:r w:rsidRPr="006A5A80">
        <w:rPr>
          <w:rFonts w:eastAsia="宋体"/>
          <w:b/>
          <w:noProof/>
          <w:lang w:val="en-US" w:eastAsia="zh-TW"/>
        </w:rPr>
        <w:t xml:space="preserve"> </w:t>
      </w:r>
      <w:r w:rsidR="00BD6971">
        <w:rPr>
          <w:rFonts w:eastAsia="宋体"/>
          <w:b/>
          <w:noProof/>
          <w:lang w:val="en-US" w:eastAsia="zh-TW"/>
        </w:rPr>
        <w:t>3</w:t>
      </w:r>
      <w:r w:rsidRPr="006A5A80">
        <w:rPr>
          <w:rFonts w:eastAsia="宋体"/>
          <w:b/>
          <w:noProof/>
          <w:lang w:val="en-US" w:eastAsia="zh-TW"/>
        </w:rPr>
        <w:t xml:space="preserve">. </w:t>
      </w:r>
      <w:r w:rsidR="007731AE" w:rsidRPr="007D50DA">
        <w:rPr>
          <w:rFonts w:eastAsia="宋体"/>
          <w:bCs/>
          <w:noProof/>
          <w:lang w:val="en-US" w:eastAsia="zh-TW"/>
        </w:rPr>
        <w:t xml:space="preserve">The </w:t>
      </w:r>
      <w:r w:rsidR="00E908FC" w:rsidRPr="007D50DA">
        <w:rPr>
          <w:rFonts w:eastAsia="宋体"/>
          <w:bCs/>
          <w:noProof/>
          <w:lang w:val="en-US" w:eastAsia="zh-TW"/>
        </w:rPr>
        <w:t xml:space="preserve">weighted average </w:t>
      </w:r>
      <w:r w:rsidR="007731AE" w:rsidRPr="007D50DA">
        <w:rPr>
          <w:rFonts w:eastAsia="宋体"/>
          <w:bCs/>
          <w:noProof/>
          <w:lang w:val="en-US" w:eastAsia="zh-TW"/>
        </w:rPr>
        <w:t xml:space="preserve">of </w:t>
      </w:r>
      <w:r w:rsidRPr="007D50DA">
        <w:rPr>
          <w:rFonts w:eastAsia="宋体"/>
          <w:bCs/>
          <w:noProof/>
          <w:lang w:val="en-US" w:eastAsia="zh-TW"/>
        </w:rPr>
        <w:t>Monte</w:t>
      </w:r>
      <w:r w:rsidR="007731AE" w:rsidRPr="007D50DA">
        <w:rPr>
          <w:rFonts w:eastAsia="宋体"/>
          <w:bCs/>
          <w:noProof/>
          <w:lang w:val="en-US" w:eastAsia="zh-TW"/>
        </w:rPr>
        <w:t>-</w:t>
      </w:r>
      <w:r w:rsidRPr="007D50DA">
        <w:rPr>
          <w:rFonts w:eastAsia="宋体"/>
          <w:bCs/>
          <w:noProof/>
          <w:lang w:val="en-US" w:eastAsia="zh-TW"/>
        </w:rPr>
        <w:t xml:space="preserve">Carlo </w:t>
      </w:r>
      <w:r w:rsidR="007731AE" w:rsidRPr="007D50DA">
        <w:rPr>
          <w:rFonts w:eastAsia="宋体"/>
          <w:bCs/>
          <w:noProof/>
          <w:lang w:val="en-US" w:eastAsia="zh-TW"/>
        </w:rPr>
        <w:t>s</w:t>
      </w:r>
      <w:r w:rsidRPr="007D50DA">
        <w:rPr>
          <w:rFonts w:eastAsia="宋体"/>
          <w:bCs/>
          <w:noProof/>
          <w:lang w:val="en-US" w:eastAsia="zh-TW"/>
        </w:rPr>
        <w:t>plit-</w:t>
      </w:r>
      <w:r w:rsidR="007731AE" w:rsidRPr="007D50DA">
        <w:rPr>
          <w:rFonts w:eastAsia="宋体"/>
          <w:bCs/>
          <w:noProof/>
          <w:lang w:val="en-US" w:eastAsia="zh-TW"/>
        </w:rPr>
        <w:t>h</w:t>
      </w:r>
      <w:r w:rsidRPr="007D50DA">
        <w:rPr>
          <w:rFonts w:eastAsia="宋体"/>
          <w:bCs/>
          <w:noProof/>
          <w:lang w:val="en-US" w:eastAsia="zh-TW"/>
        </w:rPr>
        <w:t xml:space="preserve">alf </w:t>
      </w:r>
      <w:r w:rsidR="007731AE" w:rsidRPr="007D50DA">
        <w:rPr>
          <w:rFonts w:eastAsia="宋体"/>
          <w:bCs/>
          <w:noProof/>
          <w:lang w:val="en-US" w:eastAsia="zh-TW"/>
        </w:rPr>
        <w:t>r</w:t>
      </w:r>
      <w:r w:rsidRPr="007D50DA">
        <w:rPr>
          <w:rFonts w:eastAsia="宋体"/>
          <w:bCs/>
          <w:noProof/>
          <w:lang w:val="en-US" w:eastAsia="zh-TW"/>
        </w:rPr>
        <w:t>eliabilit</w:t>
      </w:r>
      <w:r w:rsidR="007731AE" w:rsidRPr="007D50DA">
        <w:rPr>
          <w:rFonts w:eastAsia="宋体"/>
          <w:bCs/>
          <w:noProof/>
          <w:lang w:val="en-US" w:eastAsia="zh-TW"/>
        </w:rPr>
        <w:t>ies</w:t>
      </w:r>
      <w:r w:rsidR="00B41646" w:rsidRPr="007D50DA">
        <w:rPr>
          <w:rFonts w:eastAsia="宋体"/>
          <w:bCs/>
          <w:noProof/>
          <w:lang w:val="en-US" w:eastAsia="zh-TW"/>
        </w:rPr>
        <w:t xml:space="preserve"> for different SPE </w:t>
      </w:r>
      <w:r w:rsidR="00E908FC" w:rsidRPr="007D50DA">
        <w:rPr>
          <w:rFonts w:eastAsia="宋体"/>
          <w:bCs/>
          <w:noProof/>
          <w:lang w:val="en-US" w:eastAsia="zh-TW"/>
        </w:rPr>
        <w:t>measures</w:t>
      </w:r>
      <w:r w:rsidR="0012437C" w:rsidRPr="007D50DA">
        <w:rPr>
          <w:rFonts w:eastAsia="宋体"/>
          <w:bCs/>
          <w:noProof/>
          <w:lang w:val="en-US" w:eastAsia="zh-TW"/>
        </w:rPr>
        <w:t>.</w:t>
      </w:r>
    </w:p>
    <w:p w14:paraId="2B096599" w14:textId="4B8FF75E" w:rsidR="00FC16F1" w:rsidRDefault="0012437C" w:rsidP="00703ABB">
      <w:pPr>
        <w:ind w:firstLineChars="100" w:firstLine="200"/>
        <w:jc w:val="center"/>
        <w:rPr>
          <w:color w:val="000000" w:themeColor="text1"/>
          <w:sz w:val="22"/>
          <w:szCs w:val="22"/>
          <w:lang w:val="en-US"/>
        </w:rPr>
      </w:pPr>
      <w:r>
        <w:rPr>
          <w:rFonts w:eastAsia="宋体"/>
          <w:bCs/>
          <w:noProof/>
          <w:sz w:val="20"/>
          <w:szCs w:val="20"/>
          <w:lang w:val="en-US" w:eastAsia="zh-TW"/>
        </w:rPr>
        <w:t xml:space="preserve">Note: </w:t>
      </w:r>
      <w:r w:rsidR="007731AE" w:rsidRPr="0012437C">
        <w:rPr>
          <w:rFonts w:eastAsia="宋体"/>
          <w:bCs/>
          <w:noProof/>
          <w:sz w:val="20"/>
          <w:szCs w:val="20"/>
          <w:lang w:val="en-US" w:eastAsia="zh-TW"/>
        </w:rPr>
        <w:t xml:space="preserve">The vertical axis represents </w:t>
      </w:r>
      <w:r>
        <w:rPr>
          <w:rFonts w:eastAsia="宋体"/>
          <w:bCs/>
          <w:noProof/>
          <w:sz w:val="20"/>
          <w:szCs w:val="20"/>
          <w:lang w:val="en-US" w:eastAsia="zh-TW"/>
        </w:rPr>
        <w:t>24</w:t>
      </w:r>
      <w:r w:rsidR="007731AE" w:rsidRPr="0012437C">
        <w:rPr>
          <w:rFonts w:eastAsia="宋体"/>
          <w:bCs/>
          <w:noProof/>
          <w:sz w:val="20"/>
          <w:szCs w:val="20"/>
          <w:lang w:val="en-US" w:eastAsia="zh-TW"/>
        </w:rPr>
        <w:t xml:space="preserve"> different </w:t>
      </w:r>
      <w:r>
        <w:rPr>
          <w:rFonts w:eastAsia="宋体"/>
          <w:bCs/>
          <w:noProof/>
          <w:sz w:val="20"/>
          <w:szCs w:val="20"/>
          <w:lang w:val="en-US" w:eastAsia="zh-TW"/>
        </w:rPr>
        <w:t>SPE measures</w:t>
      </w:r>
      <w:r w:rsidR="007731AE" w:rsidRPr="0012437C">
        <w:rPr>
          <w:rFonts w:eastAsia="宋体"/>
          <w:bCs/>
          <w:noProof/>
          <w:sz w:val="20"/>
          <w:szCs w:val="20"/>
          <w:lang w:val="en-US" w:eastAsia="zh-TW"/>
        </w:rPr>
        <w:t xml:space="preserve">, </w:t>
      </w:r>
      <w:r>
        <w:rPr>
          <w:rFonts w:eastAsia="宋体"/>
          <w:bCs/>
          <w:noProof/>
          <w:sz w:val="20"/>
          <w:szCs w:val="20"/>
          <w:lang w:val="en-US" w:eastAsia="zh-TW"/>
        </w:rPr>
        <w:t xml:space="preserve">combining </w:t>
      </w:r>
      <w:r w:rsidRPr="00E908FC">
        <w:rPr>
          <w:rFonts w:eastAsia="宋体"/>
          <w:bCs/>
          <w:noProof/>
          <w:sz w:val="20"/>
          <w:szCs w:val="20"/>
          <w:lang w:val="en-US" w:eastAsia="zh-TW"/>
        </w:rPr>
        <w:t>6 outcomes variables (</w:t>
      </w:r>
      <w:r w:rsidR="00E908FC" w:rsidRPr="00E908FC">
        <w:rPr>
          <w:rFonts w:eastAsia="宋体"/>
          <w:bCs/>
          <w:noProof/>
          <w:sz w:val="20"/>
          <w:szCs w:val="20"/>
          <w:lang w:val="en-US" w:eastAsia="zh-TW"/>
        </w:rPr>
        <w:t xml:space="preserve">RT, ACC, </w:t>
      </w:r>
      <w:r w:rsidR="00E908FC" w:rsidRPr="008748A5">
        <w:rPr>
          <w:rFonts w:eastAsia="宋体"/>
          <w:bCs/>
          <w:i/>
          <w:iCs/>
          <w:noProof/>
          <w:sz w:val="20"/>
          <w:szCs w:val="20"/>
          <w:lang w:val="en-US" w:eastAsia="zh-TW"/>
        </w:rPr>
        <w:t>d’</w:t>
      </w:r>
      <w:r w:rsidR="00E908FC" w:rsidRPr="00E908FC">
        <w:rPr>
          <w:rFonts w:eastAsia="宋体"/>
          <w:bCs/>
          <w:noProof/>
          <w:sz w:val="20"/>
          <w:szCs w:val="20"/>
          <w:lang w:val="en-US" w:eastAsia="zh-TW"/>
        </w:rPr>
        <w:t xml:space="preserve">, </w:t>
      </w:r>
      <w:r w:rsidR="00E908FC" w:rsidRPr="008748A5">
        <w:rPr>
          <w:rFonts w:eastAsia="宋体"/>
          <w:bCs/>
          <w:i/>
          <w:iCs/>
          <w:noProof/>
          <w:sz w:val="20"/>
          <w:szCs w:val="20"/>
          <w:lang w:val="en-US" w:eastAsia="zh-TW"/>
        </w:rPr>
        <w:t>η</w:t>
      </w:r>
      <w:r w:rsidR="00E908FC" w:rsidRPr="00E908FC">
        <w:rPr>
          <w:rFonts w:eastAsia="宋体"/>
          <w:bCs/>
          <w:noProof/>
          <w:sz w:val="20"/>
          <w:szCs w:val="20"/>
          <w:lang w:val="en-US" w:eastAsia="zh-TW"/>
        </w:rPr>
        <w:t xml:space="preserve">, </w:t>
      </w:r>
      <w:r w:rsidR="00E908FC" w:rsidRPr="008748A5">
        <w:rPr>
          <w:rFonts w:eastAsia="宋体"/>
          <w:bCs/>
          <w:i/>
          <w:iCs/>
          <w:noProof/>
          <w:sz w:val="20"/>
          <w:szCs w:val="20"/>
          <w:lang w:val="en-US" w:eastAsia="zh-TW"/>
        </w:rPr>
        <w:t>v</w:t>
      </w:r>
      <w:r w:rsidR="00E908FC" w:rsidRPr="00E908FC">
        <w:rPr>
          <w:rFonts w:eastAsia="宋体"/>
          <w:bCs/>
          <w:noProof/>
          <w:sz w:val="20"/>
          <w:szCs w:val="20"/>
          <w:lang w:val="en-US" w:eastAsia="zh-TW"/>
        </w:rPr>
        <w:t>,</w:t>
      </w:r>
      <w:r w:rsidR="00E908FC">
        <w:rPr>
          <w:rFonts w:eastAsia="宋体"/>
          <w:bCs/>
          <w:noProof/>
          <w:sz w:val="20"/>
          <w:szCs w:val="20"/>
          <w:lang w:val="en-US" w:eastAsia="zh-TW"/>
        </w:rPr>
        <w:t xml:space="preserve"> </w:t>
      </w:r>
      <w:r w:rsidR="00E908FC" w:rsidRPr="008748A5">
        <w:rPr>
          <w:rFonts w:eastAsia="宋体"/>
          <w:bCs/>
          <w:i/>
          <w:iCs/>
          <w:noProof/>
          <w:sz w:val="20"/>
          <w:szCs w:val="20"/>
          <w:lang w:val="en-US" w:eastAsia="zh-TW"/>
        </w:rPr>
        <w:t>z</w:t>
      </w:r>
      <w:r w:rsidRPr="00E908FC">
        <w:rPr>
          <w:rFonts w:eastAsia="宋体"/>
          <w:bCs/>
          <w:noProof/>
          <w:sz w:val="20"/>
          <w:szCs w:val="20"/>
          <w:lang w:val="en-US" w:eastAsia="zh-TW"/>
        </w:rPr>
        <w:t>)</w:t>
      </w:r>
      <w:r>
        <w:rPr>
          <w:rFonts w:eastAsia="宋体"/>
          <w:bCs/>
          <w:noProof/>
          <w:sz w:val="20"/>
          <w:szCs w:val="20"/>
          <w:lang w:val="en-US" w:eastAsia="zh-TW"/>
        </w:rPr>
        <w:t xml:space="preserve"> and 4 contrasts (</w:t>
      </w:r>
      <w:r w:rsidRPr="0012437C">
        <w:rPr>
          <w:rFonts w:eastAsia="宋体"/>
          <w:bCs/>
          <w:noProof/>
          <w:sz w:val="20"/>
          <w:szCs w:val="20"/>
          <w:lang w:val="en-US" w:eastAsia="zh-TW"/>
        </w:rPr>
        <w:t>close other, stranger, celebrity, and non</w:t>
      </w:r>
      <w:r>
        <w:rPr>
          <w:rFonts w:eastAsia="宋体"/>
          <w:bCs/>
          <w:noProof/>
          <w:sz w:val="20"/>
          <w:szCs w:val="20"/>
          <w:lang w:val="en-US" w:eastAsia="zh-TW"/>
        </w:rPr>
        <w:t>-person).</w:t>
      </w:r>
      <w:r w:rsidR="004113C4">
        <w:rPr>
          <w:rFonts w:eastAsia="宋体"/>
          <w:bCs/>
          <w:noProof/>
          <w:sz w:val="20"/>
          <w:szCs w:val="20"/>
          <w:lang w:val="en-US" w:eastAsia="zh-TW"/>
        </w:rPr>
        <w:t xml:space="preserve"> </w:t>
      </w:r>
      <w:r w:rsidR="004113C4" w:rsidRPr="00E908FC">
        <w:rPr>
          <w:rFonts w:eastAsia="宋体"/>
          <w:bCs/>
          <w:noProof/>
          <w:sz w:val="20"/>
          <w:szCs w:val="20"/>
          <w:lang w:val="en-US" w:eastAsia="zh-TW"/>
        </w:rPr>
        <w:t xml:space="preserve">The </w:t>
      </w:r>
      <w:r w:rsidR="004113C4" w:rsidRPr="0012437C">
        <w:rPr>
          <w:rFonts w:eastAsia="宋体"/>
          <w:bCs/>
          <w:noProof/>
          <w:sz w:val="20"/>
          <w:szCs w:val="20"/>
          <w:lang w:val="en-US" w:eastAsia="zh-TW"/>
        </w:rPr>
        <w:t>weighted average split-half reliability</w:t>
      </w:r>
      <w:r w:rsidR="004113C4" w:rsidRPr="00E908FC">
        <w:rPr>
          <w:rFonts w:eastAsia="宋体"/>
          <w:bCs/>
          <w:noProof/>
          <w:sz w:val="20"/>
          <w:szCs w:val="20"/>
          <w:lang w:val="en-US" w:eastAsia="zh-TW"/>
        </w:rPr>
        <w:t xml:space="preserve"> and 95% confidence intervals are shown by points and lines</w:t>
      </w:r>
      <w:r w:rsidR="00DA1946" w:rsidRPr="00E908FC">
        <w:rPr>
          <w:rFonts w:eastAsia="宋体"/>
          <w:bCs/>
          <w:noProof/>
          <w:sz w:val="20"/>
          <w:szCs w:val="20"/>
          <w:lang w:val="en-US" w:eastAsia="zh-TW"/>
        </w:rPr>
        <w:t>.</w:t>
      </w:r>
      <w:r w:rsidR="00DA1946">
        <w:rPr>
          <w:color w:val="000000" w:themeColor="text1"/>
          <w:sz w:val="22"/>
          <w:szCs w:val="22"/>
          <w:lang w:val="en-US"/>
        </w:rPr>
        <w:t xml:space="preserve"> </w:t>
      </w:r>
    </w:p>
    <w:p w14:paraId="6D11B2C7" w14:textId="77777777" w:rsidR="00703ABB" w:rsidRPr="007D50DA" w:rsidRDefault="00703ABB" w:rsidP="00703ABB">
      <w:pPr>
        <w:ind w:firstLineChars="100" w:firstLine="241"/>
        <w:jc w:val="center"/>
        <w:rPr>
          <w:rFonts w:eastAsia="宋体"/>
          <w:b/>
          <w:noProof/>
          <w:lang w:val="en-US" w:eastAsia="zh-TW"/>
        </w:rPr>
      </w:pPr>
    </w:p>
    <w:p w14:paraId="1BAC6F70" w14:textId="4999E5F6" w:rsidR="0014261E" w:rsidRPr="006A5A80" w:rsidRDefault="00DA1946" w:rsidP="0014261E">
      <w:pPr>
        <w:pStyle w:val="2"/>
        <w:spacing w:after="120"/>
        <w:rPr>
          <w:rFonts w:ascii="Times New Roman" w:hAnsi="Times New Roman"/>
          <w:lang w:val="en-US"/>
        </w:rPr>
      </w:pPr>
      <w:bookmarkStart w:id="66" w:name="_Toc129530170"/>
      <w:bookmarkStart w:id="67" w:name="_Toc129530200"/>
      <w:bookmarkStart w:id="68" w:name="_Toc139718164"/>
      <w:r>
        <w:rPr>
          <w:rFonts w:ascii="Times New Roman" w:hAnsi="Times New Roman"/>
          <w:lang w:val="en-US"/>
        </w:rPr>
        <w:t>4</w:t>
      </w:r>
      <w:r w:rsidR="00B02959">
        <w:rPr>
          <w:rFonts w:ascii="Times New Roman" w:hAnsi="Times New Roman"/>
          <w:lang w:val="en-US"/>
        </w:rPr>
        <w:t>.</w:t>
      </w:r>
      <w:r w:rsidR="00E17822">
        <w:rPr>
          <w:rFonts w:ascii="Times New Roman" w:hAnsi="Times New Roman"/>
          <w:lang w:val="en-US"/>
        </w:rPr>
        <w:t>2</w:t>
      </w:r>
      <w:r w:rsidR="00B02959">
        <w:rPr>
          <w:rFonts w:ascii="Times New Roman" w:hAnsi="Times New Roman"/>
          <w:lang w:val="en-US"/>
        </w:rPr>
        <w:t xml:space="preserve"> </w:t>
      </w:r>
      <w:r w:rsidR="00464832" w:rsidRPr="006A5A80">
        <w:rPr>
          <w:rFonts w:ascii="Times New Roman" w:hAnsi="Times New Roman"/>
          <w:lang w:val="en-US"/>
        </w:rPr>
        <w:t>Intraclass correlation coefficient</w:t>
      </w:r>
      <w:r w:rsidR="00AF6D94" w:rsidRPr="006A5A80">
        <w:rPr>
          <w:rFonts w:ascii="Times New Roman" w:hAnsi="Times New Roman"/>
          <w:lang w:val="en-US"/>
        </w:rPr>
        <w:t xml:space="preserve"> (ICC)</w:t>
      </w:r>
      <w:bookmarkEnd w:id="66"/>
      <w:bookmarkEnd w:id="67"/>
      <w:bookmarkEnd w:id="68"/>
    </w:p>
    <w:p w14:paraId="3BED99F1" w14:textId="117146E6" w:rsidR="00036F89" w:rsidRPr="00747642" w:rsidRDefault="00036F89" w:rsidP="00747642">
      <w:pPr>
        <w:ind w:firstLineChars="100" w:firstLine="240"/>
        <w:rPr>
          <w:rFonts w:eastAsia="PMingLiU"/>
          <w:bCs/>
          <w:noProof/>
          <w:lang w:val="en-US" w:eastAsia="zh-TW"/>
        </w:rPr>
      </w:pPr>
      <w:r w:rsidRPr="00620C3B">
        <w:rPr>
          <w:rFonts w:eastAsia="PMingLiU"/>
          <w:bCs/>
          <w:noProof/>
          <w:lang w:val="en-US" w:eastAsia="zh-TW"/>
        </w:rPr>
        <w:t xml:space="preserve">It is important to note that </w:t>
      </w:r>
      <w:r w:rsidR="00B41646">
        <w:rPr>
          <w:rFonts w:eastAsia="PMingLiU"/>
          <w:bCs/>
          <w:noProof/>
          <w:lang w:val="en-US" w:eastAsia="zh-TW"/>
        </w:rPr>
        <w:t xml:space="preserve">we could only calculate ICC for </w:t>
      </w:r>
      <w:r w:rsidR="0012437C">
        <w:rPr>
          <w:rFonts w:eastAsia="PMingLiU"/>
          <w:bCs/>
          <w:noProof/>
          <w:lang w:val="en-US" w:eastAsia="zh-TW"/>
        </w:rPr>
        <w:t xml:space="preserve">the study in </w:t>
      </w:r>
      <w:r w:rsidRPr="00620C3B">
        <w:rPr>
          <w:rFonts w:eastAsia="PMingLiU"/>
          <w:bCs/>
          <w:noProof/>
          <w:lang w:val="en-US" w:eastAsia="zh-TW"/>
        </w:rPr>
        <w:t xml:space="preserve">our </w:t>
      </w:r>
      <w:r w:rsidR="0012437C">
        <w:rPr>
          <w:rFonts w:eastAsia="PMingLiU"/>
          <w:bCs/>
          <w:noProof/>
          <w:lang w:val="en-US" w:eastAsia="zh-TW"/>
        </w:rPr>
        <w:t xml:space="preserve">labprtory </w:t>
      </w:r>
      <w:r>
        <w:rPr>
          <w:rFonts w:eastAsia="PMingLiU"/>
          <w:bCs/>
          <w:noProof/>
          <w:lang w:val="en-US" w:eastAsia="zh-TW"/>
        </w:rPr>
        <w:fldChar w:fldCharType="begin"/>
      </w:r>
      <w:r>
        <w:rPr>
          <w:rFonts w:eastAsia="PMingLiU"/>
          <w:bCs/>
          <w:noProof/>
          <w:lang w:val="en-US" w:eastAsia="zh-TW"/>
        </w:rPr>
        <w:instrText xml:space="preserve"> ADDIN EN.CITE &lt;EndNote&gt;&lt;Cite&gt;&lt;Author&gt;Hu&lt;/Author&gt;&lt;Year&gt;2023&lt;/Year&gt;&lt;RecNum&gt;106&lt;/RecNum&gt;&lt;DisplayText&gt;(Hu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Pr>
          <w:rFonts w:eastAsia="PMingLiU"/>
          <w:bCs/>
          <w:noProof/>
          <w:lang w:val="en-US" w:eastAsia="zh-TW"/>
        </w:rPr>
        <w:fldChar w:fldCharType="separate"/>
      </w:r>
      <w:r>
        <w:rPr>
          <w:rFonts w:eastAsia="PMingLiU"/>
          <w:bCs/>
          <w:noProof/>
          <w:lang w:val="en-US" w:eastAsia="zh-TW"/>
        </w:rPr>
        <w:t>(Hu et al., 2023)</w:t>
      </w:r>
      <w:r>
        <w:rPr>
          <w:rFonts w:eastAsia="PMingLiU"/>
          <w:bCs/>
          <w:noProof/>
          <w:lang w:val="en-US" w:eastAsia="zh-TW"/>
        </w:rPr>
        <w:fldChar w:fldCharType="end"/>
      </w:r>
      <w:r w:rsidR="007652FC">
        <w:rPr>
          <w:rFonts w:eastAsia="PMingLiU"/>
          <w:bCs/>
          <w:noProof/>
          <w:lang w:val="en-US" w:eastAsia="zh-TW"/>
        </w:rPr>
        <w:t xml:space="preserve"> since </w:t>
      </w:r>
      <w:r w:rsidR="00B41646">
        <w:rPr>
          <w:rFonts w:eastAsia="PMingLiU"/>
          <w:bCs/>
          <w:noProof/>
          <w:lang w:val="en-US" w:eastAsia="zh-TW"/>
        </w:rPr>
        <w:t>all other</w:t>
      </w:r>
      <w:r w:rsidRPr="00620C3B">
        <w:rPr>
          <w:rFonts w:eastAsia="PMingLiU"/>
          <w:bCs/>
          <w:noProof/>
          <w:lang w:val="en-US" w:eastAsia="zh-TW"/>
        </w:rPr>
        <w:t xml:space="preserve"> datasets d</w:t>
      </w:r>
      <w:r w:rsidR="00E57F8A">
        <w:rPr>
          <w:rFonts w:eastAsia="PMingLiU"/>
          <w:bCs/>
          <w:noProof/>
          <w:lang w:val="en-US" w:eastAsia="zh-TW"/>
        </w:rPr>
        <w:t>id</w:t>
      </w:r>
      <w:r w:rsidRPr="00620C3B">
        <w:rPr>
          <w:rFonts w:eastAsia="PMingLiU"/>
          <w:bCs/>
          <w:noProof/>
          <w:lang w:val="en-US" w:eastAsia="zh-TW"/>
        </w:rPr>
        <w:t xml:space="preserve"> not </w:t>
      </w:r>
      <w:r w:rsidR="00E57F8A">
        <w:rPr>
          <w:rFonts w:eastAsia="PMingLiU"/>
          <w:bCs/>
          <w:noProof/>
          <w:lang w:val="en-US" w:eastAsia="zh-TW"/>
        </w:rPr>
        <w:t>include re-test sessions.</w:t>
      </w:r>
      <w:r w:rsidR="00747642">
        <w:rPr>
          <w:rFonts w:eastAsia="PMingLiU"/>
          <w:bCs/>
          <w:noProof/>
          <w:lang w:val="en-US" w:eastAsia="zh-TW"/>
        </w:rPr>
        <w:t xml:space="preserve"> </w:t>
      </w:r>
      <w:r w:rsidR="007D50DA">
        <w:rPr>
          <w:rFonts w:eastAsia="PMingLiU" w:hint="eastAsia"/>
          <w:bCs/>
          <w:noProof/>
          <w:lang w:val="en-US" w:eastAsia="zh-TW"/>
        </w:rPr>
        <w:t>For</w:t>
      </w:r>
      <w:r w:rsidR="007D50DA">
        <w:rPr>
          <w:rFonts w:eastAsia="PMingLiU"/>
          <w:bCs/>
          <w:noProof/>
          <w:lang w:val="en-US" w:eastAsia="zh-TW"/>
        </w:rPr>
        <w:t xml:space="preserve"> our own dataset, we only have 2 contrasts, the </w:t>
      </w:r>
      <w:r w:rsidR="007D50DA" w:rsidRPr="007D50DA">
        <w:rPr>
          <w:rFonts w:eastAsia="PMingLiU"/>
          <w:bCs/>
          <w:noProof/>
          <w:lang w:val="en-US" w:eastAsia="zh-TW"/>
        </w:rPr>
        <w:t xml:space="preserve">“Close </w:t>
      </w:r>
      <w:r w:rsidR="007D50DA" w:rsidRPr="007D50DA">
        <w:rPr>
          <w:rFonts w:eastAsia="PMingLiU" w:hint="eastAsia"/>
          <w:bCs/>
          <w:noProof/>
          <w:lang w:val="en-US" w:eastAsia="zh-TW"/>
        </w:rPr>
        <w:t>other</w:t>
      </w:r>
      <w:r w:rsidR="007D50DA" w:rsidRPr="007D50DA">
        <w:rPr>
          <w:rFonts w:eastAsia="PMingLiU"/>
          <w:bCs/>
          <w:noProof/>
          <w:lang w:val="en-US" w:eastAsia="zh-TW"/>
        </w:rPr>
        <w:t xml:space="preserve">” and “Stranger”. </w:t>
      </w:r>
      <w:r w:rsidR="00747642">
        <w:rPr>
          <w:rFonts w:eastAsia="PMingLiU"/>
          <w:bCs/>
          <w:noProof/>
          <w:lang w:val="en-US" w:eastAsia="zh-TW"/>
        </w:rPr>
        <w:t xml:space="preserve">To test the robustness of the results reported here, we </w:t>
      </w:r>
      <w:r w:rsidR="0012437C">
        <w:rPr>
          <w:rFonts w:eastAsia="PMingLiU"/>
          <w:bCs/>
          <w:noProof/>
          <w:lang w:val="en-US" w:eastAsia="zh-TW"/>
        </w:rPr>
        <w:t xml:space="preserve">also </w:t>
      </w:r>
      <w:r w:rsidR="00747642">
        <w:rPr>
          <w:rFonts w:eastAsia="PMingLiU"/>
          <w:bCs/>
          <w:noProof/>
          <w:lang w:val="en-US" w:eastAsia="zh-TW"/>
        </w:rPr>
        <w:t xml:space="preserve">explored two datasets that included re-test session but devivated </w:t>
      </w:r>
      <w:r w:rsidR="0012437C">
        <w:rPr>
          <w:rFonts w:eastAsia="PMingLiU"/>
          <w:bCs/>
          <w:noProof/>
          <w:lang w:val="en-US" w:eastAsia="zh-TW"/>
        </w:rPr>
        <w:t xml:space="preserve">quite strongly </w:t>
      </w:r>
      <w:r w:rsidR="00747642">
        <w:rPr>
          <w:rFonts w:eastAsia="PMingLiU"/>
          <w:bCs/>
          <w:noProof/>
          <w:lang w:val="en-US" w:eastAsia="zh-TW"/>
        </w:rPr>
        <w:t xml:space="preserve">from the original SPMT (see </w:t>
      </w:r>
      <w:r w:rsidR="00B327FC">
        <w:rPr>
          <w:rFonts w:eastAsia="PMingLiU"/>
          <w:bCs/>
          <w:noProof/>
          <w:lang w:val="en-US" w:eastAsia="zh-TW"/>
        </w:rPr>
        <w:t>S</w:t>
      </w:r>
      <w:r w:rsidR="00747642">
        <w:rPr>
          <w:rFonts w:eastAsia="PMingLiU"/>
          <w:bCs/>
          <w:noProof/>
          <w:lang w:val="en-US" w:eastAsia="zh-TW"/>
        </w:rPr>
        <w:t xml:space="preserve">upplementary </w:t>
      </w:r>
      <w:r w:rsidR="00B327FC">
        <w:rPr>
          <w:rFonts w:eastAsia="PMingLiU"/>
          <w:bCs/>
          <w:noProof/>
          <w:lang w:val="en-US" w:eastAsia="zh-TW"/>
        </w:rPr>
        <w:t xml:space="preserve">Fig. </w:t>
      </w:r>
      <w:r w:rsidR="00162BBB">
        <w:rPr>
          <w:rFonts w:eastAsia="PMingLiU"/>
          <w:bCs/>
          <w:noProof/>
          <w:lang w:val="en-US" w:eastAsia="zh-TW"/>
        </w:rPr>
        <w:t>5</w:t>
      </w:r>
      <w:r w:rsidR="00747642">
        <w:rPr>
          <w:rFonts w:eastAsia="PMingLiU"/>
          <w:bCs/>
          <w:noProof/>
          <w:lang w:val="en-US" w:eastAsia="zh-TW"/>
        </w:rPr>
        <w:t>).</w:t>
      </w:r>
    </w:p>
    <w:p w14:paraId="4FAA811E" w14:textId="18457A54" w:rsidR="007652FC" w:rsidRPr="007652FC" w:rsidRDefault="007652FC" w:rsidP="007652FC">
      <w:pPr>
        <w:ind w:firstLineChars="100" w:firstLine="240"/>
        <w:rPr>
          <w:rFonts w:eastAsia="PMingLiU"/>
          <w:bCs/>
          <w:noProof/>
          <w:lang w:val="en-US"/>
        </w:rPr>
      </w:pPr>
      <w:r w:rsidRPr="007652FC">
        <w:rPr>
          <w:rFonts w:eastAsia="PMingLiU"/>
          <w:bCs/>
          <w:noProof/>
          <w:lang w:val="en-US" w:eastAsia="zh-TW"/>
        </w:rPr>
        <w:t xml:space="preserve">As illustrated in Fig. 4, the ICC2k values for Reaction Time (RT) and Efficiency demonstrate notably high levels of reliability, while the other outcome variables exhibit </w:t>
      </w:r>
      <w:r>
        <w:rPr>
          <w:rFonts w:eastAsia="PMingLiU"/>
          <w:bCs/>
          <w:noProof/>
          <w:lang w:val="en-US" w:eastAsia="zh-TW"/>
        </w:rPr>
        <w:t>unacceptable to poor ICC2k</w:t>
      </w:r>
      <w:r w:rsidRPr="007652FC">
        <w:rPr>
          <w:rFonts w:eastAsia="PMingLiU"/>
          <w:bCs/>
          <w:noProof/>
          <w:lang w:val="en-US" w:eastAsia="zh-TW"/>
        </w:rPr>
        <w:t>. When considering the "Close" contrast, the ICC2k for RT is 0.87 (95% CI = [.79, .93]), and for Efficiency, it is 0.86 (95% CI = [.78, .93]). Similarly, for the "Stranger" contrast, the ICC2k for RT is 0.89 (95% CI = [.82, .94]), and for Efficiency, it is 0.76 (95% CI = [.61, .87]).</w:t>
      </w:r>
    </w:p>
    <w:p w14:paraId="5B284373" w14:textId="3DB4DE82" w:rsidR="007652FC" w:rsidRDefault="007652FC" w:rsidP="007652FC">
      <w:pPr>
        <w:ind w:firstLineChars="100" w:firstLine="240"/>
        <w:rPr>
          <w:rFonts w:eastAsia="PMingLiU"/>
          <w:bCs/>
          <w:noProof/>
          <w:lang w:val="en-US" w:eastAsia="zh-TW"/>
        </w:rPr>
      </w:pPr>
      <w:r w:rsidRPr="007652FC">
        <w:rPr>
          <w:rFonts w:eastAsia="PMingLiU"/>
          <w:bCs/>
          <w:noProof/>
          <w:lang w:val="en-US" w:eastAsia="zh-TW"/>
        </w:rPr>
        <w:t>However, it is worth noting that RT and Efficiency display ICC2 values ranging from poor to acceptable. Specifically, under the "Close" contrast, the ICC2 for RT is 0.53 (95% CI = [.39, .69]), and for Efficiency, it is 0.52 (95% CI = [.38, .68]). Meanwhile, for the "Stranger" contrast, the ICC2 for RT is 0.58 (95% CI = [.45, .73]), and for Efficiency, it is 0.34 (95% CI = [.21, .52]).</w:t>
      </w:r>
      <w:r>
        <w:rPr>
          <w:rFonts w:eastAsia="PMingLiU"/>
          <w:bCs/>
          <w:noProof/>
          <w:lang w:val="en-US" w:eastAsia="zh-TW"/>
        </w:rPr>
        <w:t xml:space="preserve"> All the other </w:t>
      </w:r>
      <w:r w:rsidRPr="007652FC">
        <w:rPr>
          <w:rFonts w:eastAsia="PMingLiU"/>
          <w:bCs/>
          <w:noProof/>
          <w:lang w:val="en-US" w:eastAsia="zh-TW"/>
        </w:rPr>
        <w:t xml:space="preserve">outcome variables exhibit </w:t>
      </w:r>
      <w:r>
        <w:rPr>
          <w:rFonts w:eastAsia="PMingLiU"/>
          <w:bCs/>
          <w:noProof/>
          <w:lang w:val="en-US" w:eastAsia="zh-TW"/>
        </w:rPr>
        <w:t xml:space="preserve">unacceptable to poor ICC2. </w:t>
      </w:r>
    </w:p>
    <w:p w14:paraId="5EC8F5F8" w14:textId="77777777" w:rsidR="00566D09" w:rsidRPr="007652FC" w:rsidRDefault="00566D09" w:rsidP="007652FC">
      <w:pPr>
        <w:ind w:firstLineChars="100" w:firstLine="240"/>
        <w:rPr>
          <w:rFonts w:eastAsia="PMingLiU"/>
          <w:bCs/>
          <w:noProof/>
          <w:lang w:val="en-US" w:eastAsia="zh-TW"/>
        </w:rPr>
      </w:pPr>
    </w:p>
    <w:p w14:paraId="34E13D95" w14:textId="422447AD" w:rsidR="00596248" w:rsidRPr="006A5A80" w:rsidRDefault="007D50DA" w:rsidP="00566D09">
      <w:pPr>
        <w:rPr>
          <w:rFonts w:eastAsia="宋体"/>
          <w:b/>
          <w:noProof/>
          <w:lang w:val="en-US" w:eastAsia="zh-TW"/>
        </w:rPr>
      </w:pPr>
      <w:commentRangeStart w:id="69"/>
      <w:commentRangeStart w:id="70"/>
      <w:commentRangeEnd w:id="69"/>
      <w:r>
        <w:rPr>
          <w:rStyle w:val="a6"/>
        </w:rPr>
        <w:lastRenderedPageBreak/>
        <w:commentReference w:id="69"/>
      </w:r>
      <w:commentRangeEnd w:id="70"/>
      <w:r w:rsidR="00566D09">
        <w:rPr>
          <w:rStyle w:val="a6"/>
        </w:rPr>
        <w:commentReference w:id="70"/>
      </w:r>
      <w:r w:rsidR="00566D09">
        <w:rPr>
          <w:noProof/>
        </w:rPr>
        <w:drawing>
          <wp:inline distT="0" distB="0" distL="0" distR="0" wp14:anchorId="4735D424" wp14:editId="1E764197">
            <wp:extent cx="5934075" cy="414209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674" b="3946"/>
                    <a:stretch/>
                  </pic:blipFill>
                  <pic:spPr bwMode="auto">
                    <a:xfrm>
                      <a:off x="0" y="0"/>
                      <a:ext cx="5947295" cy="4151324"/>
                    </a:xfrm>
                    <a:prstGeom prst="rect">
                      <a:avLst/>
                    </a:prstGeom>
                    <a:noFill/>
                    <a:ln>
                      <a:noFill/>
                    </a:ln>
                    <a:extLst>
                      <a:ext uri="{53640926-AAD7-44D8-BBD7-CCE9431645EC}">
                        <a14:shadowObscured xmlns:a14="http://schemas.microsoft.com/office/drawing/2010/main"/>
                      </a:ext>
                    </a:extLst>
                  </pic:spPr>
                </pic:pic>
              </a:graphicData>
            </a:graphic>
          </wp:inline>
        </w:drawing>
      </w:r>
    </w:p>
    <w:p w14:paraId="0636234D" w14:textId="77777777" w:rsidR="000F5B2E" w:rsidRDefault="00596248" w:rsidP="00EB23E3">
      <w:pPr>
        <w:ind w:firstLineChars="100" w:firstLine="241"/>
        <w:jc w:val="center"/>
        <w:rPr>
          <w:rFonts w:eastAsia="宋体"/>
          <w:bCs/>
          <w:noProof/>
          <w:lang w:val="en-US" w:eastAsia="zh-TW"/>
        </w:rPr>
      </w:pPr>
      <w:r w:rsidRPr="006A5A80">
        <w:rPr>
          <w:rFonts w:eastAsia="宋体"/>
          <w:b/>
          <w:noProof/>
          <w:lang w:val="en-US" w:eastAsia="zh-TW"/>
        </w:rPr>
        <w:t>Fig</w:t>
      </w:r>
      <w:r w:rsidR="00C91FD8">
        <w:rPr>
          <w:rFonts w:eastAsia="宋体"/>
          <w:b/>
          <w:noProof/>
          <w:lang w:val="en-US" w:eastAsia="zh-TW"/>
        </w:rPr>
        <w:t>.</w:t>
      </w:r>
      <w:r w:rsidRPr="006A5A80">
        <w:rPr>
          <w:rFonts w:eastAsia="宋体"/>
          <w:b/>
          <w:noProof/>
          <w:lang w:val="en-US" w:eastAsia="zh-TW"/>
        </w:rPr>
        <w:t xml:space="preserve"> </w:t>
      </w:r>
      <w:r w:rsidR="00BD6971">
        <w:rPr>
          <w:rFonts w:eastAsia="宋体"/>
          <w:b/>
          <w:noProof/>
          <w:lang w:val="en-US" w:eastAsia="zh-TW"/>
        </w:rPr>
        <w:t>4</w:t>
      </w:r>
      <w:r w:rsidR="00C91FD8" w:rsidRPr="00C91FD8">
        <w:rPr>
          <w:rFonts w:eastAsia="宋体"/>
          <w:bCs/>
          <w:noProof/>
          <w:lang w:val="en-US" w:eastAsia="zh-TW"/>
        </w:rPr>
        <w:t xml:space="preserve"> </w:t>
      </w:r>
      <w:r w:rsidRPr="00C91FD8">
        <w:rPr>
          <w:rFonts w:eastAsia="宋体"/>
          <w:bCs/>
          <w:noProof/>
          <w:lang w:val="en-US" w:eastAsia="zh-TW"/>
        </w:rPr>
        <w:t>Intraclass correlation coefficient</w:t>
      </w:r>
      <w:bookmarkStart w:id="71" w:name="_Toc129530171"/>
      <w:bookmarkStart w:id="72" w:name="_Toc129530201"/>
      <w:r w:rsidR="003E04EC" w:rsidRPr="00C91FD8">
        <w:rPr>
          <w:rFonts w:eastAsia="宋体"/>
          <w:bCs/>
          <w:noProof/>
          <w:lang w:val="en-US" w:eastAsia="zh-TW"/>
        </w:rPr>
        <w:t>.</w:t>
      </w:r>
    </w:p>
    <w:p w14:paraId="3D49BBD5" w14:textId="185CAA4E" w:rsidR="00A13F54" w:rsidRPr="007D50DA" w:rsidRDefault="003E04EC" w:rsidP="007D50DA">
      <w:pPr>
        <w:ind w:firstLineChars="100" w:firstLine="240"/>
        <w:jc w:val="center"/>
        <w:rPr>
          <w:rFonts w:eastAsia="宋体"/>
          <w:bCs/>
          <w:noProof/>
          <w:lang w:val="en-US" w:eastAsia="zh-TW"/>
        </w:rPr>
      </w:pPr>
      <w:r w:rsidRPr="00C91FD8">
        <w:rPr>
          <w:rFonts w:eastAsia="宋体"/>
          <w:bCs/>
          <w:noProof/>
          <w:lang w:val="en-US" w:eastAsia="zh-TW"/>
        </w:rPr>
        <w:t xml:space="preserve"> </w:t>
      </w:r>
      <w:r w:rsidR="007652FC" w:rsidRPr="007652FC">
        <w:rPr>
          <w:rFonts w:eastAsia="宋体"/>
          <w:bCs/>
          <w:i/>
          <w:iCs/>
          <w:noProof/>
          <w:lang w:val="en-US" w:eastAsia="zh-TW"/>
        </w:rPr>
        <w:t>Note:</w:t>
      </w:r>
      <w:r w:rsidR="007652FC">
        <w:rPr>
          <w:rFonts w:eastAsia="宋体"/>
          <w:bCs/>
          <w:noProof/>
          <w:lang w:val="en-US" w:eastAsia="zh-TW"/>
        </w:rPr>
        <w:t xml:space="preserve"> </w:t>
      </w:r>
      <w:r w:rsidR="007D50DA" w:rsidRPr="0012437C">
        <w:rPr>
          <w:rFonts w:eastAsia="宋体"/>
          <w:bCs/>
          <w:noProof/>
          <w:sz w:val="20"/>
          <w:szCs w:val="20"/>
          <w:lang w:val="en-US" w:eastAsia="zh-TW"/>
        </w:rPr>
        <w:t xml:space="preserve">The vertical axis represents </w:t>
      </w:r>
      <w:r w:rsidR="007D50DA">
        <w:rPr>
          <w:rFonts w:eastAsia="宋体"/>
          <w:bCs/>
          <w:noProof/>
          <w:sz w:val="20"/>
          <w:szCs w:val="20"/>
          <w:lang w:val="en-US" w:eastAsia="zh-TW"/>
        </w:rPr>
        <w:t>12</w:t>
      </w:r>
      <w:r w:rsidR="007D50DA" w:rsidRPr="0012437C">
        <w:rPr>
          <w:rFonts w:eastAsia="宋体"/>
          <w:bCs/>
          <w:noProof/>
          <w:sz w:val="20"/>
          <w:szCs w:val="20"/>
          <w:lang w:val="en-US" w:eastAsia="zh-TW"/>
        </w:rPr>
        <w:t xml:space="preserve"> different </w:t>
      </w:r>
      <w:r w:rsidR="007D50DA">
        <w:rPr>
          <w:rFonts w:eastAsia="宋体"/>
          <w:bCs/>
          <w:noProof/>
          <w:sz w:val="20"/>
          <w:szCs w:val="20"/>
          <w:lang w:val="en-US" w:eastAsia="zh-TW"/>
        </w:rPr>
        <w:t>SPE measures</w:t>
      </w:r>
      <w:r w:rsidR="007D50DA" w:rsidRPr="0012437C">
        <w:rPr>
          <w:rFonts w:eastAsia="宋体"/>
          <w:bCs/>
          <w:noProof/>
          <w:sz w:val="20"/>
          <w:szCs w:val="20"/>
          <w:lang w:val="en-US" w:eastAsia="zh-TW"/>
        </w:rPr>
        <w:t xml:space="preserve">, </w:t>
      </w:r>
      <w:r w:rsidR="007D50DA">
        <w:rPr>
          <w:rFonts w:eastAsia="宋体"/>
          <w:bCs/>
          <w:noProof/>
          <w:sz w:val="20"/>
          <w:szCs w:val="20"/>
          <w:lang w:val="en-US" w:eastAsia="zh-TW"/>
        </w:rPr>
        <w:t xml:space="preserve">combining </w:t>
      </w:r>
      <w:r w:rsidR="007D50DA" w:rsidRPr="00E908FC">
        <w:rPr>
          <w:rFonts w:eastAsia="宋体"/>
          <w:bCs/>
          <w:noProof/>
          <w:sz w:val="20"/>
          <w:szCs w:val="20"/>
          <w:lang w:val="en-US" w:eastAsia="zh-TW"/>
        </w:rPr>
        <w:t>6 outcomes variables (RT, ACC, d’, η, v,</w:t>
      </w:r>
      <w:r w:rsidR="007D50DA">
        <w:rPr>
          <w:rFonts w:eastAsia="宋体"/>
          <w:bCs/>
          <w:noProof/>
          <w:sz w:val="20"/>
          <w:szCs w:val="20"/>
          <w:lang w:val="en-US" w:eastAsia="zh-TW"/>
        </w:rPr>
        <w:t xml:space="preserve"> </w:t>
      </w:r>
      <w:r w:rsidR="007D50DA" w:rsidRPr="00E908FC">
        <w:rPr>
          <w:rFonts w:eastAsia="宋体"/>
          <w:bCs/>
          <w:noProof/>
          <w:sz w:val="20"/>
          <w:szCs w:val="20"/>
          <w:lang w:val="en-US" w:eastAsia="zh-TW"/>
        </w:rPr>
        <w:t>z)</w:t>
      </w:r>
      <w:r w:rsidR="007D50DA">
        <w:rPr>
          <w:rFonts w:eastAsia="宋体"/>
          <w:bCs/>
          <w:noProof/>
          <w:sz w:val="20"/>
          <w:szCs w:val="20"/>
          <w:lang w:val="en-US" w:eastAsia="zh-TW"/>
        </w:rPr>
        <w:t xml:space="preserve"> and 2 contrasts (</w:t>
      </w:r>
      <w:r w:rsidR="007D50DA" w:rsidRPr="0012437C">
        <w:rPr>
          <w:rFonts w:eastAsia="宋体"/>
          <w:bCs/>
          <w:noProof/>
          <w:sz w:val="20"/>
          <w:szCs w:val="20"/>
          <w:lang w:val="en-US" w:eastAsia="zh-TW"/>
        </w:rPr>
        <w:t>close other, stranger</w:t>
      </w:r>
      <w:r w:rsidR="007D50DA">
        <w:rPr>
          <w:rFonts w:eastAsia="宋体"/>
          <w:bCs/>
          <w:noProof/>
          <w:sz w:val="20"/>
          <w:szCs w:val="20"/>
          <w:lang w:val="en-US" w:eastAsia="zh-TW"/>
        </w:rPr>
        <w:t>).</w:t>
      </w:r>
      <w:r w:rsidR="007D50DA" w:rsidRPr="007D50DA">
        <w:rPr>
          <w:rFonts w:eastAsia="宋体"/>
          <w:bCs/>
          <w:noProof/>
          <w:sz w:val="20"/>
          <w:szCs w:val="20"/>
          <w:lang w:val="en-US" w:eastAsia="zh-TW"/>
        </w:rPr>
        <w:t>The upper facet of the figure presents the results for ICC2</w:t>
      </w:r>
      <w:r w:rsidR="00F363CC">
        <w:rPr>
          <w:rFonts w:eastAsia="宋体"/>
          <w:bCs/>
          <w:noProof/>
          <w:sz w:val="20"/>
          <w:szCs w:val="20"/>
          <w:lang w:val="en-US" w:eastAsia="zh-TW"/>
        </w:rPr>
        <w:t>k</w:t>
      </w:r>
      <w:r w:rsidR="007D50DA" w:rsidRPr="007D50DA">
        <w:rPr>
          <w:rFonts w:eastAsia="宋体"/>
          <w:bCs/>
          <w:noProof/>
          <w:sz w:val="20"/>
          <w:szCs w:val="20"/>
          <w:lang w:val="en-US" w:eastAsia="zh-TW"/>
        </w:rPr>
        <w:t>, while the lower facet displays the results for ICC. The ICC values and their corresponding 95% confidence intervals are illustrated using points and lines.</w:t>
      </w:r>
    </w:p>
    <w:p w14:paraId="2D1C1257" w14:textId="77777777" w:rsidR="00A13F54" w:rsidRDefault="00A13F54" w:rsidP="00FD4FB9">
      <w:pPr>
        <w:rPr>
          <w:lang w:val="en-US"/>
        </w:rPr>
      </w:pPr>
    </w:p>
    <w:p w14:paraId="28FA4788" w14:textId="0F3CD356" w:rsidR="004B58E5" w:rsidRPr="00633D69" w:rsidRDefault="00DA1946" w:rsidP="00633D69">
      <w:pPr>
        <w:pStyle w:val="1"/>
        <w:keepNext w:val="0"/>
        <w:keepLines w:val="0"/>
        <w:spacing w:after="240"/>
        <w:rPr>
          <w:rFonts w:eastAsia="Calibri"/>
          <w:b/>
          <w:sz w:val="42"/>
          <w:szCs w:val="42"/>
        </w:rPr>
      </w:pPr>
      <w:bookmarkStart w:id="73" w:name="_Toc139718165"/>
      <w:r>
        <w:rPr>
          <w:rFonts w:eastAsia="Calibri"/>
          <w:b/>
          <w:sz w:val="42"/>
          <w:szCs w:val="42"/>
          <w:lang w:val="en-US"/>
        </w:rPr>
        <w:t>5</w:t>
      </w:r>
      <w:r w:rsidR="00076622">
        <w:rPr>
          <w:rFonts w:eastAsia="Calibri"/>
          <w:b/>
          <w:sz w:val="42"/>
          <w:szCs w:val="42"/>
        </w:rPr>
        <w:t xml:space="preserve"> </w:t>
      </w:r>
      <w:r w:rsidR="00BA0079" w:rsidRPr="006A5A80">
        <w:rPr>
          <w:rFonts w:eastAsia="Calibri"/>
          <w:b/>
          <w:sz w:val="42"/>
          <w:szCs w:val="42"/>
        </w:rPr>
        <w:t>Discussion</w:t>
      </w:r>
      <w:bookmarkEnd w:id="71"/>
      <w:bookmarkEnd w:id="72"/>
      <w:bookmarkEnd w:id="73"/>
    </w:p>
    <w:p w14:paraId="104E83E2" w14:textId="2E047344" w:rsidR="004B58E5" w:rsidRPr="00A1133E" w:rsidRDefault="004B58E5" w:rsidP="00233CA0">
      <w:pPr>
        <w:ind w:firstLine="720"/>
        <w:rPr>
          <w:rFonts w:eastAsia="Calibri"/>
        </w:rPr>
      </w:pPr>
      <w:r w:rsidRPr="004B58E5">
        <w:rPr>
          <w:rFonts w:eastAsia="Calibri"/>
        </w:rPr>
        <w:t>Despite the significance of assessing the reliability of a behavioral paradigm before its implementation, this practice is not yet extensively embraced by researchers</w:t>
      </w:r>
      <w:r>
        <w:rPr>
          <w:rFonts w:eastAsia="Calibri"/>
        </w:rPr>
        <w:t xml:space="preserve"> </w:t>
      </w:r>
      <w:r w:rsidR="00D70160">
        <w:rPr>
          <w:rFonts w:eastAsia="Calibri"/>
        </w:rPr>
        <w:fldChar w:fldCharType="begin">
          <w:fldData xml:space="preserve">PEVuZE5vdGU+PENpdGU+PEF1dGhvcj5HcmVlbjwvQXV0aG9yPjxZZWFyPjIwMTY8L1llYXI+PFJl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</w:fldData>
        </w:fldChar>
      </w:r>
      <w:r w:rsidR="00D70160">
        <w:rPr>
          <w:rFonts w:eastAsia="Calibri"/>
        </w:rPr>
        <w:instrText xml:space="preserve"> ADDIN EN.CITE </w:instrText>
      </w:r>
      <w:r w:rsidR="00D70160">
        <w:rPr>
          <w:rFonts w:eastAsia="Calibri"/>
        </w:rPr>
        <w:fldChar w:fldCharType="begin">
          <w:fldData xml:space="preserve">PEVuZE5vdGU+PENpdGU+PEF1dGhvcj5HcmVlbjwvQXV0aG9yPjxZZWFyPjIwMTY8L1llYXI+PFJl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</w:fldData>
        </w:fldChar>
      </w:r>
      <w:r w:rsidR="00D70160">
        <w:rPr>
          <w:rFonts w:eastAsia="Calibri"/>
        </w:rPr>
        <w:instrText xml:space="preserve"> ADDIN EN.CITE.DATA </w:instrText>
      </w:r>
      <w:r w:rsidR="00D70160">
        <w:rPr>
          <w:rFonts w:eastAsia="Calibri"/>
        </w:rPr>
      </w:r>
      <w:r w:rsidR="00D70160">
        <w:rPr>
          <w:rFonts w:eastAsia="Calibri"/>
        </w:rPr>
        <w:fldChar w:fldCharType="end"/>
      </w:r>
      <w:r w:rsidR="00D70160">
        <w:rPr>
          <w:rFonts w:eastAsia="Calibri"/>
        </w:rPr>
      </w:r>
      <w:r w:rsidR="00D70160">
        <w:rPr>
          <w:rFonts w:eastAsia="Calibri"/>
        </w:rPr>
        <w:fldChar w:fldCharType="separate"/>
      </w:r>
      <w:r w:rsidR="00D70160">
        <w:rPr>
          <w:rFonts w:eastAsia="Calibri"/>
        </w:rPr>
        <w:t>(Green et al., 2016; Hedge et al., 2018; Parsons et al., 2019)</w:t>
      </w:r>
      <w:r w:rsidR="00D70160">
        <w:rPr>
          <w:rFonts w:eastAsia="Calibri"/>
        </w:rPr>
        <w:fldChar w:fldCharType="end"/>
      </w:r>
      <w:r w:rsidR="00D70160" w:rsidRPr="00A37F7F">
        <w:rPr>
          <w:rFonts w:eastAsia="Calibri"/>
        </w:rPr>
        <w:t xml:space="preserve">. In this pre-registered study, our objective is to investigate the reliability of the </w:t>
      </w:r>
      <w:r w:rsidR="00844663" w:rsidRPr="004B58E5">
        <w:rPr>
          <w:rFonts w:eastAsia="Calibri"/>
        </w:rPr>
        <w:t xml:space="preserve">outcome variables </w:t>
      </w:r>
      <w:r w:rsidR="00D70160" w:rsidRPr="00A37F7F">
        <w:rPr>
          <w:rFonts w:eastAsia="Calibri"/>
        </w:rPr>
        <w:t>related to the</w:t>
      </w:r>
      <w:r w:rsidR="00844663" w:rsidRPr="00A37F7F">
        <w:rPr>
          <w:rFonts w:eastAsia="Calibri"/>
        </w:rPr>
        <w:t xml:space="preserve"> </w:t>
      </w:r>
      <w:r w:rsidR="00D70160" w:rsidRPr="00A37F7F">
        <w:rPr>
          <w:rFonts w:eastAsia="Calibri"/>
        </w:rPr>
        <w:t>SPE</w:t>
      </w:r>
      <w:r w:rsidR="00844663" w:rsidRPr="004B58E5">
        <w:rPr>
          <w:rFonts w:eastAsia="Calibri"/>
        </w:rPr>
        <w:t xml:space="preserve"> measures</w:t>
      </w:r>
      <w:r w:rsidR="00D70160" w:rsidRPr="00A37F7F">
        <w:rPr>
          <w:rFonts w:eastAsia="Calibri"/>
        </w:rPr>
        <w:t xml:space="preserve"> in the SPM</w:t>
      </w:r>
      <w:r w:rsidR="00844663" w:rsidRPr="004B58E5">
        <w:rPr>
          <w:rFonts w:eastAsia="Calibri"/>
        </w:rPr>
        <w:t>T</w:t>
      </w:r>
      <w:r w:rsidR="00D70160" w:rsidRPr="00A37F7F">
        <w:rPr>
          <w:rFonts w:eastAsia="Calibri"/>
        </w:rPr>
        <w:t>.</w:t>
      </w:r>
      <w:r w:rsidR="00D70160">
        <w:rPr>
          <w:rFonts w:eastAsia="Calibri"/>
        </w:rPr>
        <w:t xml:space="preserve"> </w:t>
      </w:r>
      <w:r w:rsidR="00D70160" w:rsidRPr="00900F8B">
        <w:rPr>
          <w:rFonts w:eastAsia="Calibri"/>
        </w:rPr>
        <w:t xml:space="preserve">To achieve this, we conducted a re-analysis of data from 18 datasets across </w:t>
      </w:r>
      <w:r>
        <w:rPr>
          <w:rFonts w:eastAsia="Calibri"/>
        </w:rPr>
        <w:t>9</w:t>
      </w:r>
      <w:r w:rsidR="00D70160" w:rsidRPr="00900F8B">
        <w:rPr>
          <w:rFonts w:eastAsia="Calibri"/>
        </w:rPr>
        <w:t xml:space="preserve"> articles</w:t>
      </w:r>
      <w:r>
        <w:rPr>
          <w:rFonts w:eastAsia="Calibri"/>
        </w:rPr>
        <w:t xml:space="preserve"> and 2 projects</w:t>
      </w:r>
      <w:r w:rsidR="00D70160" w:rsidRPr="00900F8B">
        <w:rPr>
          <w:rFonts w:eastAsia="Calibri"/>
        </w:rPr>
        <w:t>, utilizing split-half reliability and intraclass correlation coefficient (ICC2, ICC</w:t>
      </w:r>
      <w:r w:rsidR="0033038D">
        <w:rPr>
          <w:rFonts w:eastAsia="Calibri"/>
        </w:rPr>
        <w:t>2k</w:t>
      </w:r>
      <w:r w:rsidR="00D70160" w:rsidRPr="00900F8B">
        <w:rPr>
          <w:rFonts w:eastAsia="Calibri"/>
        </w:rPr>
        <w:t>).</w:t>
      </w:r>
      <w:r w:rsidR="00233CA0">
        <w:rPr>
          <w:rFonts w:eastAsia="Calibri"/>
        </w:rPr>
        <w:t xml:space="preserve"> </w:t>
      </w:r>
      <w:r w:rsidR="00D70160" w:rsidRPr="00900F8B">
        <w:rPr>
          <w:rFonts w:eastAsia="Calibri"/>
        </w:rPr>
        <w:t xml:space="preserve">Our findings reveal that </w:t>
      </w:r>
      <w:r>
        <w:rPr>
          <w:rFonts w:eastAsia="Calibri"/>
        </w:rPr>
        <w:t xml:space="preserve">the </w:t>
      </w:r>
      <w:r w:rsidR="00D70160" w:rsidRPr="00900F8B">
        <w:rPr>
          <w:rFonts w:eastAsia="Calibri"/>
        </w:rPr>
        <w:t>reaction time and efficiency demonstrated better results</w:t>
      </w:r>
      <w:r w:rsidRPr="00900F8B">
        <w:rPr>
          <w:rFonts w:eastAsia="Calibri"/>
        </w:rPr>
        <w:t xml:space="preserve"> in terms of split-half reliability and test-retest reliability</w:t>
      </w:r>
      <w:r w:rsidRPr="004B58E5">
        <w:rPr>
          <w:rFonts w:eastAsia="Calibri"/>
        </w:rPr>
        <w:t xml:space="preserve"> (ICC2</w:t>
      </w:r>
      <w:r>
        <w:rPr>
          <w:rFonts w:eastAsia="Calibri"/>
        </w:rPr>
        <w:t>, ICC2k</w:t>
      </w:r>
      <w:r w:rsidRPr="004B58E5">
        <w:rPr>
          <w:rFonts w:eastAsia="Calibri"/>
        </w:rPr>
        <w:t>)</w:t>
      </w:r>
      <w:r w:rsidRPr="00900F8B">
        <w:rPr>
          <w:rFonts w:eastAsia="Calibri"/>
        </w:rPr>
        <w:t xml:space="preserve">, </w:t>
      </w:r>
      <w:r>
        <w:rPr>
          <w:rFonts w:eastAsia="Calibri"/>
        </w:rPr>
        <w:t xml:space="preserve">with weight average </w:t>
      </w:r>
      <w:r w:rsidRPr="00900F8B">
        <w:rPr>
          <w:rFonts w:eastAsia="Calibri"/>
        </w:rPr>
        <w:t>split-half reliability</w:t>
      </w:r>
      <w:r>
        <w:rPr>
          <w:rFonts w:eastAsia="Calibri"/>
        </w:rPr>
        <w:t xml:space="preserve"> around 0.6 or higher, ICC2 around 0.5 or higher, ICC2k higher than 0.7. All</w:t>
      </w:r>
      <w:r w:rsidRPr="00900F8B">
        <w:rPr>
          <w:rFonts w:eastAsia="Calibri"/>
        </w:rPr>
        <w:t xml:space="preserve"> the </w:t>
      </w:r>
      <w:r>
        <w:rPr>
          <w:rFonts w:eastAsia="Calibri"/>
        </w:rPr>
        <w:t xml:space="preserve">other </w:t>
      </w:r>
      <w:r w:rsidRPr="004B58E5">
        <w:rPr>
          <w:rFonts w:eastAsia="Calibri"/>
        </w:rPr>
        <w:t xml:space="preserve">outcome variables </w:t>
      </w:r>
      <w:r w:rsidRPr="00900F8B">
        <w:rPr>
          <w:rFonts w:eastAsia="Calibri"/>
        </w:rPr>
        <w:t>performed poorly</w:t>
      </w:r>
      <w:r>
        <w:rPr>
          <w:rFonts w:eastAsia="Calibri"/>
        </w:rPr>
        <w:t xml:space="preserve">, with weight average </w:t>
      </w:r>
      <w:r w:rsidRPr="00900F8B">
        <w:rPr>
          <w:rFonts w:eastAsia="Calibri"/>
        </w:rPr>
        <w:t>split-half reliability</w:t>
      </w:r>
      <w:r>
        <w:rPr>
          <w:rFonts w:eastAsia="Calibri"/>
        </w:rPr>
        <w:t xml:space="preserve"> lower than </w:t>
      </w:r>
      <w:r w:rsidR="00233CA0">
        <w:rPr>
          <w:rFonts w:eastAsia="Calibri"/>
        </w:rPr>
        <w:t xml:space="preserve">0.5, ICC2 lower than </w:t>
      </w:r>
      <w:r w:rsidR="00233CA0">
        <w:rPr>
          <w:rFonts w:eastAsia="Calibri"/>
          <w:lang w:val="en-US"/>
        </w:rPr>
        <w:t xml:space="preserve">0.5, ICC2k lower than 0.7. </w:t>
      </w:r>
      <w:r w:rsidRPr="004B58E5">
        <w:rPr>
          <w:rFonts w:eastAsia="Calibri"/>
        </w:rPr>
        <w:t>The comprehensive analysis of these datasets collectively suggests that reaction time</w:t>
      </w:r>
      <w:r w:rsidR="00233CA0">
        <w:rPr>
          <w:rFonts w:eastAsia="Calibri"/>
        </w:rPr>
        <w:t xml:space="preserve"> </w:t>
      </w:r>
      <w:r w:rsidRPr="004B58E5">
        <w:rPr>
          <w:rFonts w:eastAsia="Calibri"/>
        </w:rPr>
        <w:t>and efficiency are the most reliable outcome variables among all measured in the SPMT</w:t>
      </w:r>
      <w:r w:rsidR="00233CA0">
        <w:rPr>
          <w:rFonts w:eastAsia="Calibri"/>
        </w:rPr>
        <w:t>.</w:t>
      </w:r>
      <w:r w:rsidR="00233CA0">
        <w:rPr>
          <w:rFonts w:ascii="微软雅黑" w:eastAsia="微软雅黑" w:hAnsi="微软雅黑" w:cs="微软雅黑"/>
          <w:lang w:val="en-US"/>
        </w:rPr>
        <w:t xml:space="preserve"> </w:t>
      </w:r>
      <w:r w:rsidRPr="004B58E5">
        <w:rPr>
          <w:rFonts w:eastAsia="Calibri"/>
        </w:rPr>
        <w:t xml:space="preserve">Moreover, the pattern observed in the ICC values suggests that reaction time and efficiency in the SPMT are better suited for group-level analysis rather than assessing individual-level variation. </w:t>
      </w:r>
    </w:p>
    <w:p w14:paraId="57922B37" w14:textId="3AFC08EC" w:rsidR="00D70160" w:rsidRPr="00F83FD2" w:rsidRDefault="00D70160" w:rsidP="00397046">
      <w:pPr>
        <w:ind w:firstLineChars="100" w:firstLine="240"/>
        <w:rPr>
          <w:rFonts w:eastAsiaTheme="minorEastAsia"/>
          <w:color w:val="000000" w:themeColor="text1"/>
          <w:lang w:val="en-US" w:eastAsia="zh-TW"/>
        </w:rPr>
      </w:pPr>
      <w:r w:rsidRPr="00F83FD2">
        <w:rPr>
          <w:rFonts w:eastAsia="Calibri"/>
          <w:color w:val="000000" w:themeColor="text1"/>
        </w:rPr>
        <w:lastRenderedPageBreak/>
        <w:t xml:space="preserve">Although the Reaction Time (RT) and Efficiency indices yielded relatively better results compared to other indices, they still fell short of achieving commonly considered excellent reliability levels (typically </w:t>
      </w:r>
      <w:r w:rsidR="00233CA0" w:rsidRPr="00A37F7F">
        <w:rPr>
          <w:lang w:val="en-US"/>
        </w:rPr>
        <w:t>a value greater than 0.8 means excellent reliability</w:t>
      </w:r>
      <w:r w:rsidRPr="00F83FD2">
        <w:rPr>
          <w:rFonts w:eastAsia="Calibri"/>
          <w:color w:val="000000" w:themeColor="text1"/>
        </w:rPr>
        <w:t xml:space="preserve">) </w:t>
      </w:r>
      <w:r w:rsidRPr="00F83FD2">
        <w:rPr>
          <w:rFonts w:eastAsia="Calibri"/>
          <w:color w:val="000000" w:themeColor="text1"/>
        </w:rPr>
        <w:fldChar w:fldCharType="begin"/>
      </w:r>
      <w:r w:rsidRPr="00F83FD2">
        <w:rPr>
          <w:rFonts w:eastAsia="Calibri"/>
          <w:color w:val="000000" w:themeColor="text1"/>
        </w:rPr>
        <w:instrText xml:space="preserve"> ADDIN EN.CITE &lt;EndNote&gt;&lt;Cite&gt;&lt;Author&gt;Cicchetti&lt;/Author&gt;&lt;Year&gt;1981&lt;/Year&gt;&lt;RecNum&gt;3&lt;/RecNum&gt;&lt;DisplayText&gt;(Cicchetti &amp;amp; Sparrow, 1981; Kupper &amp;amp; Hafner, 1989)&lt;/DisplayText&gt;&lt;record&gt;&lt;rec-number&gt;3&lt;/rec-number&gt;&lt;foreign-keys&gt;&lt;key app="EN" db-id="w5e5sta9arwa50eztf0vzr0zf55zr00xd9ae" timestamp="1675768877"&gt;3&lt;/key&gt;&lt;/foreign-keys&gt;&lt;ref-type name="Journal Article"&gt;17&lt;/ref-type&gt;&lt;contributors&gt;&lt;authors&gt;&lt;author&gt;Cicchetti, D. V.&lt;/author&gt;&lt;author&gt;Sparrow, S. A.&lt;/author&gt;&lt;/authors&gt;&lt;/contributors&gt;&lt;titles&gt;&lt;title&gt;Developing criteria for establishing interrater reliability of specific items: applications to assessment of adaptive behavior&lt;/title&gt;&lt;secondary-title&gt;Am J Ment Defic&lt;/secondary-title&gt;&lt;/titles&gt;&lt;periodical&gt;&lt;full-title&gt;Am J Ment Defic&lt;/full-title&gt;&lt;/periodical&gt;&lt;pages&gt;127-137&lt;/pages&gt;&lt;volume&gt;86&lt;/volume&gt;&lt;number&gt;2&lt;/number&gt;&lt;dates&gt;&lt;year&gt;1981&lt;/year&gt;&lt;/dates&gt;&lt;urls&gt;&lt;related-urls&gt;&lt;url&gt;https://psycnet.apa.org/record/1982-00095-001&lt;/url&gt;&lt;/related-urls&gt;&lt;/urls&gt;&lt;/record&gt;&lt;/Cite&gt;&lt;Cite&gt;&lt;Author&gt;Kupper&lt;/Author&gt;&lt;Year&gt;1989&lt;/Year&gt;&lt;RecNum&gt;18&lt;/RecNum&gt;&lt;record&gt;&lt;rec-number&gt;18&lt;/rec-number&gt;&lt;foreign-keys&gt;&lt;key app="EN" db-id="w5e5sta9arwa50eztf0vzr0zf55zr00xd9ae" timestamp="1675770821"&gt;18&lt;/key&gt;&lt;/foreign-keys&gt;&lt;ref-type name="Journal Article"&gt;17&lt;/ref-type&gt;&lt;contributors&gt;&lt;authors&gt;&lt;author&gt;Kupper, L. L.&lt;/author&gt;&lt;author&gt;Hafner, K. b.&lt;/author&gt;&lt;/authors&gt;&lt;/contributors&gt;&lt;titles&gt;&lt;title&gt;On Assessing Interrater Agreement for Multiple Attribute Responses&lt;/title&gt;&lt;secondary-title&gt;Biometrics&lt;/secondary-title&gt;&lt;/titles&gt;&lt;periodical&gt;&lt;full-title&gt;Biometrics&lt;/full-title&gt;&lt;/periodical&gt;&lt;pages&gt;957-967&lt;/pages&gt;&lt;volume&gt;45&lt;/volume&gt;&lt;number&gt;3&lt;/number&gt;&lt;dates&gt;&lt;year&gt;1989&lt;/year&gt;&lt;/dates&gt;&lt;urls&gt;&lt;/urls&gt;&lt;electronic-resource-num&gt;10.2307/2531695&lt;/electronic-resource-num&gt;&lt;/record&gt;&lt;/Cite&gt;&lt;/EndNote&gt;</w:instrText>
      </w:r>
      <w:r w:rsidRPr="00F83FD2">
        <w:rPr>
          <w:rFonts w:eastAsia="Calibri"/>
          <w:color w:val="000000" w:themeColor="text1"/>
        </w:rPr>
        <w:fldChar w:fldCharType="separate"/>
      </w:r>
      <w:r w:rsidRPr="00F83FD2">
        <w:rPr>
          <w:rFonts w:eastAsia="Calibri"/>
          <w:noProof/>
          <w:color w:val="000000" w:themeColor="text1"/>
        </w:rPr>
        <w:t>(Cicchetti &amp; Sparrow, 1981; Kupper &amp; Hafner, 1989)</w:t>
      </w:r>
      <w:r w:rsidRPr="00F83FD2">
        <w:rPr>
          <w:rFonts w:eastAsia="Calibri"/>
          <w:color w:val="000000" w:themeColor="text1"/>
        </w:rPr>
        <w:fldChar w:fldCharType="end"/>
      </w:r>
      <w:r w:rsidRPr="00F83FD2">
        <w:rPr>
          <w:rFonts w:eastAsia="Calibri"/>
          <w:color w:val="000000" w:themeColor="text1"/>
        </w:rPr>
        <w:t>.</w:t>
      </w:r>
      <w:r w:rsidR="00233CA0">
        <w:rPr>
          <w:rFonts w:eastAsiaTheme="minorEastAsia"/>
          <w:color w:val="000000" w:themeColor="text1"/>
          <w:lang w:val="en-US" w:eastAsia="zh-TW"/>
        </w:rPr>
        <w:t xml:space="preserve"> </w:t>
      </w:r>
      <w:r w:rsidR="00233CA0" w:rsidRPr="00F83FD2">
        <w:rPr>
          <w:rFonts w:eastAsiaTheme="minorEastAsia"/>
          <w:color w:val="000000" w:themeColor="text1"/>
          <w:lang w:eastAsia="zh-TW"/>
        </w:rPr>
        <w:t xml:space="preserve">The low split-half reliability </w:t>
      </w:r>
      <w:r w:rsidR="00233CA0" w:rsidRPr="00F83FD2">
        <w:rPr>
          <w:rFonts w:eastAsiaTheme="minorEastAsia"/>
          <w:color w:val="000000" w:themeColor="text1"/>
          <w:lang w:val="en-US" w:eastAsia="zh-TW"/>
        </w:rPr>
        <w:t xml:space="preserve">and low ICC2 </w:t>
      </w:r>
      <w:r w:rsidR="00233CA0" w:rsidRPr="00F83FD2">
        <w:rPr>
          <w:rFonts w:eastAsiaTheme="minorEastAsia"/>
          <w:color w:val="000000" w:themeColor="text1"/>
          <w:lang w:eastAsia="zh-TW"/>
        </w:rPr>
        <w:t xml:space="preserve">may suggest that </w:t>
      </w:r>
      <w:r w:rsidR="00397046">
        <w:rPr>
          <w:rFonts w:eastAsiaTheme="minorEastAsia"/>
          <w:color w:val="000000" w:themeColor="text1"/>
          <w:lang w:eastAsia="zh-TW"/>
        </w:rPr>
        <w:t xml:space="preserve">the </w:t>
      </w:r>
      <w:r w:rsidR="00397046">
        <w:rPr>
          <w:rFonts w:eastAsiaTheme="minorEastAsia"/>
          <w:color w:val="000000" w:themeColor="text1"/>
          <w:lang w:val="en-US" w:eastAsia="zh-TW"/>
        </w:rPr>
        <w:t>SPMT</w:t>
      </w:r>
      <w:r w:rsidR="00233CA0" w:rsidRPr="00F83FD2">
        <w:rPr>
          <w:rFonts w:eastAsiaTheme="minorEastAsia"/>
          <w:color w:val="000000" w:themeColor="text1"/>
          <w:lang w:val="en-US" w:eastAsia="zh-TW"/>
        </w:rPr>
        <w:t xml:space="preserve"> is </w:t>
      </w:r>
      <w:r w:rsidR="00233CA0" w:rsidRPr="00F83FD2">
        <w:rPr>
          <w:rFonts w:eastAsia="Calibri"/>
          <w:color w:val="000000" w:themeColor="text1"/>
        </w:rPr>
        <w:t>not suitable for assessing individual-level variation</w:t>
      </w:r>
      <w:r w:rsidR="00233CA0" w:rsidRPr="00F83FD2">
        <w:rPr>
          <w:rFonts w:eastAsia="Calibri"/>
          <w:color w:val="000000" w:themeColor="text1"/>
          <w:lang w:val="en-US"/>
        </w:rPr>
        <w:t>.</w:t>
      </w:r>
      <w:r w:rsidR="00397046">
        <w:rPr>
          <w:rFonts w:eastAsiaTheme="minorEastAsia"/>
          <w:color w:val="000000" w:themeColor="text1"/>
          <w:lang w:val="en-US" w:eastAsia="zh-TW"/>
        </w:rPr>
        <w:t xml:space="preserve"> </w:t>
      </w:r>
      <w:r w:rsidRPr="00F83FD2">
        <w:rPr>
          <w:rFonts w:eastAsiaTheme="minorEastAsia"/>
          <w:color w:val="000000" w:themeColor="text1"/>
          <w:lang w:eastAsia="zh-TW"/>
        </w:rPr>
        <w:t xml:space="preserve">Several plausible reasons as well as </w:t>
      </w:r>
      <w:r w:rsidR="00474576" w:rsidRPr="00F83FD2">
        <w:rPr>
          <w:rFonts w:eastAsiaTheme="minorEastAsia"/>
          <w:color w:val="000000" w:themeColor="text1"/>
          <w:lang w:eastAsia="zh-TW"/>
        </w:rPr>
        <w:t>potential</w:t>
      </w:r>
      <w:r w:rsidRPr="00F83FD2">
        <w:rPr>
          <w:rFonts w:eastAsiaTheme="minorEastAsia"/>
          <w:color w:val="000000" w:themeColor="text1"/>
          <w:lang w:eastAsia="zh-TW"/>
        </w:rPr>
        <w:t xml:space="preserve"> solutions can be identified. Firstly, the insufficient number of trials per condition may contribute to the low split-half reliability. A recent study by </w:t>
      </w:r>
      <w:r w:rsidRPr="00F83FD2">
        <w:rPr>
          <w:rFonts w:eastAsiaTheme="minorEastAsia"/>
          <w:color w:val="000000" w:themeColor="text1"/>
        </w:rPr>
        <w:fldChar w:fldCharType="begin"/>
      </w:r>
      <w:r w:rsidRPr="00F83FD2">
        <w:rPr>
          <w:rFonts w:eastAsiaTheme="minorEastAsia"/>
          <w:color w:val="000000" w:themeColor="text1"/>
        </w:rPr>
        <w:instrText xml:space="preserve"> ADDIN EN.CITE &lt;EndNote&gt;&lt;Cite AuthorYear="1"&gt;&lt;Author&gt;Kucina&lt;/Author&gt;&lt;Year&gt;2023&lt;/Year&gt;&lt;RecNum&gt;117&lt;/RecNum&gt;&lt;DisplayText&gt;Kucina et al. (2023)&lt;/DisplayText&gt;&lt;record&gt;&lt;rec-number&gt;117&lt;/rec-number&gt;&lt;foreign-keys&gt;&lt;key app="EN" db-id="w5e5sta9arwa50eztf0vzr0zf55zr00xd9ae" timestamp="1688197662"&gt;117&lt;/key&gt;&lt;/foreign-keys&gt;&lt;ref-type name="Journal Article"&gt;17&lt;/ref-type&gt;&lt;contributors&gt;&lt;authors&gt;&lt;author&gt;Kucina, Talira&lt;/author&gt;&lt;author&gt;Wells, Lindsay&lt;/author&gt;&lt;author&gt;Lewis, Ian&lt;/author&gt;&lt;author&gt;de Salas, Kristy&lt;/author&gt;&lt;author&gt;Kohl, Amelia&lt;/author&gt;&lt;author&gt;Palmer, Matthew A&lt;/author&gt;&lt;author&gt;Sauer, James D&lt;/author&gt;&lt;author&gt;Matzke, Dora&lt;/author&gt;&lt;author&gt;Aidman, Eugene&lt;/author&gt;&lt;author&gt;Heathcote, Andrew&lt;/author&gt;&lt;/authors&gt;&lt;/contributors&gt;&lt;titles&gt;&lt;title&gt;Calibration of cognitive tests to address the reliability paradox for decision-conflict tasks&lt;/title&gt;&lt;secondary-title&gt;Nature Communications&lt;/secondary-title&gt;&lt;/titles&gt;&lt;periodical&gt;&lt;full-title&gt;Nature Communications&lt;/full-title&gt;&lt;/periodical&gt;&lt;pages&gt;2234&lt;/pages&gt;&lt;volume&gt;14&lt;/volume&gt;&lt;number&gt;1&lt;/number&gt;&lt;dates&gt;&lt;year&gt;2023&lt;/year&gt;&lt;/dates&gt;&lt;isbn&gt;2041-1723&lt;/isbn&gt;&lt;urls&gt;&lt;/urls&gt;&lt;/record&gt;&lt;/Cite&gt;&lt;/EndNote&gt;</w:instrText>
      </w:r>
      <w:r w:rsidRPr="00F83FD2">
        <w:rPr>
          <w:rFonts w:eastAsiaTheme="minorEastAsia"/>
          <w:color w:val="000000" w:themeColor="text1"/>
        </w:rPr>
        <w:fldChar w:fldCharType="separate"/>
      </w:r>
      <w:r w:rsidRPr="00F83FD2">
        <w:rPr>
          <w:rFonts w:eastAsiaTheme="minorEastAsia"/>
          <w:noProof/>
          <w:color w:val="000000" w:themeColor="text1"/>
        </w:rPr>
        <w:t>Kucina et al. (2023)</w:t>
      </w:r>
      <w:r w:rsidRPr="00F83FD2">
        <w:rPr>
          <w:rFonts w:eastAsiaTheme="minorEastAsia"/>
          <w:color w:val="000000" w:themeColor="text1"/>
        </w:rPr>
        <w:fldChar w:fldCharType="end"/>
      </w:r>
      <w:r w:rsidRPr="00F83FD2">
        <w:rPr>
          <w:rFonts w:eastAsiaTheme="minorEastAsia"/>
          <w:color w:val="000000" w:themeColor="text1"/>
        </w:rPr>
        <w:t xml:space="preserve"> </w:t>
      </w:r>
      <w:r w:rsidRPr="00F83FD2">
        <w:rPr>
          <w:rFonts w:eastAsiaTheme="minorEastAsia"/>
          <w:color w:val="000000" w:themeColor="text1"/>
          <w:lang w:eastAsia="zh-TW"/>
        </w:rPr>
        <w:t xml:space="preserve">emphasized the importance of trial numbers for cognitive tasks in determining reliability. The findings revealed that increasing the number of trials </w:t>
      </w:r>
      <w:r w:rsidR="00474576" w:rsidRPr="00F83FD2">
        <w:rPr>
          <w:rFonts w:eastAsiaTheme="minorEastAsia"/>
          <w:color w:val="000000" w:themeColor="text1"/>
          <w:lang w:eastAsia="zh-TW"/>
        </w:rPr>
        <w:t>and</w:t>
      </w:r>
      <w:r w:rsidRPr="00F83FD2">
        <w:rPr>
          <w:rFonts w:eastAsiaTheme="minorEastAsia"/>
          <w:color w:val="000000" w:themeColor="text1"/>
          <w:lang w:eastAsia="zh-TW"/>
        </w:rPr>
        <w:t xml:space="preserve"> </w:t>
      </w:r>
      <w:r w:rsidR="00474576" w:rsidRPr="00F83FD2">
        <w:rPr>
          <w:rFonts w:eastAsiaTheme="minorEastAsia"/>
          <w:color w:val="000000" w:themeColor="text1"/>
          <w:lang w:eastAsia="zh-TW"/>
        </w:rPr>
        <w:t>considering greater conflict effects or individual differences can enhance reliability compared to the original paradigm</w:t>
      </w:r>
      <w:r w:rsidRPr="00F83FD2">
        <w:rPr>
          <w:rFonts w:eastAsiaTheme="minorEastAsia"/>
          <w:color w:val="000000" w:themeColor="text1"/>
          <w:lang w:eastAsia="zh-TW"/>
        </w:rPr>
        <w:t xml:space="preserve">. Specifically, the study identified that satisfactory reliability required 48 or </w:t>
      </w:r>
      <w:r w:rsidRPr="00F83FD2">
        <w:rPr>
          <w:rFonts w:eastAsiaTheme="minorEastAsia" w:hint="eastAsia"/>
          <w:color w:val="000000" w:themeColor="text1"/>
        </w:rPr>
        <w:t>more</w:t>
      </w:r>
      <w:r w:rsidRPr="00F83FD2">
        <w:rPr>
          <w:rFonts w:eastAsiaTheme="minorEastAsia"/>
          <w:color w:val="000000" w:themeColor="text1"/>
        </w:rPr>
        <w:t xml:space="preserve"> </w:t>
      </w:r>
      <w:r w:rsidRPr="00F83FD2">
        <w:rPr>
          <w:rFonts w:eastAsiaTheme="minorEastAsia"/>
          <w:color w:val="000000" w:themeColor="text1"/>
          <w:lang w:eastAsia="zh-TW"/>
        </w:rPr>
        <w:t xml:space="preserve">trials, while achieving a higher level of reliability necessitated 72 trials. </w:t>
      </w:r>
      <w:r w:rsidR="00837D15" w:rsidRPr="00F83FD2">
        <w:rPr>
          <w:rFonts w:eastAsiaTheme="minorEastAsia"/>
          <w:color w:val="000000" w:themeColor="text1"/>
          <w:lang w:eastAsia="zh-TW"/>
        </w:rPr>
        <w:t xml:space="preserve">As shown in Supplementary </w:t>
      </w:r>
      <w:r w:rsidR="00162BBB">
        <w:rPr>
          <w:rFonts w:eastAsiaTheme="minorEastAsia"/>
          <w:color w:val="000000" w:themeColor="text1"/>
          <w:lang w:eastAsia="zh-TW"/>
        </w:rPr>
        <w:t>(</w:t>
      </w:r>
      <w:r w:rsidR="00837D15" w:rsidRPr="00F83FD2">
        <w:rPr>
          <w:rFonts w:eastAsiaTheme="minorEastAsia"/>
          <w:color w:val="000000" w:themeColor="text1"/>
          <w:lang w:eastAsia="zh-TW"/>
        </w:rPr>
        <w:t xml:space="preserve">Fig. </w:t>
      </w:r>
      <w:r w:rsidR="00162BBB">
        <w:rPr>
          <w:rFonts w:eastAsiaTheme="minorEastAsia"/>
          <w:color w:val="000000" w:themeColor="text1"/>
          <w:lang w:eastAsia="zh-TW"/>
        </w:rPr>
        <w:t>6)</w:t>
      </w:r>
      <w:r w:rsidR="00837D15" w:rsidRPr="00F83FD2">
        <w:rPr>
          <w:rFonts w:eastAsiaTheme="minorEastAsia"/>
          <w:color w:val="000000" w:themeColor="text1"/>
          <w:lang w:eastAsia="zh-TW"/>
        </w:rPr>
        <w:t xml:space="preserve">, we calculated the correlation coefficient between the trial numbers and the Monte Carlo split-half reliabilities. We found a strong positive correlation between </w:t>
      </w:r>
      <w:r w:rsidR="008719D7">
        <w:rPr>
          <w:rFonts w:eastAsiaTheme="minorEastAsia"/>
          <w:color w:val="000000" w:themeColor="text1"/>
          <w:lang w:eastAsia="zh-TW"/>
        </w:rPr>
        <w:t>several</w:t>
      </w:r>
      <w:r w:rsidR="00837D15" w:rsidRPr="00F83FD2">
        <w:rPr>
          <w:rFonts w:eastAsiaTheme="minorEastAsia"/>
          <w:color w:val="000000" w:themeColor="text1"/>
          <w:lang w:eastAsia="zh-TW"/>
        </w:rPr>
        <w:t xml:space="preserve"> metrics, such as RT and </w:t>
      </w:r>
      <w:r w:rsidR="008719D7">
        <w:rPr>
          <w:rFonts w:eastAsiaTheme="minorEastAsia"/>
          <w:color w:val="000000" w:themeColor="text1"/>
          <w:lang w:eastAsia="zh-TW"/>
        </w:rPr>
        <w:t>e</w:t>
      </w:r>
      <w:r w:rsidR="00837D15" w:rsidRPr="00F83FD2">
        <w:rPr>
          <w:rFonts w:eastAsiaTheme="minorEastAsia"/>
          <w:color w:val="000000" w:themeColor="text1"/>
          <w:lang w:eastAsia="zh-TW"/>
        </w:rPr>
        <w:t xml:space="preserve">fficiency. </w:t>
      </w:r>
      <w:r w:rsidRPr="00F83FD2">
        <w:rPr>
          <w:rFonts w:eastAsiaTheme="minorEastAsia"/>
          <w:color w:val="000000" w:themeColor="text1"/>
          <w:lang w:eastAsia="zh-TW"/>
        </w:rPr>
        <w:t xml:space="preserve">Therefore, incorporating a higher number of trials in future implementations of the SPMT paradigm may enhance </w:t>
      </w:r>
      <w:r w:rsidR="008719D7">
        <w:rPr>
          <w:rFonts w:eastAsiaTheme="minorEastAsia"/>
          <w:color w:val="000000" w:themeColor="text1"/>
          <w:lang w:eastAsia="zh-TW"/>
        </w:rPr>
        <w:t xml:space="preserve">the </w:t>
      </w:r>
      <w:r w:rsidRPr="00F83FD2">
        <w:rPr>
          <w:rFonts w:eastAsiaTheme="minorEastAsia"/>
          <w:color w:val="000000" w:themeColor="text1"/>
          <w:lang w:eastAsia="zh-TW"/>
        </w:rPr>
        <w:t>split-half reliability by improving measurement consistency</w:t>
      </w:r>
      <w:r w:rsidRPr="00F83FD2">
        <w:rPr>
          <w:rFonts w:eastAsiaTheme="minorEastAsia"/>
          <w:color w:val="000000" w:themeColor="text1"/>
          <w:lang w:val="en-US" w:eastAsia="zh-TW"/>
        </w:rPr>
        <w:t xml:space="preserve">. </w:t>
      </w:r>
      <w:r w:rsidRPr="00F83FD2">
        <w:rPr>
          <w:rFonts w:eastAsiaTheme="minorEastAsia"/>
          <w:color w:val="000000" w:themeColor="text1"/>
          <w:lang w:eastAsia="zh-TW"/>
        </w:rPr>
        <w:t xml:space="preserve">Secondly, the presence of a practice effect </w:t>
      </w:r>
      <w:r w:rsidRPr="00F83FD2">
        <w:rPr>
          <w:rFonts w:eastAsiaTheme="minorEastAsia" w:hint="eastAsia"/>
          <w:color w:val="000000" w:themeColor="text1"/>
        </w:rPr>
        <w:t>or</w:t>
      </w:r>
      <w:r w:rsidRPr="00F83FD2">
        <w:rPr>
          <w:rFonts w:eastAsiaTheme="minorEastAsia"/>
          <w:color w:val="000000" w:themeColor="text1"/>
        </w:rPr>
        <w:t xml:space="preserve"> </w:t>
      </w:r>
      <w:r w:rsidRPr="00F83FD2">
        <w:rPr>
          <w:rFonts w:eastAsiaTheme="minorEastAsia"/>
          <w:color w:val="000000" w:themeColor="text1"/>
          <w:lang w:val="en-US"/>
        </w:rPr>
        <w:t xml:space="preserve">fatigue effect </w:t>
      </w:r>
      <w:r w:rsidRPr="00F83FD2">
        <w:rPr>
          <w:rFonts w:eastAsiaTheme="minorEastAsia" w:hint="eastAsia"/>
          <w:color w:val="000000" w:themeColor="text1"/>
        </w:rPr>
        <w:t>c</w:t>
      </w:r>
      <w:r w:rsidRPr="00F83FD2">
        <w:rPr>
          <w:rFonts w:eastAsiaTheme="minorEastAsia"/>
          <w:color w:val="000000" w:themeColor="text1"/>
          <w:lang w:eastAsia="zh-TW"/>
        </w:rPr>
        <w:t xml:space="preserve">ould be another significant factor influencing reliability. If </w:t>
      </w:r>
      <w:r w:rsidR="00474576" w:rsidRPr="00F83FD2">
        <w:rPr>
          <w:rFonts w:eastAsiaTheme="minorEastAsia"/>
          <w:color w:val="000000" w:themeColor="text1"/>
          <w:lang w:eastAsia="zh-TW"/>
        </w:rPr>
        <w:t>the</w:t>
      </w:r>
      <w:r w:rsidRPr="00F83FD2">
        <w:rPr>
          <w:rFonts w:eastAsiaTheme="minorEastAsia"/>
          <w:color w:val="000000" w:themeColor="text1"/>
          <w:lang w:val="en-US" w:eastAsia="zh-TW"/>
        </w:rPr>
        <w:t xml:space="preserve">se </w:t>
      </w:r>
      <w:r w:rsidRPr="00F83FD2">
        <w:rPr>
          <w:rFonts w:eastAsiaTheme="minorEastAsia"/>
          <w:color w:val="000000" w:themeColor="text1"/>
          <w:lang w:eastAsia="zh-TW"/>
        </w:rPr>
        <w:t>effect</w:t>
      </w:r>
      <w:r w:rsidRPr="00F83FD2">
        <w:rPr>
          <w:rFonts w:eastAsiaTheme="minorEastAsia"/>
          <w:color w:val="000000" w:themeColor="text1"/>
          <w:lang w:val="en-US" w:eastAsia="zh-TW"/>
        </w:rPr>
        <w:t xml:space="preserve">s are </w:t>
      </w:r>
      <w:r w:rsidRPr="00F83FD2">
        <w:rPr>
          <w:rFonts w:eastAsiaTheme="minorEastAsia"/>
          <w:color w:val="000000" w:themeColor="text1"/>
          <w:lang w:eastAsia="zh-TW"/>
        </w:rPr>
        <w:t>substantial enough to cause a noticeable change in participants' performance between measurement occasions, it can introduce additional variability in the measurements and lower the ICC2 values</w:t>
      </w:r>
      <w:r w:rsidRPr="00F83FD2">
        <w:rPr>
          <w:rFonts w:eastAsiaTheme="minorEastAsia"/>
          <w:color w:val="000000" w:themeColor="text1"/>
          <w:lang w:val="en-US" w:eastAsia="zh-TW"/>
        </w:rPr>
        <w:t xml:space="preserve"> </w:t>
      </w:r>
      <w:r w:rsidRPr="00F83FD2">
        <w:rPr>
          <w:rFonts w:eastAsiaTheme="minorEastAsia"/>
          <w:color w:val="000000" w:themeColor="text1"/>
          <w:lang w:eastAsia="zh-TW"/>
        </w:rPr>
        <w:fldChar w:fldCharType="begin"/>
      </w:r>
      <w:r w:rsidRPr="00F83FD2">
        <w:rPr>
          <w:rFonts w:eastAsiaTheme="minorEastAsia"/>
          <w:color w:val="000000" w:themeColor="text1"/>
          <w:lang w:eastAsia="zh-TW"/>
        </w:rPr>
        <w:instrText xml:space="preserve"> ADDIN EN.CITE &lt;EndNote&gt;&lt;Cite&gt;&lt;Author&gt;Oswald&lt;/Author&gt;&lt;Year&gt;2015&lt;/Year&gt;&lt;RecNum&gt;128&lt;/RecNum&gt;&lt;DisplayText&gt;(Oswald et al., 2015; Siegelman et al., 2017)&lt;/DisplayText&gt;&lt;record&gt;&lt;rec-number&gt;128&lt;/rec-number&gt;&lt;foreign-keys&gt;&lt;key app="EN" db-id="w5e5sta9arwa50eztf0vzr0zf55zr00xd9ae" timestamp="1688198498"&gt;128&lt;/key&gt;&lt;/foreign-keys&gt;&lt;ref-type name="Journal Article"&gt;17&lt;/ref-type&gt;&lt;contributors&gt;&lt;authors&gt;&lt;author&gt;Oswald, Frederick L&lt;/author&gt;&lt;author&gt;McAbee, Samuel T&lt;/author&gt;&lt;author&gt;Redick, Thomas S&lt;/author&gt;&lt;author&gt;Hambrick, David Z&lt;/author&gt;&lt;/authors&gt;&lt;/contributors&gt;&lt;titles&gt;&lt;title&gt;The development of a short domain-general measure of working memory capacity&lt;/title&gt;&lt;secondary-title&gt;Behavior research methods&lt;/secondary-title&gt;&lt;/titles&gt;&lt;periodical&gt;&lt;full-title&gt;Behavior Research Methods&lt;/full-title&gt;&lt;/periodical&gt;&lt;pages&gt;1343-1355&lt;/pages&gt;&lt;volume&gt;47&lt;/volume&gt;&lt;dates&gt;&lt;year&gt;2015&lt;/year&gt;&lt;/dates&gt;&lt;urls&gt;&lt;/urls&gt;&lt;/record&gt;&lt;/Cite&gt;&lt;Cite&gt;&lt;Author&gt;Siegelman&lt;/Author&gt;&lt;Year&gt;2017&lt;/Year&gt;&lt;RecNum&gt;129&lt;/RecNum&gt;&lt;record&gt;&lt;rec-number&gt;129&lt;/rec-number&gt;&lt;foreign-keys&gt;&lt;key app="EN" db-id="w5e5sta9arwa50eztf0vzr0zf55zr00xd9ae" timestamp="1688198586"&gt;129&lt;/key&gt;&lt;/foreign-keys&gt;&lt;ref-type name="Journal Article"&gt;17&lt;/ref-type&gt;&lt;contributors&gt;&lt;authors&gt;&lt;author&gt;Siegelman, Noam&lt;/author&gt;&lt;author&gt;Bogaerts, Louisa&lt;/author&gt;&lt;author&gt;Frost, Ram&lt;/author&gt;&lt;/authors&gt;&lt;/contributors&gt;&lt;titles&gt;&lt;title&gt;Measuring individual differences in statistical learning: Current pitfalls and possible solutions&lt;/title&gt;&lt;secondary-title&gt;Behavior research methods&lt;/secondary-title&gt;&lt;/titles&gt;&lt;periodical&gt;&lt;full-title&gt;Behavior Research Methods&lt;/full-title&gt;&lt;/periodical&gt;&lt;pages&gt;418-432&lt;/pages&gt;&lt;volume&gt;49&lt;/volume&gt;&lt;dates&gt;&lt;year&gt;2017&lt;/year&gt;&lt;/dates&gt;&lt;urls&gt;&lt;/urls&gt;&lt;/record&gt;&lt;/Cite&gt;&lt;/EndNote&gt;</w:instrText>
      </w:r>
      <w:r w:rsidRPr="00F83FD2">
        <w:rPr>
          <w:rFonts w:eastAsiaTheme="minorEastAsia"/>
          <w:color w:val="000000" w:themeColor="text1"/>
          <w:lang w:eastAsia="zh-TW"/>
        </w:rPr>
        <w:fldChar w:fldCharType="separate"/>
      </w:r>
      <w:r w:rsidRPr="00F83FD2">
        <w:rPr>
          <w:rFonts w:eastAsiaTheme="minorEastAsia"/>
          <w:noProof/>
          <w:color w:val="000000" w:themeColor="text1"/>
          <w:lang w:eastAsia="zh-TW"/>
        </w:rPr>
        <w:t>(Oswald et al., 2015; Siegelman et al., 2017)</w:t>
      </w:r>
      <w:r w:rsidRPr="00F83FD2">
        <w:rPr>
          <w:rFonts w:eastAsiaTheme="minorEastAsia"/>
          <w:color w:val="000000" w:themeColor="text1"/>
          <w:lang w:eastAsia="zh-TW"/>
        </w:rPr>
        <w:fldChar w:fldCharType="end"/>
      </w:r>
      <w:r w:rsidRPr="00F83FD2">
        <w:rPr>
          <w:rFonts w:eastAsiaTheme="minorEastAsia"/>
          <w:color w:val="000000" w:themeColor="text1"/>
          <w:lang w:val="en-US" w:eastAsia="zh-TW"/>
        </w:rPr>
        <w:t xml:space="preserve">. </w:t>
      </w:r>
      <w:r w:rsidRPr="00F83FD2">
        <w:rPr>
          <w:rFonts w:eastAsiaTheme="minorEastAsia"/>
          <w:color w:val="000000" w:themeColor="text1"/>
          <w:lang w:eastAsia="zh-TW"/>
        </w:rPr>
        <w:t>This highlights the need for a more nuanced task setting that can consistently capture performance nuances and reveal individual differences more sensitively</w:t>
      </w:r>
      <w:r w:rsidRPr="00F83FD2">
        <w:rPr>
          <w:rFonts w:eastAsiaTheme="minorEastAsia"/>
          <w:color w:val="000000" w:themeColor="text1"/>
          <w:lang w:val="en-US" w:eastAsia="zh-TW"/>
        </w:rPr>
        <w:t xml:space="preserve"> </w:t>
      </w:r>
      <w:r w:rsidRPr="00F83FD2">
        <w:rPr>
          <w:rFonts w:eastAsiaTheme="minorEastAsia"/>
          <w:color w:val="000000" w:themeColor="text1"/>
          <w:lang w:eastAsia="zh-TW"/>
        </w:rPr>
        <w:t>(Hedge et al., 2018).</w:t>
      </w:r>
      <w:r w:rsidRPr="00F83FD2">
        <w:rPr>
          <w:rFonts w:eastAsiaTheme="minorEastAsia"/>
          <w:color w:val="000000" w:themeColor="text1"/>
          <w:lang w:val="en-US" w:eastAsia="zh-TW"/>
        </w:rPr>
        <w:t xml:space="preserve"> Recent study on gamification of cognitive tasks have shown that incorporating gamification elements can effectively improve data quality and assessment efficacy </w:t>
      </w:r>
      <w:r w:rsidRPr="00F83FD2">
        <w:rPr>
          <w:rFonts w:eastAsiaTheme="minorEastAsia"/>
          <w:color w:val="000000" w:themeColor="text1"/>
          <w:lang w:val="en-US" w:eastAsia="zh-TW"/>
        </w:rPr>
        <w:fldChar w:fldCharType="begin"/>
      </w:r>
      <w:r w:rsidRPr="00F83FD2">
        <w:rPr>
          <w:rFonts w:eastAsiaTheme="minorEastAsia"/>
          <w:color w:val="000000" w:themeColor="text1"/>
          <w:lang w:val="en-US" w:eastAsia="zh-TW"/>
        </w:rPr>
        <w:instrText xml:space="preserve"> ADDIN EN.CITE &lt;EndNote&gt;&lt;Cite&gt;&lt;Author&gt;Friehs&lt;/Author&gt;&lt;Year&gt;2020&lt;/Year&gt;&lt;RecNum&gt;91&lt;/RecNum&gt;&lt;DisplayText&gt;(Friehs et al., 2020)&lt;/DisplayText&gt;&lt;record&gt;&lt;rec-number&gt;91&lt;/rec-number&gt;&lt;foreign-keys&gt;&lt;key app="EN" db-id="wp5sv0va20fp5fe5e9fvpdt4xz9vdwpfe5fs" timestamp="1689060514"&gt;91&lt;/key&gt;&lt;/foreign-keys&gt;&lt;ref-type name="Journal Article"&gt;17&lt;/ref-type&gt;&lt;contributors&gt;&lt;authors&gt;&lt;author&gt;Friehs, Maximilian Achim&lt;/author&gt;&lt;author&gt;Dechant, Martin&lt;/author&gt;&lt;author&gt;Vedress, Sarah&lt;/author&gt;&lt;author&gt;Frings, Christian&lt;/author&gt;&lt;author&gt;Mandryk, Regan Lee&lt;/author&gt;&lt;/authors&gt;&lt;/contributors&gt;&lt;titles&gt;&lt;title&gt;Effective gamification of the stop-signal task: two controlled laboratory experiments&lt;/title&gt;&lt;secondary-title&gt;JMIR Serious Games&lt;/secondary-title&gt;&lt;/titles&gt;&lt;periodical&gt;&lt;full-title&gt;JMIR Serious Games&lt;/full-title&gt;&lt;/periodical&gt;&lt;pages&gt;e17810&lt;/pages&gt;&lt;volume&gt;8&lt;/volume&gt;&lt;number&gt;3&lt;/number&gt;&lt;dates&gt;&lt;year&gt;2020&lt;/year&gt;&lt;/dates&gt;&lt;urls&gt;&lt;/urls&gt;&lt;/record&gt;&lt;/Cite&gt;&lt;/EndNote&gt;</w:instrText>
      </w:r>
      <w:r w:rsidRPr="00F83FD2">
        <w:rPr>
          <w:rFonts w:eastAsiaTheme="minorEastAsia"/>
          <w:color w:val="000000" w:themeColor="text1"/>
          <w:lang w:val="en-US" w:eastAsia="zh-TW"/>
        </w:rPr>
        <w:fldChar w:fldCharType="separate"/>
      </w:r>
      <w:r w:rsidRPr="00F83FD2">
        <w:rPr>
          <w:rFonts w:eastAsiaTheme="minorEastAsia"/>
          <w:noProof/>
          <w:color w:val="000000" w:themeColor="text1"/>
          <w:lang w:val="en-US" w:eastAsia="zh-TW"/>
        </w:rPr>
        <w:t>(Friehs et al., 2020)</w:t>
      </w:r>
      <w:r w:rsidRPr="00F83FD2">
        <w:rPr>
          <w:rFonts w:eastAsiaTheme="minorEastAsia"/>
          <w:color w:val="000000" w:themeColor="text1"/>
          <w:lang w:val="en-US" w:eastAsia="zh-TW"/>
        </w:rPr>
        <w:fldChar w:fldCharType="end"/>
      </w:r>
      <w:r w:rsidRPr="00F83FD2">
        <w:rPr>
          <w:rFonts w:eastAsiaTheme="minorEastAsia"/>
          <w:color w:val="000000" w:themeColor="text1"/>
          <w:lang w:val="en-US" w:eastAsia="zh-TW"/>
        </w:rPr>
        <w:t xml:space="preserve">. Therefore, modifying the SPMT with a more dynamic paradigm, such as incorporating gamification elements, may enhance split-half reliability by improving measurement consistency. Finally, </w:t>
      </w:r>
      <w:r w:rsidRPr="00F83FD2">
        <w:rPr>
          <w:rFonts w:eastAsiaTheme="minorEastAsia"/>
          <w:color w:val="000000" w:themeColor="text1"/>
          <w:lang w:eastAsia="zh-TW"/>
        </w:rPr>
        <w:t xml:space="preserve">it is worth mentioning the influence of serial dependence effects on task reliability. A recent set of studies has examined serial dependence effects in a variety of cognitive tasks </w:t>
      </w:r>
      <w:r w:rsidRPr="00F83FD2">
        <w:rPr>
          <w:rFonts w:eastAsiaTheme="minorEastAsia"/>
          <w:color w:val="000000" w:themeColor="text1"/>
        </w:rPr>
        <w:fldChar w:fldCharType="begin"/>
      </w:r>
      <w:r w:rsidRPr="00F83FD2">
        <w:rPr>
          <w:rFonts w:eastAsiaTheme="minorEastAsia"/>
          <w:color w:val="000000" w:themeColor="text1"/>
        </w:rPr>
        <w:instrText xml:space="preserve"> ADDIN EN.CITE &lt;EndNote&gt;&lt;Cite&gt;&lt;Author&gt;Braun&lt;/Author&gt;&lt;Year&gt;2018&lt;/Year&gt;&lt;RecNum&gt;118&lt;/RecNum&gt;&lt;DisplayText&gt;(Braun et al., 2018; Zhang &amp;amp; Alais, 2020)&lt;/DisplayText&gt;&lt;record&gt;&lt;rec-number&gt;118&lt;/rec-number&gt;&lt;foreign-keys&gt;&lt;key app="EN" db-id="w5e5sta9arwa50eztf0vzr0zf55zr00xd9ae" timestamp="1688197788"&gt;118&lt;/key&gt;&lt;/foreign-keys&gt;&lt;ref-type name="Journal Article"&gt;17&lt;/ref-type&gt;&lt;contributors&gt;&lt;authors&gt;&lt;author&gt;Braun, Anke&lt;/author&gt;&lt;author&gt;Urai, Anne E&lt;/author&gt;&lt;author&gt;Donner, Tobias H&lt;/author&gt;&lt;/authors&gt;&lt;/contributors&gt;&lt;titles&gt;&lt;title&gt;Adaptive history biases result from confidence-weighted accumulation of past choices&lt;/title&gt;&lt;secondary-title&gt;Journal of Neuroscience&lt;/secondary-title&gt;&lt;/titles&gt;&lt;periodical&gt;&lt;full-title&gt;Journal of Neuroscience&lt;/full-title&gt;&lt;/periodical&gt;&lt;pages&gt;2418-2429&lt;/pages&gt;&lt;volume&gt;38&lt;/volume&gt;&lt;number&gt;10&lt;/number&gt;&lt;dates&gt;&lt;year&gt;2018&lt;/year&gt;&lt;/dates&gt;&lt;isbn&gt;0270-6474&lt;/isbn&gt;&lt;urls&gt;&lt;/urls&gt;&lt;/record&gt;&lt;/Cite&gt;&lt;Cite&gt;&lt;Author&gt;Zhang&lt;/Author&gt;&lt;Year&gt;2020&lt;/Year&gt;&lt;RecNum&gt;119&lt;/RecNum&gt;&lt;record&gt;&lt;rec-number&gt;119&lt;/rec-number&gt;&lt;foreign-keys&gt;&lt;key app="EN" db-id="w5e5sta9arwa50eztf0vzr0zf55zr00xd9ae" timestamp="1688197848"&gt;119&lt;/key&gt;&lt;/foreign-keys&gt;&lt;ref-type name="Journal Article"&gt;17&lt;/ref-type&gt;&lt;contributors&gt;&lt;authors&gt;&lt;author&gt;Zhang, Huihui&lt;/author&gt;&lt;author&gt;Alais, David&lt;/author&gt;&lt;/authors&gt;&lt;/contributors&gt;&lt;titles&gt;&lt;title&gt;Individual difference in serial dependence results from opposite influences of perceptual choices and motor responses&lt;/title&gt;&lt;secondary-title&gt;Journal of Vision&lt;/secondary-title&gt;&lt;/titles&gt;&lt;periodical&gt;&lt;full-title&gt;Journal of Vision&lt;/full-title&gt;&lt;/periodical&gt;&lt;pages&gt;2-2&lt;/pages&gt;&lt;volume&gt;20&lt;/volume&gt;&lt;number&gt;8&lt;/number&gt;&lt;dates&gt;&lt;year&gt;2020&lt;/year&gt;&lt;/dates&gt;&lt;isbn&gt;1534-7362&lt;/isbn&gt;&lt;urls&gt;&lt;/urls&gt;&lt;/record&gt;&lt;/Cite&gt;&lt;/EndNote&gt;</w:instrText>
      </w:r>
      <w:r w:rsidRPr="00F83FD2">
        <w:rPr>
          <w:rFonts w:eastAsiaTheme="minorEastAsia"/>
          <w:color w:val="000000" w:themeColor="text1"/>
        </w:rPr>
        <w:fldChar w:fldCharType="separate"/>
      </w:r>
      <w:r w:rsidRPr="00F83FD2">
        <w:rPr>
          <w:rFonts w:eastAsiaTheme="minorEastAsia"/>
          <w:noProof/>
          <w:color w:val="000000" w:themeColor="text1"/>
        </w:rPr>
        <w:t>(Braun et al., 2018; Zhang &amp; Alais, 2020)</w:t>
      </w:r>
      <w:r w:rsidRPr="00F83FD2">
        <w:rPr>
          <w:rFonts w:eastAsiaTheme="minorEastAsia"/>
          <w:color w:val="000000" w:themeColor="text1"/>
        </w:rPr>
        <w:fldChar w:fldCharType="end"/>
      </w:r>
      <w:r w:rsidRPr="00F83FD2">
        <w:rPr>
          <w:rFonts w:eastAsiaTheme="minorEastAsia"/>
          <w:color w:val="000000" w:themeColor="text1"/>
          <w:lang w:eastAsia="zh-TW"/>
        </w:rPr>
        <w:t xml:space="preserve">. Serial dependence refers to the phenomenon in which the outcome of one trial is influenced by preceding trials, resulting in a systematic relationship between consecutive trials </w:t>
      </w:r>
      <w:r w:rsidRPr="00F83FD2">
        <w:rPr>
          <w:rFonts w:eastAsiaTheme="minorEastAsia"/>
          <w:color w:val="000000" w:themeColor="text1"/>
        </w:rPr>
        <w:fldChar w:fldCharType="begin"/>
      </w:r>
      <w:r w:rsidRPr="00F83FD2">
        <w:rPr>
          <w:rFonts w:eastAsiaTheme="minorEastAsia"/>
          <w:color w:val="000000" w:themeColor="text1"/>
        </w:rPr>
        <w:instrText xml:space="preserve"> ADDIN EN.CITE &lt;EndNote&gt;&lt;Cite&gt;&lt;Author&gt;Pascucci&lt;/Author&gt;&lt;Year&gt;2023&lt;/Year&gt;&lt;RecNum&gt;120&lt;/RecNum&gt;&lt;DisplayText&gt;(Pascucci et al., 2023)&lt;/DisplayText&gt;&lt;record&gt;&lt;rec-number&gt;120&lt;/rec-number&gt;&lt;foreign-keys&gt;&lt;key app="EN" db-id="w5e5sta9arwa50eztf0vzr0zf55zr00xd9ae" timestamp="1688197923"&gt;120&lt;/key&gt;&lt;/foreign-keys&gt;&lt;ref-type name="Journal Article"&gt;17&lt;/ref-type&gt;&lt;contributors&gt;&lt;authors&gt;&lt;author&gt;Pascucci, David&lt;/author&gt;&lt;author&gt;Tanrikulu, Ömer Dağlar&lt;/author&gt;&lt;author&gt;Ozkirli, Ayberk&lt;/author&gt;&lt;author&gt;Houborg, Christian&lt;/author&gt;&lt;author&gt;Ceylan, Gizay&lt;/author&gt;&lt;author&gt;Zerr, Paul&lt;/author&gt;&lt;author&gt;Rafiei, Mohsen&lt;/author&gt;&lt;author&gt;Kristjánsson, Árni&lt;/author&gt;&lt;/authors&gt;&lt;/contributors&gt;&lt;titles&gt;&lt;title&gt;Serial dependence in visual perception: A review&lt;/title&gt;&lt;secondary-title&gt;Journal of Vision&lt;/secondary-title&gt;&lt;/titles&gt;&lt;periodical&gt;&lt;full-title&gt;Journal of Vision&lt;/full-title&gt;&lt;/periodical&gt;&lt;pages&gt;9-9&lt;/pages&gt;&lt;volume&gt;23&lt;/volume&gt;&lt;number&gt;1&lt;/number&gt;&lt;dates&gt;&lt;year&gt;2023&lt;/year&gt;&lt;/dates&gt;&lt;isbn&gt;1534-7362&lt;/isbn&gt;&lt;urls&gt;&lt;/urls&gt;&lt;/record&gt;&lt;/Cite&gt;&lt;/EndNote&gt;</w:instrText>
      </w:r>
      <w:r w:rsidRPr="00F83FD2">
        <w:rPr>
          <w:rFonts w:eastAsiaTheme="minorEastAsia"/>
          <w:color w:val="000000" w:themeColor="text1"/>
        </w:rPr>
        <w:fldChar w:fldCharType="separate"/>
      </w:r>
      <w:r w:rsidRPr="00F83FD2">
        <w:rPr>
          <w:rFonts w:eastAsiaTheme="minorEastAsia"/>
          <w:noProof/>
          <w:color w:val="000000" w:themeColor="text1"/>
        </w:rPr>
        <w:t>(Pascucci et al., 2023)</w:t>
      </w:r>
      <w:r w:rsidRPr="00F83FD2">
        <w:rPr>
          <w:rFonts w:eastAsiaTheme="minorEastAsia"/>
          <w:color w:val="000000" w:themeColor="text1"/>
        </w:rPr>
        <w:fldChar w:fldCharType="end"/>
      </w:r>
      <w:r w:rsidRPr="00F83FD2">
        <w:rPr>
          <w:rFonts w:eastAsiaTheme="minorEastAsia"/>
          <w:color w:val="000000" w:themeColor="text1"/>
        </w:rPr>
        <w:t>.</w:t>
      </w:r>
      <w:r w:rsidRPr="00F83FD2">
        <w:rPr>
          <w:rFonts w:eastAsiaTheme="minorEastAsia"/>
          <w:color w:val="000000" w:themeColor="text1"/>
          <w:lang w:eastAsia="zh-TW"/>
        </w:rPr>
        <w:t xml:space="preserve"> Notably, studies in the field of perceptual decision making have demonstrated strong serial dependence effects in perception, even when the visual stimuli were reliable and varied randomly over time </w:t>
      </w:r>
      <w:r w:rsidRPr="00F83FD2">
        <w:rPr>
          <w:rFonts w:eastAsiaTheme="minorEastAsia"/>
          <w:color w:val="000000" w:themeColor="text1"/>
        </w:rPr>
        <w:fldChar w:fldCharType="begin"/>
      </w:r>
      <w:r w:rsidRPr="00F83FD2">
        <w:rPr>
          <w:rFonts w:eastAsiaTheme="minorEastAsia"/>
          <w:color w:val="000000" w:themeColor="text1"/>
        </w:rPr>
        <w:instrText xml:space="preserve"> ADDIN EN.CITE &lt;EndNote&gt;&lt;Cite&gt;&lt;Author&gt;Fischer&lt;/Author&gt;&lt;Year&gt;2014&lt;/Year&gt;&lt;RecNum&gt;121&lt;/RecNum&gt;&lt;DisplayText&gt;(Fischer &amp;amp; Whitney, 2014; John-Saaltink et al., 2016)&lt;/DisplayText&gt;&lt;record&gt;&lt;rec-number&gt;121&lt;/rec-number&gt;&lt;foreign-keys&gt;&lt;key app="EN" db-id="w5e5sta9arwa50eztf0vzr0zf55zr00xd9ae" timestamp="1688198133"&gt;121&lt;/key&gt;&lt;/foreign-keys&gt;&lt;ref-type name="Journal Article"&gt;17&lt;/ref-type&gt;&lt;contributors&gt;&lt;authors&gt;&lt;author&gt;Fischer, Jason&lt;/author&gt;&lt;author&gt;Whitney, David&lt;/author&gt;&lt;/authors&gt;&lt;/contributors&gt;&lt;titles&gt;&lt;title&gt;Serial dependence in visual perception&lt;/title&gt;&lt;secondary-title&gt;Nature neuroscience&lt;/secondary-title&gt;&lt;/titles&gt;&lt;periodical&gt;&lt;full-title&gt;Nature neuroscience&lt;/full-title&gt;&lt;/periodical&gt;&lt;pages&gt;738-743&lt;/pages&gt;&lt;volume&gt;17&lt;/volume&gt;&lt;number&gt;5&lt;/number&gt;&lt;dates&gt;&lt;year&gt;2014&lt;/year&gt;&lt;/dates&gt;&lt;isbn&gt;1097-6256&lt;/isbn&gt;&lt;urls&gt;&lt;/urls&gt;&lt;/record&gt;&lt;/Cite&gt;&lt;Cite&gt;&lt;Author&gt;John-Saaltink&lt;/Author&gt;&lt;Year&gt;2016&lt;/Year&gt;&lt;RecNum&gt;122&lt;/RecNum&gt;&lt;record&gt;&lt;rec-number&gt;122&lt;/rec-number&gt;&lt;foreign-keys&gt;&lt;key app="EN" db-id="w5e5sta9arwa50eztf0vzr0zf55zr00xd9ae" timestamp="1688198171"&gt;122&lt;/key&gt;&lt;/foreign-keys&gt;&lt;ref-type name="Journal Article"&gt;17&lt;/ref-type&gt;&lt;contributors&gt;&lt;authors&gt;&lt;author&gt;John-Saaltink, Elexa St&lt;/author&gt;&lt;author&gt;Kok, Peter&lt;/author&gt;&lt;author&gt;Lau, Hakwan C&lt;/author&gt;&lt;author&gt;De Lange, Floris P&lt;/author&gt;&lt;/authors&gt;&lt;/contributors&gt;&lt;titles&gt;&lt;title&gt;Serial dependence in perceptual decisions is reflected in activity patterns in primary visual cortex&lt;/title&gt;&lt;secondary-title&gt;Journal of Neuroscience&lt;/secondary-title&gt;&lt;/titles&gt;&lt;periodical&gt;&lt;full-title&gt;Journal of Neuroscience&lt;/full-title&gt;&lt;/periodical&gt;&lt;pages&gt;6186-6192&lt;/pages&gt;&lt;volume&gt;36&lt;/volume&gt;&lt;number&gt;23&lt;/number&gt;&lt;dates&gt;&lt;year&gt;2016&lt;/year&gt;&lt;/dates&gt;&lt;isbn&gt;0270-6474&lt;/isbn&gt;&lt;urls&gt;&lt;/urls&gt;&lt;/record&gt;&lt;/Cite&gt;&lt;/EndNote&gt;</w:instrText>
      </w:r>
      <w:r w:rsidRPr="00F83FD2">
        <w:rPr>
          <w:rFonts w:eastAsiaTheme="minorEastAsia"/>
          <w:color w:val="000000" w:themeColor="text1"/>
        </w:rPr>
        <w:fldChar w:fldCharType="separate"/>
      </w:r>
      <w:r w:rsidRPr="00F83FD2">
        <w:rPr>
          <w:rFonts w:eastAsiaTheme="minorEastAsia"/>
          <w:noProof/>
          <w:color w:val="000000" w:themeColor="text1"/>
        </w:rPr>
        <w:t>(Fischer &amp; Whitney, 2014; John-Saaltink et al., 2016)</w:t>
      </w:r>
      <w:r w:rsidRPr="00F83FD2">
        <w:rPr>
          <w:rFonts w:eastAsiaTheme="minorEastAsia"/>
          <w:color w:val="000000" w:themeColor="text1"/>
        </w:rPr>
        <w:fldChar w:fldCharType="end"/>
      </w:r>
      <w:r w:rsidRPr="00F83FD2">
        <w:rPr>
          <w:rFonts w:eastAsiaTheme="minorEastAsia"/>
          <w:color w:val="000000" w:themeColor="text1"/>
        </w:rPr>
        <w:t>.</w:t>
      </w:r>
      <w:r w:rsidRPr="00F83FD2">
        <w:rPr>
          <w:rFonts w:eastAsiaTheme="minorEastAsia"/>
          <w:color w:val="000000" w:themeColor="text1"/>
          <w:lang w:eastAsia="zh-TW"/>
        </w:rPr>
        <w:t xml:space="preserve"> In particular, if the split-half design unintentionally separates temporally adjacent trials in the SPMT, the presence of serial dependence may introduce performance differences between the halves, leading to a reduction in the reliability estimate. Thus, to accurately control for the impact of serial dependence in experiments, further research should employ appropriate statistical methods that account for the temporal dependencies between trials. Time series analysis techniques </w:t>
      </w:r>
      <w:r w:rsidRPr="00F83FD2">
        <w:rPr>
          <w:rFonts w:eastAsiaTheme="minorEastAsia"/>
          <w:color w:val="000000" w:themeColor="text1"/>
        </w:rPr>
        <w:fldChar w:fldCharType="begin"/>
      </w:r>
      <w:r w:rsidRPr="00F83FD2">
        <w:rPr>
          <w:rFonts w:eastAsiaTheme="minorEastAsia"/>
          <w:color w:val="000000" w:themeColor="text1"/>
        </w:rPr>
        <w:instrText xml:space="preserve"> ADDIN EN.CITE &lt;EndNote&gt;&lt;Cite&gt;&lt;Author&gt;Huitema&lt;/Author&gt;&lt;Year&gt;1986&lt;/Year&gt;&lt;RecNum&gt;123&lt;/RecNum&gt;&lt;DisplayText&gt;(Huitema, 1986)&lt;/DisplayText&gt;&lt;record&gt;&lt;rec-number&gt;123&lt;/rec-number&gt;&lt;foreign-keys&gt;&lt;key app="EN" db-id="w5e5sta9arwa50eztf0vzr0zf55zr00xd9ae" timestamp="1688198202"&gt;123&lt;/key&gt;&lt;/foreign-keys&gt;&lt;ref-type name="Book Section"&gt;5&lt;/ref-type&gt;&lt;contributors&gt;&lt;authors&gt;&lt;author&gt;Huitema, Bradley E&lt;/author&gt;&lt;/authors&gt;&lt;/contributors&gt;&lt;titles&gt;&lt;title&gt;Autocorrelation in behavioral research: Wherefore art thou?&lt;/title&gt;&lt;secondary-title&gt;Research methods in applied behavior analysis: Issues and advances&lt;/secondary-title&gt;&lt;/titles&gt;&lt;pages&gt;187-208&lt;/pages&gt;&lt;dates&gt;&lt;year&gt;1986&lt;/year&gt;&lt;/dates&gt;&lt;publisher&gt;Springer&lt;/publisher&gt;&lt;urls&gt;&lt;/urls&gt;&lt;/record&gt;&lt;/Cite&gt;&lt;/EndNote&gt;</w:instrText>
      </w:r>
      <w:r w:rsidRPr="00F83FD2">
        <w:rPr>
          <w:rFonts w:eastAsiaTheme="minorEastAsia"/>
          <w:color w:val="000000" w:themeColor="text1"/>
        </w:rPr>
        <w:fldChar w:fldCharType="separate"/>
      </w:r>
      <w:r w:rsidRPr="00F83FD2">
        <w:rPr>
          <w:rFonts w:eastAsiaTheme="minorEastAsia"/>
          <w:noProof/>
          <w:color w:val="000000" w:themeColor="text1"/>
        </w:rPr>
        <w:t>(Huitema, 1986)</w:t>
      </w:r>
      <w:r w:rsidRPr="00F83FD2">
        <w:rPr>
          <w:rFonts w:eastAsiaTheme="minorEastAsia"/>
          <w:color w:val="000000" w:themeColor="text1"/>
        </w:rPr>
        <w:fldChar w:fldCharType="end"/>
      </w:r>
      <w:r w:rsidRPr="00F83FD2">
        <w:rPr>
          <w:rFonts w:eastAsiaTheme="minorEastAsia"/>
          <w:color w:val="000000" w:themeColor="text1"/>
          <w:lang w:eastAsia="zh-TW"/>
        </w:rPr>
        <w:t xml:space="preserve"> or modeling approaches that capture the serial correlation</w:t>
      </w:r>
      <w:r w:rsidRPr="00F83FD2">
        <w:rPr>
          <w:rFonts w:eastAsiaTheme="minorEastAsia"/>
          <w:color w:val="000000" w:themeColor="text1"/>
        </w:rPr>
        <w:t xml:space="preserve"> </w:t>
      </w:r>
      <w:r w:rsidRPr="00F83FD2">
        <w:rPr>
          <w:rFonts w:eastAsiaTheme="minorEastAsia"/>
          <w:color w:val="000000" w:themeColor="text1"/>
        </w:rPr>
        <w:fldChar w:fldCharType="begin"/>
      </w:r>
      <w:r w:rsidRPr="00F83FD2">
        <w:rPr>
          <w:rFonts w:eastAsiaTheme="minorEastAsia"/>
          <w:color w:val="000000" w:themeColor="text1"/>
        </w:rPr>
        <w:instrText xml:space="preserve"> ADDIN EN.CITE &lt;EndNote&gt;&lt;Cite&gt;&lt;Author&gt;Mei&lt;/Author&gt;&lt;Year&gt;2023&lt;/Year&gt;&lt;RecNum&gt;124&lt;/RecNum&gt;&lt;DisplayText&gt;(Mei et al., 2023)&lt;/DisplayText&gt;&lt;record&gt;&lt;rec-number&gt;124&lt;/rec-number&gt;&lt;foreign-keys&gt;&lt;key app="EN" db-id="w5e5sta9arwa50eztf0vzr0zf55zr00xd9ae" timestamp="1688198246"&gt;124&lt;/key&gt;&lt;/foreign-keys&gt;&lt;ref-type name="Journal Article"&gt;17&lt;/ref-type&gt;&lt;contributors&gt;&lt;authors&gt;&lt;author&gt;Mei, Ning&lt;/author&gt;&lt;author&gt;Rahnev, Dobromir&lt;/author&gt;&lt;author&gt;Soto, David&lt;/author&gt;&lt;/authors&gt;&lt;/contributors&gt;&lt;titles&gt;&lt;title&gt;Using serial dependence to predict confidence across observers and cognitive domains&lt;/title&gt;&lt;secondary-title&gt;Psychonomic Bulletin &amp;amp; Review&lt;/secondary-title&gt;&lt;/titles&gt;&lt;periodical&gt;&lt;full-title&gt;Psychonomic Bulletin &amp;amp; Review&lt;/full-title&gt;&lt;/periodical&gt;&lt;pages&gt;1-13&lt;/pages&gt;&lt;dates&gt;&lt;year&gt;2023&lt;/year&gt;&lt;/dates&gt;&lt;isbn&gt;1069-9384&lt;/isbn&gt;&lt;urls&gt;&lt;/urls&gt;&lt;/record&gt;&lt;/Cite&gt;&lt;/EndNote&gt;</w:instrText>
      </w:r>
      <w:r w:rsidRPr="00F83FD2">
        <w:rPr>
          <w:rFonts w:eastAsiaTheme="minorEastAsia"/>
          <w:color w:val="000000" w:themeColor="text1"/>
        </w:rPr>
        <w:fldChar w:fldCharType="separate"/>
      </w:r>
      <w:r w:rsidRPr="00F83FD2">
        <w:rPr>
          <w:rFonts w:eastAsiaTheme="minorEastAsia"/>
          <w:noProof/>
          <w:color w:val="000000" w:themeColor="text1"/>
        </w:rPr>
        <w:t>(Mei et al., 2023)</w:t>
      </w:r>
      <w:r w:rsidRPr="00F83FD2">
        <w:rPr>
          <w:rFonts w:eastAsiaTheme="minorEastAsia"/>
          <w:color w:val="000000" w:themeColor="text1"/>
        </w:rPr>
        <w:fldChar w:fldCharType="end"/>
      </w:r>
      <w:r w:rsidR="00397046">
        <w:rPr>
          <w:rFonts w:eastAsiaTheme="minorEastAsia"/>
          <w:color w:val="000000" w:themeColor="text1"/>
        </w:rPr>
        <w:t xml:space="preserve"> </w:t>
      </w:r>
      <w:r w:rsidRPr="00F83FD2">
        <w:rPr>
          <w:rFonts w:eastAsiaTheme="minorEastAsia"/>
          <w:color w:val="000000" w:themeColor="text1"/>
          <w:lang w:eastAsia="zh-TW"/>
        </w:rPr>
        <w:t>can be utilized to obtain more accurate results.</w:t>
      </w:r>
    </w:p>
    <w:p w14:paraId="1D90CC1A" w14:textId="574534C8" w:rsidR="00D70160" w:rsidRPr="00F83FD2" w:rsidRDefault="00D70160" w:rsidP="00397046">
      <w:pPr>
        <w:ind w:firstLineChars="100" w:firstLine="240"/>
        <w:rPr>
          <w:rFonts w:eastAsiaTheme="minorEastAsia"/>
          <w:color w:val="000000" w:themeColor="text1"/>
          <w:lang w:eastAsia="zh-TW"/>
        </w:rPr>
      </w:pPr>
      <w:r w:rsidRPr="00F83FD2">
        <w:rPr>
          <w:rFonts w:eastAsiaTheme="minorEastAsia"/>
          <w:color w:val="000000" w:themeColor="text1"/>
        </w:rPr>
        <w:t xml:space="preserve">We would like to emphasize the importance of considering the parameters </w:t>
      </w:r>
      <w:r w:rsidR="00397046">
        <w:rPr>
          <w:rFonts w:eastAsiaTheme="minorEastAsia"/>
          <w:color w:val="000000" w:themeColor="text1"/>
        </w:rPr>
        <w:t>(</w:t>
      </w:r>
      <w:r w:rsidR="00397046" w:rsidRPr="00397046">
        <w:rPr>
          <w:rFonts w:eastAsiaTheme="minorEastAsia"/>
          <w:i/>
          <w:iCs/>
          <w:color w:val="000000" w:themeColor="text1"/>
        </w:rPr>
        <w:t>v</w:t>
      </w:r>
      <w:r w:rsidR="00397046">
        <w:rPr>
          <w:rFonts w:eastAsiaTheme="minorEastAsia"/>
          <w:color w:val="000000" w:themeColor="text1"/>
        </w:rPr>
        <w:t xml:space="preserve"> and </w:t>
      </w:r>
      <w:r w:rsidR="00397046" w:rsidRPr="00397046">
        <w:rPr>
          <w:rFonts w:eastAsiaTheme="minorEastAsia"/>
          <w:i/>
          <w:iCs/>
          <w:color w:val="000000" w:themeColor="text1"/>
        </w:rPr>
        <w:t>z</w:t>
      </w:r>
      <w:r w:rsidR="00397046">
        <w:rPr>
          <w:rFonts w:eastAsiaTheme="minorEastAsia"/>
          <w:color w:val="000000" w:themeColor="text1"/>
        </w:rPr>
        <w:t xml:space="preserve">) </w:t>
      </w:r>
      <w:r w:rsidRPr="00F83FD2">
        <w:rPr>
          <w:rFonts w:eastAsiaTheme="minorEastAsia"/>
          <w:color w:val="000000" w:themeColor="text1"/>
        </w:rPr>
        <w:t>derived from the drift diffusion model within the SPMT</w:t>
      </w:r>
      <w:r w:rsidRPr="00F83FD2">
        <w:rPr>
          <w:rFonts w:eastAsiaTheme="minorEastAsia"/>
          <w:color w:val="000000" w:themeColor="text1"/>
          <w:lang w:val="en-US"/>
        </w:rPr>
        <w:t xml:space="preserve">. </w:t>
      </w:r>
      <w:r w:rsidRPr="00F83FD2">
        <w:rPr>
          <w:rFonts w:eastAsiaTheme="minorEastAsia"/>
          <w:color w:val="000000" w:themeColor="text1"/>
        </w:rPr>
        <w:t xml:space="preserve">Our findings indicate that the </w:t>
      </w:r>
      <w:r w:rsidR="00397046" w:rsidRPr="00E908FC">
        <w:rPr>
          <w:lang w:val="en-US"/>
        </w:rPr>
        <w:t>weighted average split-half reliability</w:t>
      </w:r>
      <w:r w:rsidR="00397046">
        <w:rPr>
          <w:lang w:val="en-US"/>
        </w:rPr>
        <w:t xml:space="preserve"> </w:t>
      </w:r>
      <w:r w:rsidR="0077573D" w:rsidRPr="00F83FD2">
        <w:rPr>
          <w:rFonts w:eastAsiaTheme="minorEastAsia"/>
          <w:color w:val="000000" w:themeColor="text1"/>
        </w:rPr>
        <w:t xml:space="preserve">and </w:t>
      </w:r>
      <w:r w:rsidRPr="00F83FD2">
        <w:rPr>
          <w:rFonts w:eastAsiaTheme="minorEastAsia"/>
          <w:color w:val="000000" w:themeColor="text1"/>
        </w:rPr>
        <w:t xml:space="preserve">test-retest reliability of the model parameters was notably </w:t>
      </w:r>
      <w:r w:rsidR="0077573D" w:rsidRPr="00F83FD2">
        <w:rPr>
          <w:rFonts w:eastAsiaTheme="minorEastAsia"/>
          <w:color w:val="000000" w:themeColor="text1"/>
          <w:lang w:eastAsia="zh-TW"/>
        </w:rPr>
        <w:t>low</w:t>
      </w:r>
      <w:r w:rsidR="00397046">
        <w:rPr>
          <w:rFonts w:eastAsiaTheme="minorEastAsia"/>
          <w:color w:val="000000" w:themeColor="text1"/>
          <w:lang w:eastAsia="zh-TW"/>
        </w:rPr>
        <w:t xml:space="preserve"> (WASR lower than 0.5 for </w:t>
      </w:r>
      <w:r w:rsidR="00397046" w:rsidRPr="00397046">
        <w:rPr>
          <w:rFonts w:eastAsiaTheme="minorEastAsia"/>
          <w:i/>
          <w:iCs/>
          <w:color w:val="000000" w:themeColor="text1"/>
          <w:lang w:eastAsia="zh-TW"/>
        </w:rPr>
        <w:t>v</w:t>
      </w:r>
      <w:r w:rsidR="00397046" w:rsidRPr="00397046">
        <w:rPr>
          <w:rFonts w:eastAsiaTheme="minorEastAsia"/>
          <w:color w:val="000000" w:themeColor="text1"/>
          <w:lang w:eastAsia="zh-TW"/>
        </w:rPr>
        <w:t>, around 0 for</w:t>
      </w:r>
      <w:r w:rsidR="00397046">
        <w:rPr>
          <w:rFonts w:eastAsiaTheme="minorEastAsia"/>
          <w:i/>
          <w:iCs/>
          <w:color w:val="000000" w:themeColor="text1"/>
          <w:lang w:eastAsia="zh-TW"/>
        </w:rPr>
        <w:t xml:space="preserve"> z; </w:t>
      </w:r>
      <w:r w:rsidR="00397046" w:rsidRPr="00397046">
        <w:rPr>
          <w:rFonts w:eastAsiaTheme="minorEastAsia"/>
          <w:color w:val="000000" w:themeColor="text1"/>
          <w:lang w:eastAsia="zh-TW"/>
        </w:rPr>
        <w:t>ICCs lower than 0.5</w:t>
      </w:r>
      <w:r w:rsidR="00397046">
        <w:rPr>
          <w:rFonts w:eastAsiaTheme="minorEastAsia"/>
          <w:color w:val="000000" w:themeColor="text1"/>
          <w:lang w:eastAsia="zh-TW"/>
        </w:rPr>
        <w:t xml:space="preserve">). </w:t>
      </w:r>
      <w:r w:rsidRPr="00F83FD2">
        <w:rPr>
          <w:rFonts w:eastAsiaTheme="minorEastAsia"/>
          <w:color w:val="000000" w:themeColor="text1"/>
        </w:rPr>
        <w:t xml:space="preserve">This raises concerns about the suitability of applying the </w:t>
      </w:r>
      <w:r w:rsidR="00397046">
        <w:rPr>
          <w:rFonts w:eastAsiaTheme="minorEastAsia"/>
          <w:color w:val="000000" w:themeColor="text1"/>
        </w:rPr>
        <w:t>default</w:t>
      </w:r>
      <w:r w:rsidRPr="00F83FD2">
        <w:rPr>
          <w:rFonts w:eastAsiaTheme="minorEastAsia"/>
          <w:color w:val="000000" w:themeColor="text1"/>
        </w:rPr>
        <w:t xml:space="preserve"> drift diffusion model in cognitive tasks</w:t>
      </w:r>
      <w:r w:rsidRPr="00F83FD2">
        <w:rPr>
          <w:rFonts w:eastAsiaTheme="minorEastAsia"/>
          <w:color w:val="000000" w:themeColor="text1"/>
          <w:lang w:val="en-US"/>
        </w:rPr>
        <w:t xml:space="preserve"> like SPMT</w:t>
      </w:r>
      <w:r w:rsidRPr="00F83FD2">
        <w:rPr>
          <w:rFonts w:eastAsiaTheme="minorEastAsia"/>
          <w:color w:val="000000" w:themeColor="text1"/>
        </w:rPr>
        <w:t xml:space="preserve">. </w:t>
      </w:r>
      <w:r w:rsidRPr="00F83FD2">
        <w:rPr>
          <w:rFonts w:eastAsiaTheme="minorEastAsia" w:hint="eastAsia"/>
          <w:color w:val="000000" w:themeColor="text1"/>
          <w:lang w:eastAsia="zh-TW"/>
        </w:rPr>
        <w:t>Since</w:t>
      </w:r>
      <w:r w:rsidRPr="00F83FD2">
        <w:rPr>
          <w:rFonts w:eastAsiaTheme="minorEastAsia"/>
          <w:color w:val="000000" w:themeColor="text1"/>
          <w:lang w:eastAsia="zh-TW"/>
        </w:rPr>
        <w:t xml:space="preserve"> </w:t>
      </w:r>
      <w:r w:rsidRPr="00F83FD2">
        <w:rPr>
          <w:rFonts w:eastAsiaTheme="minorEastAsia" w:hint="eastAsia"/>
          <w:color w:val="000000" w:themeColor="text1"/>
          <w:lang w:eastAsia="zh-TW"/>
        </w:rPr>
        <w:t>the</w:t>
      </w:r>
      <w:r w:rsidRPr="00F83FD2">
        <w:rPr>
          <w:rFonts w:eastAsiaTheme="minorEastAsia"/>
          <w:color w:val="000000" w:themeColor="text1"/>
          <w:lang w:eastAsia="zh-TW"/>
        </w:rPr>
        <w:t xml:space="preserve"> </w:t>
      </w:r>
      <w:r w:rsidR="00397046">
        <w:rPr>
          <w:rFonts w:eastAsiaTheme="minorEastAsia"/>
          <w:color w:val="000000" w:themeColor="text1"/>
        </w:rPr>
        <w:lastRenderedPageBreak/>
        <w:t>default</w:t>
      </w:r>
      <w:r w:rsidR="00397046" w:rsidRPr="00F83FD2">
        <w:rPr>
          <w:rFonts w:eastAsiaTheme="minorEastAsia"/>
          <w:color w:val="000000" w:themeColor="text1"/>
        </w:rPr>
        <w:t xml:space="preserve"> </w:t>
      </w:r>
      <w:r w:rsidRPr="00F83FD2">
        <w:rPr>
          <w:rFonts w:eastAsiaTheme="minorEastAsia"/>
          <w:color w:val="000000" w:themeColor="text1"/>
          <w:lang w:eastAsia="zh-TW"/>
        </w:rPr>
        <w:t>drift diffusion model relies on specific assumptions regarding the cognitive processes underlying reaction time (specifies fixed values for drift, bound height or noise level, starting position bias, and non-decision time</w:t>
      </w:r>
      <w:r w:rsidRPr="00F83FD2">
        <w:rPr>
          <w:rFonts w:eastAsiaTheme="minorEastAsia"/>
          <w:color w:val="000000" w:themeColor="text1"/>
          <w:lang w:val="en-US" w:eastAsia="zh-TW"/>
        </w:rPr>
        <w:t xml:space="preserve">) </w:t>
      </w:r>
      <w:r w:rsidRPr="00F83FD2">
        <w:rPr>
          <w:rFonts w:eastAsiaTheme="minorEastAsia"/>
          <w:color w:val="000000" w:themeColor="text1"/>
          <w:lang w:eastAsia="zh-TW"/>
        </w:rPr>
        <w:fldChar w:fldCharType="begin"/>
      </w:r>
      <w:r w:rsidRPr="00F83FD2">
        <w:rPr>
          <w:rFonts w:eastAsiaTheme="minorEastAsia"/>
          <w:color w:val="000000" w:themeColor="text1"/>
          <w:lang w:eastAsia="zh-TW"/>
        </w:rPr>
        <w:instrText xml:space="preserve"> ADDIN EN.CITE &lt;EndNote&gt;&lt;Cite&gt;&lt;Author&gt;Ratcliff&lt;/Author&gt;&lt;Year&gt;1978&lt;/Year&gt;&lt;RecNum&gt;87&lt;/RecNum&gt;&lt;DisplayText&gt;(Ratcliff, 1978; Ratcliff et al., 2016)&lt;/DisplayText&gt;&lt;record&gt;&lt;rec-number&gt;87&lt;/rec-number&gt;&lt;foreign-keys&gt;&lt;key app="EN" db-id="wp5sv0va20fp5fe5e9fvpdt4xz9vdwpfe5fs" timestamp="1689054716"&gt;87&lt;/key&gt;&lt;/foreign-keys&gt;&lt;ref-type name="Journal Article"&gt;17&lt;/ref-type&gt;&lt;contributors&gt;&lt;authors&gt;&lt;author&gt;Ratcliff, Roger&lt;/author&gt;&lt;/authors&gt;&lt;/contributors&gt;&lt;titles&gt;&lt;title&gt;A theory of memory retrieval&lt;/title&gt;&lt;secondary-title&gt;Psychological review&lt;/secondary-title&gt;&lt;/titles&gt;&lt;periodical&gt;&lt;full-title&gt;Psychological review&lt;/full-title&gt;&lt;/periodical&gt;&lt;pages&gt;59&lt;/pages&gt;&lt;volume&gt;85&lt;/volume&gt;&lt;number&gt;2&lt;/number&gt;&lt;dates&gt;&lt;year&gt;1978&lt;/year&gt;&lt;/dates&gt;&lt;isbn&gt;1939-1471&lt;/isbn&gt;&lt;urls&gt;&lt;/urls&gt;&lt;/record&gt;&lt;/Cite&gt;&lt;Cite&gt;&lt;Author&gt;Ratcliff&lt;/Author&gt;&lt;Year&gt;2016&lt;/Year&gt;&lt;RecNum&gt;88&lt;/RecNum&gt;&lt;record&gt;&lt;rec-number&gt;88&lt;/rec-number&gt;&lt;foreign-keys&gt;&lt;key app="EN" db-id="wp5sv0va20fp5fe5e9fvpdt4xz9vdwpfe5fs" timestamp="1689054749"&gt;88&lt;/key&gt;&lt;/foreign-keys&gt;&lt;ref-type name="Journal Article"&gt;17&lt;/ref-type&gt;&lt;contributors&gt;&lt;authors&gt;&lt;author&gt;Ratcliff, Roger&lt;/author&gt;&lt;author&gt;Smith, Philip L&lt;/author&gt;&lt;author&gt;Brown, Scott D&lt;/author&gt;&lt;author&gt;McKoon, Gail&lt;/author&gt;&lt;/authors&gt;&lt;/contributors&gt;&lt;titles&gt;&lt;title&gt;Diffusion decision model: Current issues and history&lt;/title&gt;&lt;secondary-title&gt;Trends in cognitive sciences&lt;/secondary-title&gt;&lt;/titles&gt;&lt;periodical&gt;&lt;full-title&gt;Trends in cognitive sciences&lt;/full-title&gt;&lt;/periodical&gt;&lt;pages&gt;260-281&lt;/pages&gt;&lt;volume&gt;20&lt;/volume&gt;&lt;number&gt;4&lt;/number&gt;&lt;dates&gt;&lt;year&gt;2016&lt;/year&gt;&lt;/dates&gt;&lt;isbn&gt;1364-6613&lt;/isbn&gt;&lt;urls&gt;&lt;/urls&gt;&lt;/record&gt;&lt;/Cite&gt;&lt;/EndNote&gt;</w:instrText>
      </w:r>
      <w:r w:rsidRPr="00F83FD2">
        <w:rPr>
          <w:rFonts w:eastAsiaTheme="minorEastAsia"/>
          <w:color w:val="000000" w:themeColor="text1"/>
          <w:lang w:eastAsia="zh-TW"/>
        </w:rPr>
        <w:fldChar w:fldCharType="separate"/>
      </w:r>
      <w:r w:rsidRPr="00F83FD2">
        <w:rPr>
          <w:rFonts w:eastAsiaTheme="minorEastAsia"/>
          <w:noProof/>
          <w:color w:val="000000" w:themeColor="text1"/>
          <w:lang w:eastAsia="zh-TW"/>
        </w:rPr>
        <w:t>(Ratcliff, 1978; Ratcliff et al., 2016)</w:t>
      </w:r>
      <w:r w:rsidRPr="00F83FD2">
        <w:rPr>
          <w:rFonts w:eastAsiaTheme="minorEastAsia"/>
          <w:color w:val="000000" w:themeColor="text1"/>
          <w:lang w:eastAsia="zh-TW"/>
        </w:rPr>
        <w:fldChar w:fldCharType="end"/>
      </w:r>
      <w:r w:rsidRPr="00F83FD2">
        <w:rPr>
          <w:rFonts w:eastAsiaTheme="minorEastAsia"/>
          <w:color w:val="000000" w:themeColor="text1"/>
          <w:lang w:eastAsia="zh-TW"/>
        </w:rPr>
        <w:t xml:space="preserve"> , if these assumptions fail to accurately capture the true underlying mechanisms or if they are violated within the assumption of SPMT, it can result in inconsistent parameter estimates and diminished the reliability </w:t>
      </w:r>
      <w:r w:rsidRPr="00F83FD2">
        <w:rPr>
          <w:rFonts w:eastAsiaTheme="minorEastAsia"/>
          <w:color w:val="000000" w:themeColor="text1"/>
          <w:lang w:eastAsia="zh-TW"/>
        </w:rPr>
        <w:fldChar w:fldCharType="begin"/>
      </w:r>
      <w:r w:rsidRPr="00F83FD2">
        <w:rPr>
          <w:rFonts w:eastAsiaTheme="minorEastAsia"/>
          <w:color w:val="000000" w:themeColor="text1"/>
          <w:lang w:eastAsia="zh-TW"/>
        </w:rPr>
        <w:instrText xml:space="preserve"> ADDIN EN.CITE &lt;EndNote&gt;&lt;Cite&gt;&lt;Author&gt;Johnson&lt;/Author&gt;&lt;Year&gt;2017&lt;/Year&gt;&lt;RecNum&gt;84&lt;/RecNum&gt;&lt;DisplayText&gt;(Johnson et al., 2017)&lt;/DisplayText&gt;&lt;record&gt;&lt;rec-number&gt;84&lt;/rec-number&gt;&lt;foreign-keys&gt;&lt;key app="EN" db-id="wp5sv0va20fp5fe5e9fvpdt4xz9vdwpfe5fs" timestamp="1689053486"&gt;84&lt;/key&gt;&lt;/foreign-keys&gt;&lt;ref-type name="Journal Article"&gt;17&lt;/ref-type&gt;&lt;contributors&gt;&lt;authors&gt;&lt;author&gt;Johnson, David J.&lt;/author&gt;&lt;author&gt;Hopwood, Christopher J.&lt;/author&gt;&lt;author&gt;Cesario, Joseph&lt;/author&gt;&lt;author&gt;Pleskac, Timothy J.&lt;/author&gt;&lt;/authors&gt;&lt;/contributors&gt;&lt;titles&gt;&lt;title&gt;Advancing Research on Cognitive Processes in Social and Personality Psychology:A Hierarchical Drift Diffusion Model Primer&lt;/title&gt;&lt;secondary-title&gt;Social Psychological and Personality Science&lt;/secondary-title&gt;&lt;/titles&gt;&lt;periodical&gt;&lt;full-title&gt;Social Psychological and Personality Science&lt;/full-title&gt;&lt;/periodical&gt;&lt;pages&gt;413-423&lt;/pages&gt;&lt;volume&gt;8&lt;/volume&gt;&lt;number&gt;4&lt;/number&gt;&lt;keywords&gt;&lt;keyword&gt;drift diffusion model,process model,first-person shooter task,flash gambling task&lt;/keyword&gt;&lt;/keywords&gt;&lt;dates&gt;&lt;year&gt;2017&lt;/year&gt;&lt;/dates&gt;&lt;urls&gt;&lt;related-urls&gt;&lt;url&gt;https://journals.sagepub.com/doi/abs/10.1177/1948550617703174&lt;/url&gt;&lt;/related-urls&gt;&lt;/urls&gt;&lt;electronic-resource-num&gt;10.1177/1948550617703174&lt;/electronic-resource-num&gt;&lt;/record&gt;&lt;/Cite&gt;&lt;/EndNote&gt;</w:instrText>
      </w:r>
      <w:r w:rsidRPr="00F83FD2">
        <w:rPr>
          <w:rFonts w:eastAsiaTheme="minorEastAsia"/>
          <w:color w:val="000000" w:themeColor="text1"/>
          <w:lang w:eastAsia="zh-TW"/>
        </w:rPr>
        <w:fldChar w:fldCharType="separate"/>
      </w:r>
      <w:r w:rsidRPr="00F83FD2">
        <w:rPr>
          <w:rFonts w:eastAsiaTheme="minorEastAsia"/>
          <w:color w:val="000000" w:themeColor="text1"/>
          <w:lang w:eastAsia="zh-TW"/>
        </w:rPr>
        <w:t>(Johnson et al., 2017)</w:t>
      </w:r>
      <w:r w:rsidRPr="00F83FD2">
        <w:rPr>
          <w:rFonts w:eastAsiaTheme="minorEastAsia"/>
          <w:color w:val="000000" w:themeColor="text1"/>
          <w:lang w:eastAsia="zh-TW"/>
        </w:rPr>
        <w:fldChar w:fldCharType="end"/>
      </w:r>
      <w:r w:rsidRPr="00F83FD2">
        <w:rPr>
          <w:rFonts w:eastAsiaTheme="minorEastAsia"/>
          <w:color w:val="000000" w:themeColor="text1"/>
          <w:lang w:eastAsia="zh-TW"/>
        </w:rPr>
        <w:t xml:space="preserve">. Thus, our results raise significant questions regarding the </w:t>
      </w:r>
      <w:r w:rsidRPr="00F83FD2">
        <w:rPr>
          <w:rFonts w:eastAsiaTheme="minorEastAsia"/>
          <w:color w:val="000000" w:themeColor="text1"/>
        </w:rPr>
        <w:t>efficacy of applying the classical hierarchical drift diffusion model to the SPMT.</w:t>
      </w:r>
      <w:r w:rsidRPr="00F83FD2">
        <w:rPr>
          <w:rFonts w:eastAsiaTheme="minorEastAsia"/>
          <w:color w:val="000000" w:themeColor="text1"/>
          <w:lang w:val="en-US"/>
        </w:rPr>
        <w:t xml:space="preserve"> </w:t>
      </w:r>
      <w:r w:rsidR="0077573D" w:rsidRPr="00F83FD2">
        <w:rPr>
          <w:rFonts w:eastAsiaTheme="minorEastAsia"/>
          <w:color w:val="000000" w:themeColor="text1"/>
        </w:rPr>
        <w:t>Further research is needed to comprehensively investigate the underlying causes of low split-half reliability and test-retest reliability. Additionally, it is important to develop extensions to the drift diffusion model and explore alternative modeling approaches that can produce more reliable parameter estimates.</w:t>
      </w:r>
      <w:r w:rsidRPr="00F83FD2">
        <w:rPr>
          <w:rFonts w:eastAsiaTheme="minorEastAsia"/>
          <w:color w:val="000000" w:themeColor="text1"/>
          <w:lang w:val="en-US"/>
        </w:rPr>
        <w:t xml:space="preserve"> </w:t>
      </w:r>
      <w:r w:rsidRPr="00F83FD2">
        <w:rPr>
          <w:rFonts w:eastAsiaTheme="minorEastAsia"/>
          <w:color w:val="000000" w:themeColor="text1"/>
        </w:rPr>
        <w:t xml:space="preserve">Due to the methodological challenges involved in introducing innovations to the model, several researchers have proposed user-friendly frameworks for building and fitting extensions to the drift diffusion model. Examples include the generalized drift-diffusion model (GDDM) by </w:t>
      </w:r>
      <w:r w:rsidRPr="00F83FD2">
        <w:rPr>
          <w:rFonts w:eastAsiaTheme="minorEastAsia"/>
          <w:color w:val="000000" w:themeColor="text1"/>
        </w:rPr>
        <w:fldChar w:fldCharType="begin"/>
      </w:r>
      <w:r w:rsidRPr="00F83FD2">
        <w:rPr>
          <w:rFonts w:eastAsiaTheme="minorEastAsia"/>
          <w:color w:val="000000" w:themeColor="text1"/>
        </w:rPr>
        <w:instrText xml:space="preserve"> ADDIN EN.CITE &lt;EndNote&gt;&lt;Cite AuthorYear="1"&gt;&lt;Author&gt;Shinn&lt;/Author&gt;&lt;Year&gt;2020&lt;/Year&gt;&lt;RecNum&gt;89&lt;/RecNum&gt;&lt;DisplayText&gt;Shinn et al. (2020)&lt;/DisplayText&gt;&lt;record&gt;&lt;rec-number&gt;89&lt;/rec-number&gt;&lt;foreign-keys&gt;&lt;key app="EN" db-id="wp5sv0va20fp5fe5e9fvpdt4xz9vdwpfe5fs" timestamp="1689056911"&gt;89&lt;/key&gt;&lt;/foreign-keys&gt;&lt;ref-type name="Journal Article"&gt;17&lt;/ref-type&gt;&lt;contributors&gt;&lt;authors&gt;&lt;author&gt;Shinn, Maxwell&lt;/author&gt;&lt;author&gt;Lam, Norman H&lt;/author&gt;&lt;author&gt;Murray, John D&lt;/author&gt;&lt;/authors&gt;&lt;/contributors&gt;&lt;titles&gt;&lt;title&gt;A flexible framework for simulating and fitting generalized drift-diffusion models&lt;/title&gt;&lt;secondary-title&gt;ELife&lt;/secondary-title&gt;&lt;/titles&gt;&lt;periodical&gt;&lt;full-title&gt;ELife&lt;/full-title&gt;&lt;/periodical&gt;&lt;pages&gt;e56938&lt;/pages&gt;&lt;volume&gt;9&lt;/volume&gt;&lt;dates&gt;&lt;year&gt;2020&lt;/year&gt;&lt;/dates&gt;&lt;isbn&gt;2050-084X&lt;/isbn&gt;&lt;urls&gt;&lt;/urls&gt;&lt;/record&gt;&lt;/Cite&gt;&lt;/EndNote&gt;</w:instrText>
      </w:r>
      <w:r w:rsidRPr="00F83FD2">
        <w:rPr>
          <w:rFonts w:eastAsiaTheme="minorEastAsia"/>
          <w:color w:val="000000" w:themeColor="text1"/>
        </w:rPr>
        <w:fldChar w:fldCharType="separate"/>
      </w:r>
      <w:r w:rsidRPr="00F83FD2">
        <w:rPr>
          <w:rFonts w:eastAsiaTheme="minorEastAsia"/>
          <w:color w:val="000000" w:themeColor="text1"/>
        </w:rPr>
        <w:t>Shinn et al. (2020)</w:t>
      </w:r>
      <w:r w:rsidRPr="00F83FD2">
        <w:rPr>
          <w:rFonts w:eastAsiaTheme="minorEastAsia"/>
          <w:color w:val="000000" w:themeColor="text1"/>
        </w:rPr>
        <w:fldChar w:fldCharType="end"/>
      </w:r>
      <w:r w:rsidRPr="00F83FD2">
        <w:rPr>
          <w:rFonts w:eastAsiaTheme="minorEastAsia"/>
          <w:color w:val="000000" w:themeColor="text1"/>
        </w:rPr>
        <w:t xml:space="preserve">, RLDDM modules in HDDM by </w:t>
      </w:r>
      <w:r w:rsidRPr="00F83FD2">
        <w:rPr>
          <w:rFonts w:eastAsiaTheme="minorEastAsia"/>
          <w:color w:val="000000" w:themeColor="text1"/>
        </w:rPr>
        <w:fldChar w:fldCharType="begin"/>
      </w:r>
      <w:r w:rsidRPr="00F83FD2">
        <w:rPr>
          <w:rFonts w:eastAsiaTheme="minorEastAsia"/>
          <w:color w:val="000000" w:themeColor="text1"/>
        </w:rPr>
        <w:instrText xml:space="preserve"> ADDIN EN.CITE &lt;EndNote&gt;&lt;Cite AuthorYear="1"&gt;&lt;Author&gt;Pedersen&lt;/Author&gt;&lt;Year&gt;2020&lt;/Year&gt;&lt;RecNum&gt;90&lt;/RecNum&gt;&lt;DisplayText&gt;Pedersen and Frank (2020)&lt;/DisplayText&gt;&lt;record&gt;&lt;rec-number&gt;90&lt;/rec-number&gt;&lt;foreign-keys&gt;&lt;key app="EN" db-id="wp5sv0va20fp5fe5e9fvpdt4xz9vdwpfe5fs" timestamp="1689057192"&gt;90&lt;/key&gt;&lt;/foreign-keys&gt;&lt;ref-type name="Journal Article"&gt;17&lt;/ref-type&gt;&lt;contributors&gt;&lt;authors&gt;&lt;author&gt;Pedersen, Mads L&lt;/author&gt;&lt;author&gt;Frank, Michael J&lt;/author&gt;&lt;/authors&gt;&lt;/contributors&gt;&lt;titles&gt;&lt;title&gt;Simultaneous hierarchical bayesian parameter estimation for reinforcement learning and drift diffusion models: a tutorial and links to neural data&lt;/title&gt;&lt;secondary-title&gt;Computational Brain &amp;amp; Behavior&lt;/secondary-title&gt;&lt;/titles&gt;&lt;periodical&gt;&lt;full-title&gt;Computational Brain &amp;amp; Behavior&lt;/full-title&gt;&lt;/periodical&gt;&lt;pages&gt;458-471&lt;/pages&gt;&lt;volume&gt;3&lt;/volume&gt;&lt;dates&gt;&lt;year&gt;2020&lt;/year&gt;&lt;/dates&gt;&lt;isbn&gt;2522-0861&lt;/isbn&gt;&lt;urls&gt;&lt;/urls&gt;&lt;/record&gt;&lt;/Cite&gt;&lt;/EndNote&gt;</w:instrText>
      </w:r>
      <w:r w:rsidRPr="00F83FD2">
        <w:rPr>
          <w:rFonts w:eastAsiaTheme="minorEastAsia"/>
          <w:color w:val="000000" w:themeColor="text1"/>
        </w:rPr>
        <w:fldChar w:fldCharType="separate"/>
      </w:r>
      <w:r w:rsidRPr="00F83FD2">
        <w:rPr>
          <w:rFonts w:eastAsiaTheme="minorEastAsia"/>
          <w:color w:val="000000" w:themeColor="text1"/>
        </w:rPr>
        <w:t>Pedersen and Frank (2020)</w:t>
      </w:r>
      <w:r w:rsidRPr="00F83FD2">
        <w:rPr>
          <w:rFonts w:eastAsiaTheme="minorEastAsia"/>
          <w:color w:val="000000" w:themeColor="text1"/>
        </w:rPr>
        <w:fldChar w:fldCharType="end"/>
      </w:r>
      <w:r w:rsidRPr="00F83FD2">
        <w:rPr>
          <w:rFonts w:eastAsiaTheme="minorEastAsia"/>
          <w:color w:val="000000" w:themeColor="text1"/>
        </w:rPr>
        <w:t>.</w:t>
      </w:r>
      <w:r w:rsidRPr="00F83FD2">
        <w:rPr>
          <w:rFonts w:eastAsiaTheme="minorEastAsia"/>
          <w:color w:val="000000" w:themeColor="text1"/>
          <w:lang w:val="en-US"/>
        </w:rPr>
        <w:t xml:space="preserve"> </w:t>
      </w:r>
      <w:r w:rsidRPr="00F83FD2">
        <w:rPr>
          <w:rFonts w:eastAsiaTheme="minorEastAsia"/>
          <w:color w:val="000000" w:themeColor="text1"/>
        </w:rPr>
        <w:t xml:space="preserve">These extensions offer alternative modeling approaches that </w:t>
      </w:r>
      <w:r w:rsidRPr="00F83FD2">
        <w:rPr>
          <w:rFonts w:eastAsiaTheme="minorEastAsia"/>
          <w:color w:val="000000" w:themeColor="text1"/>
          <w:lang w:val="en-US"/>
        </w:rPr>
        <w:t>could be used to</w:t>
      </w:r>
      <w:r w:rsidRPr="00F83FD2">
        <w:rPr>
          <w:rFonts w:eastAsiaTheme="minorEastAsia"/>
          <w:color w:val="000000" w:themeColor="text1"/>
        </w:rPr>
        <w:t xml:space="preserve"> better capture the true underlying mechanisms of reaction time in</w:t>
      </w:r>
      <w:r w:rsidRPr="00F83FD2">
        <w:rPr>
          <w:rFonts w:eastAsiaTheme="minorEastAsia"/>
          <w:color w:val="000000" w:themeColor="text1"/>
          <w:lang w:val="en-US"/>
        </w:rPr>
        <w:t xml:space="preserve"> SPMT. </w:t>
      </w:r>
      <w:r w:rsidRPr="00F83FD2">
        <w:rPr>
          <w:rFonts w:eastAsiaTheme="minorEastAsia"/>
          <w:color w:val="000000" w:themeColor="text1"/>
        </w:rPr>
        <w:t xml:space="preserve">These efforts </w:t>
      </w:r>
      <w:r w:rsidRPr="00F83FD2">
        <w:rPr>
          <w:rFonts w:eastAsiaTheme="minorEastAsia"/>
          <w:color w:val="000000" w:themeColor="text1"/>
          <w:lang w:val="en-US"/>
        </w:rPr>
        <w:t>could</w:t>
      </w:r>
      <w:r w:rsidRPr="00F83FD2">
        <w:rPr>
          <w:rFonts w:eastAsiaTheme="minorEastAsia"/>
          <w:color w:val="000000" w:themeColor="text1"/>
        </w:rPr>
        <w:t xml:space="preserve"> contribute to the refinement and optimization of the model for future research applications, enabling more reliable and valid interpretations of cognitive processes in the SPMT and similar paradigms.</w:t>
      </w:r>
    </w:p>
    <w:p w14:paraId="56F2C33B" w14:textId="4E5DBD3D" w:rsidR="00D70160" w:rsidRPr="00F83FD2" w:rsidRDefault="00E43664" w:rsidP="00D70160">
      <w:pPr>
        <w:ind w:firstLine="720"/>
        <w:rPr>
          <w:rFonts w:eastAsiaTheme="minorEastAsia"/>
          <w:color w:val="000000" w:themeColor="text1"/>
        </w:rPr>
      </w:pPr>
      <w:r w:rsidRPr="00F83FD2">
        <w:rPr>
          <w:rFonts w:eastAsiaTheme="minorEastAsia"/>
          <w:color w:val="000000" w:themeColor="text1"/>
        </w:rPr>
        <w:t xml:space="preserve">It is important to note that ICC values should not be interpreted solely as a measure of the test's overall quality, but rather as an indication of the specific types of questions it can effectively address </w:t>
      </w:r>
      <w:r w:rsidRPr="00F83FD2">
        <w:rPr>
          <w:rFonts w:eastAsiaTheme="minorEastAsia"/>
          <w:color w:val="000000" w:themeColor="text1"/>
        </w:rPr>
        <w:fldChar w:fldCharType="begin"/>
      </w:r>
      <w:r w:rsidRPr="00F83FD2">
        <w:rPr>
          <w:rFonts w:eastAsiaTheme="minorEastAsia"/>
          <w:color w:val="000000" w:themeColor="text1"/>
        </w:rPr>
        <w:instrText xml:space="preserve"> ADDIN EN.CITE &lt;EndNote&gt;&lt;Cite&gt;&lt;Author&gt;Koo&lt;/Author&gt;&lt;Year&gt;2016&lt;/Year&gt;&lt;RecNum&gt;17&lt;/RecNum&gt;&lt;DisplayText&gt;(Koo &amp;amp; Li, 2016)&lt;/DisplayText&gt;&lt;record&gt;&lt;rec-number&gt;17&lt;/rec-number&gt;&lt;foreign-keys&gt;&lt;key app="EN" db-id="w5e5sta9arwa50eztf0vzr0zf55zr00xd9ae" timestamp="1675770719"&gt;17&lt;/key&gt;&lt;/foreign-keys&gt;&lt;ref-type name="Journal Article"&gt;17&lt;/ref-type&gt;&lt;contributors&gt;&lt;authors&gt;&lt;author&gt;Koo, T. K.&lt;/author&gt;&lt;author&gt;Li, M. Y. &lt;/author&gt;&lt;/authors&gt;&lt;/contributors&gt;&lt;titles&gt;&lt;title&gt;A Guideline of Selecting and Reporting Intraclass Correlation Coefficients for Reliability Research&lt;/title&gt;&lt;secondary-title&gt;Journal of chiropractic medicine&lt;/secondary-title&gt;&lt;/titles&gt;&lt;periodical&gt;&lt;full-title&gt;Journal of chiropractic medicine&lt;/full-title&gt;&lt;/periodical&gt;&lt;pages&gt;155-163&lt;/pages&gt;&lt;volume&gt;15&lt;/volume&gt;&lt;number&gt;2&lt;/number&gt;&lt;dates&gt;&lt;year&gt;2016&lt;/year&gt;&lt;/dates&gt;&lt;urls&gt;&lt;/urls&gt;&lt;electronic-resource-num&gt;10.1016/j.jcm.2016.02.012&lt;/electronic-resource-num&gt;&lt;/record&gt;&lt;/Cite&gt;&lt;/EndNote&gt;</w:instrText>
      </w:r>
      <w:r w:rsidRPr="00F83FD2">
        <w:rPr>
          <w:rFonts w:eastAsiaTheme="minorEastAsia"/>
          <w:color w:val="000000" w:themeColor="text1"/>
        </w:rPr>
        <w:fldChar w:fldCharType="separate"/>
      </w:r>
      <w:r w:rsidRPr="00F83FD2">
        <w:rPr>
          <w:rFonts w:eastAsiaTheme="minorEastAsia"/>
          <w:noProof/>
          <w:color w:val="000000" w:themeColor="text1"/>
        </w:rPr>
        <w:t>(Koo &amp; Li, 2016)</w:t>
      </w:r>
      <w:r w:rsidRPr="00F83FD2">
        <w:rPr>
          <w:rFonts w:eastAsiaTheme="minorEastAsia"/>
          <w:color w:val="000000" w:themeColor="text1"/>
        </w:rPr>
        <w:fldChar w:fldCharType="end"/>
      </w:r>
      <w:r w:rsidRPr="00F83FD2">
        <w:rPr>
          <w:rFonts w:eastAsiaTheme="minorEastAsia"/>
          <w:color w:val="000000" w:themeColor="text1"/>
        </w:rPr>
        <w:t xml:space="preserve">. </w:t>
      </w:r>
      <w:r w:rsidR="00D70160" w:rsidRPr="00F83FD2">
        <w:rPr>
          <w:rFonts w:eastAsiaTheme="minorEastAsia"/>
          <w:color w:val="000000" w:themeColor="text1"/>
        </w:rPr>
        <w:t xml:space="preserve">The results obtained from the intraclass correlation coefficients indicate that the SPMT, particularly the Response Time and efficiency, is more appropriate for group-level analysis rather than assessing individual-level variation. Specifically, we found that the RT and efficiency measures exhibited </w:t>
      </w:r>
      <w:r>
        <w:rPr>
          <w:rFonts w:eastAsiaTheme="minorEastAsia"/>
          <w:color w:val="000000" w:themeColor="text1"/>
        </w:rPr>
        <w:t>excellent</w:t>
      </w:r>
      <w:r w:rsidR="00D70160" w:rsidRPr="00F83FD2">
        <w:rPr>
          <w:rFonts w:eastAsiaTheme="minorEastAsia"/>
          <w:color w:val="000000" w:themeColor="text1"/>
        </w:rPr>
        <w:t xml:space="preserve"> test-retest reliability at the group level (ICC2k), </w:t>
      </w:r>
      <w:r w:rsidRPr="00F83FD2">
        <w:rPr>
          <w:rFonts w:eastAsiaTheme="minorEastAsia"/>
          <w:color w:val="000000" w:themeColor="text1"/>
        </w:rPr>
        <w:t xml:space="preserve">regardless of whether the </w:t>
      </w:r>
      <w:r>
        <w:rPr>
          <w:rFonts w:eastAsiaTheme="minorEastAsia"/>
          <w:color w:val="000000" w:themeColor="text1"/>
        </w:rPr>
        <w:t>t</w:t>
      </w:r>
      <w:r w:rsidRPr="00F83FD2">
        <w:rPr>
          <w:rFonts w:eastAsiaTheme="minorEastAsia"/>
          <w:color w:val="000000" w:themeColor="text1"/>
        </w:rPr>
        <w:t>arget is</w:t>
      </w:r>
      <w:r>
        <w:rPr>
          <w:rFonts w:eastAsiaTheme="minorEastAsia"/>
          <w:color w:val="000000" w:themeColor="text1"/>
        </w:rPr>
        <w:t xml:space="preserve">, </w:t>
      </w:r>
      <w:r w:rsidR="00D70160" w:rsidRPr="00F83FD2">
        <w:rPr>
          <w:rFonts w:eastAsiaTheme="minorEastAsia"/>
          <w:color w:val="000000" w:themeColor="text1"/>
        </w:rPr>
        <w:t>indicating strong group-level consistency over time.</w:t>
      </w:r>
      <w:r>
        <w:rPr>
          <w:color w:val="000000" w:themeColor="text1"/>
        </w:rPr>
        <w:t xml:space="preserve"> </w:t>
      </w:r>
      <w:r w:rsidR="008C2726" w:rsidRPr="00F83FD2">
        <w:rPr>
          <w:rFonts w:eastAsiaTheme="minorEastAsia"/>
          <w:color w:val="000000" w:themeColor="text1"/>
        </w:rPr>
        <w:t>On the other hand, the ICC2 values for RT and Efficiency were relatively low</w:t>
      </w:r>
      <w:r>
        <w:rPr>
          <w:rFonts w:eastAsiaTheme="minorEastAsia"/>
          <w:color w:val="000000" w:themeColor="text1"/>
        </w:rPr>
        <w:t>er</w:t>
      </w:r>
      <w:r w:rsidR="008C2726" w:rsidRPr="00F83FD2">
        <w:rPr>
          <w:rFonts w:eastAsiaTheme="minorEastAsia"/>
          <w:color w:val="000000" w:themeColor="text1"/>
        </w:rPr>
        <w:t>, below 0.</w:t>
      </w:r>
      <w:r>
        <w:rPr>
          <w:rFonts w:eastAsiaTheme="minorEastAsia"/>
          <w:color w:val="000000" w:themeColor="text1"/>
        </w:rPr>
        <w:t>7</w:t>
      </w:r>
      <w:r w:rsidR="008C2726" w:rsidRPr="00F83FD2">
        <w:rPr>
          <w:rFonts w:eastAsiaTheme="minorEastAsia"/>
          <w:color w:val="000000" w:themeColor="text1"/>
        </w:rPr>
        <w:t>.</w:t>
      </w:r>
      <w:r w:rsidR="00D70160" w:rsidRPr="00F83FD2">
        <w:rPr>
          <w:rFonts w:eastAsiaTheme="minorEastAsia"/>
          <w:color w:val="000000" w:themeColor="text1"/>
        </w:rPr>
        <w:t xml:space="preserve"> This discrepancy suggests that the</w:t>
      </w:r>
      <w:r>
        <w:rPr>
          <w:rFonts w:eastAsiaTheme="minorEastAsia"/>
          <w:color w:val="000000" w:themeColor="text1"/>
        </w:rPr>
        <w:t>se outcome variables are</w:t>
      </w:r>
      <w:r w:rsidR="00D70160" w:rsidRPr="00F83FD2">
        <w:rPr>
          <w:rFonts w:eastAsiaTheme="minorEastAsia"/>
          <w:color w:val="000000" w:themeColor="text1"/>
        </w:rPr>
        <w:t xml:space="preserve"> more influenced by variations between participants rather than within participants. Similar results patterns have been observed in previous research examining other cognitive paradigms such as Flanker, Simon, or Stroop tasks </w:t>
      </w:r>
      <w:r w:rsidR="00D70160" w:rsidRPr="00F83FD2">
        <w:rPr>
          <w:rFonts w:eastAsiaTheme="minorEastAsia"/>
          <w:color w:val="000000" w:themeColor="text1"/>
        </w:rPr>
        <w:fldChar w:fldCharType="begin"/>
      </w:r>
      <w:r w:rsidR="00D70160" w:rsidRPr="00F83FD2">
        <w:rPr>
          <w:rFonts w:eastAsiaTheme="minorEastAsia"/>
          <w:color w:val="000000" w:themeColor="text1"/>
        </w:rPr>
        <w:instrText xml:space="preserve"> ADDIN EN.CITE &lt;EndNote&gt;&lt;Cite&gt;&lt;Author&gt;Mollon&lt;/Author&gt;&lt;Year&gt;2017&lt;/Year&gt;&lt;RecNum&gt;127&lt;/RecNum&gt;&lt;DisplayText&gt;(Clark et al., 2022; Mollon et al., 2017)&lt;/DisplayText&gt;&lt;record&gt;&lt;rec-number&gt;127&lt;/rec-number&gt;&lt;foreign-keys&gt;&lt;key app="EN" db-id="w5e5sta9arwa50eztf0vzr0zf55zr00xd9ae" timestamp="1688198456"&gt;127&lt;/key&gt;&lt;/foreign-keys&gt;&lt;ref-type name="Journal Article"&gt;17&lt;/ref-type&gt;&lt;contributors&gt;&lt;authors&gt;&lt;author&gt;Mollon, John D&lt;/author&gt;&lt;author&gt;Bosten, Jenny M&lt;/author&gt;&lt;author&gt;Peterzell, David H&lt;/author&gt;&lt;author&gt;Webster, Michael A&lt;/author&gt;&lt;/authors&gt;&lt;/contributors&gt;&lt;titles&gt;&lt;title&gt;Individual differences in visual science: What can be learned and what is good experimental practice?&lt;/title&gt;&lt;secondary-title&gt;Vision research&lt;/secondary-title&gt;&lt;/titles&gt;&lt;periodical&gt;&lt;full-title&gt;Vision research&lt;/full-title&gt;&lt;/periodical&gt;&lt;pages&gt;4-15&lt;/pages&gt;&lt;volume&gt;141&lt;/volume&gt;&lt;dates&gt;&lt;year&gt;2017&lt;/year&gt;&lt;/dates&gt;&lt;isbn&gt;0042-6989&lt;/isbn&gt;&lt;urls&gt;&lt;/urls&gt;&lt;/record&gt;&lt;/Cite&gt;&lt;Cite&gt;&lt;Author&gt;Clark&lt;/Author&gt;&lt;Year&gt;2022&lt;/Year&gt;&lt;RecNum&gt;126&lt;/RecNum&gt;&lt;record&gt;&lt;rec-number&gt;126&lt;/rec-number&gt;&lt;foreign-keys&gt;&lt;key app="EN" db-id="w5e5sta9arwa50eztf0vzr0zf55zr00xd9ae" timestamp="1688198423"&gt;126&lt;/key&gt;&lt;/foreign-keys&gt;&lt;ref-type name="Journal Article"&gt;17&lt;/ref-type&gt;&lt;contributors&gt;&lt;authors&gt;&lt;author&gt;Clark, Kait&lt;/author&gt;&lt;author&gt;Birch-Hurst, Kayley&lt;/author&gt;&lt;author&gt;Pennington, Charlotte R&lt;/author&gt;&lt;author&gt;Petrie, Austin CP&lt;/author&gt;&lt;author&gt;Lee, Joshua T&lt;/author&gt;&lt;author&gt;Hedge, Craig&lt;/author&gt;&lt;/authors&gt;&lt;/contributors&gt;&lt;titles&gt;&lt;title&gt;Test-retest reliability for common tasks in vision science&lt;/title&gt;&lt;secondary-title&gt;Journal of vision&lt;/secondary-title&gt;&lt;/titles&gt;&lt;periodical&gt;&lt;full-title&gt;Journal of Vision&lt;/full-title&gt;&lt;/periodical&gt;&lt;pages&gt;18-18&lt;/pages&gt;&lt;volume&gt;22&lt;/volume&gt;&lt;number&gt;8&lt;/number&gt;&lt;dates&gt;&lt;year&gt;2022&lt;/year&gt;&lt;/dates&gt;&lt;isbn&gt;1534-7362&lt;/isbn&gt;&lt;urls&gt;&lt;/urls&gt;&lt;/record&gt;&lt;/Cite&gt;&lt;/EndNote&gt;</w:instrText>
      </w:r>
      <w:r w:rsidR="00D70160" w:rsidRPr="00F83FD2">
        <w:rPr>
          <w:rFonts w:eastAsiaTheme="minorEastAsia"/>
          <w:color w:val="000000" w:themeColor="text1"/>
        </w:rPr>
        <w:fldChar w:fldCharType="separate"/>
      </w:r>
      <w:r w:rsidR="00D70160" w:rsidRPr="00F83FD2">
        <w:rPr>
          <w:rFonts w:eastAsiaTheme="minorEastAsia"/>
          <w:noProof/>
          <w:color w:val="000000" w:themeColor="text1"/>
        </w:rPr>
        <w:t>(Clark et al., 2022; Mollon et al., 2017)</w:t>
      </w:r>
      <w:r w:rsidR="00D70160" w:rsidRPr="00F83FD2">
        <w:rPr>
          <w:rFonts w:eastAsiaTheme="minorEastAsia"/>
          <w:color w:val="000000" w:themeColor="text1"/>
        </w:rPr>
        <w:fldChar w:fldCharType="end"/>
      </w:r>
      <w:r w:rsidR="00D70160" w:rsidRPr="00F83FD2">
        <w:rPr>
          <w:rFonts w:eastAsiaTheme="minorEastAsia"/>
          <w:color w:val="000000" w:themeColor="text1"/>
        </w:rPr>
        <w:t xml:space="preserve">. These findings also align with the concept of the reliability paradox proposed previously </w:t>
      </w:r>
      <w:r w:rsidR="00D70160" w:rsidRPr="00F83FD2">
        <w:rPr>
          <w:rFonts w:eastAsiaTheme="minorEastAsia"/>
          <w:color w:val="000000" w:themeColor="text1"/>
        </w:rPr>
        <w:fldChar w:fldCharType="begin"/>
      </w:r>
      <w:r w:rsidR="00D70160" w:rsidRPr="00F83FD2">
        <w:rPr>
          <w:rFonts w:eastAsiaTheme="minorEastAsia"/>
          <w:color w:val="000000" w:themeColor="text1"/>
        </w:rPr>
        <w:instrText xml:space="preserve"> ADDIN EN.CITE &lt;EndNote&gt;&lt;Cite&gt;&lt;Author&gt;Logie&lt;/Author&gt;&lt;Year&gt;1996&lt;/Year&gt;&lt;RecNum&gt;131&lt;/RecNum&gt;&lt;DisplayText&gt;(Hedge et al., 2018; Logie et al., 1996)&lt;/DisplayText&gt;&lt;record&gt;&lt;rec-number&gt;131&lt;/rec-number&gt;&lt;foreign-keys&gt;&lt;key app="EN" db-id="w5e5sta9arwa50eztf0vzr0zf55zr00xd9ae" timestamp="1688211504"&gt;131&lt;/key&gt;&lt;/foreign-keys&gt;&lt;ref-type name="Journal Article"&gt;17&lt;/ref-type&gt;&lt;contributors&gt;&lt;authors&gt;&lt;author&gt;Logie, Robert H&lt;/author&gt;&lt;author&gt;Sala, Sergio Della&lt;/author&gt;&lt;author&gt;Laiacona, Marcella&lt;/author&gt;&lt;author&gt;Chalmers, Pat&lt;/author&gt;&lt;author&gt;Wynn, Val&lt;/author&gt;&lt;/authors&gt;&lt;/contributors&gt;&lt;titles&gt;&lt;title&gt;Group aggregates and individual reliability: The case of verbal short-term memory&lt;/title&gt;&lt;secondary-title&gt;Memory &amp;amp; Cognition&lt;/secondary-title&gt;&lt;/titles&gt;&lt;periodical&gt;&lt;full-title&gt;Memory &amp;amp; Cognition&lt;/full-title&gt;&lt;/periodical&gt;&lt;pages&gt;305-321&lt;/pages&gt;&lt;volume&gt;24&lt;/volume&gt;&lt;dates&gt;&lt;year&gt;1996&lt;/year&gt;&lt;/dates&gt;&lt;isbn&gt;0090-502X&lt;/isbn&gt;&lt;urls&gt;&lt;/urls&gt;&lt;/record&gt;&lt;/Cite&gt;&lt;Cite&gt;&lt;Author&gt;Hedge&lt;/Author&gt;&lt;Year&gt;2018&lt;/Year&gt;&lt;RecNum&gt;115&lt;/RecNum&gt;&lt;record&gt;&lt;rec-number&gt;115&lt;/rec-number&gt;&lt;foreign-keys&gt;&lt;key app="EN" db-id="w5e5sta9arwa50eztf0vzr0zf55zr00xd9ae" timestamp="1688197401"&gt;115&lt;/key&gt;&lt;/foreign-keys&gt;&lt;ref-type name="Journal Article"&gt;17&lt;/ref-type&gt;&lt;contributors&gt;&lt;authors&gt;&lt;author&gt;Hedge, Craig&lt;/author&gt;&lt;author&gt;Powell, Georgina&lt;/author&gt;&lt;author&gt;Sumner, Petroc&lt;/author&gt;&lt;/authors&gt;&lt;/contributors&gt;&lt;titles&gt;&lt;title&gt;The reliability paradox: Why robust cognitive tasks do not produce reliable individual differences&lt;/title&gt;&lt;secondary-title&gt;Behavior research methods&lt;/secondary-title&gt;&lt;/titles&gt;&lt;periodical&gt;&lt;full-title&gt;Behavior Research Methods&lt;/full-title&gt;&lt;/periodical&gt;&lt;pages&gt;1166-1186&lt;/pages&gt;&lt;volume&gt;50&lt;/volume&gt;&lt;dates&gt;&lt;year&gt;2018&lt;/year&gt;&lt;/dates&gt;&lt;urls&gt;&lt;/urls&gt;&lt;/record&gt;&lt;/Cite&gt;&lt;/EndNote&gt;</w:instrText>
      </w:r>
      <w:r w:rsidR="00D70160" w:rsidRPr="00F83FD2">
        <w:rPr>
          <w:rFonts w:eastAsiaTheme="minorEastAsia"/>
          <w:color w:val="000000" w:themeColor="text1"/>
        </w:rPr>
        <w:fldChar w:fldCharType="separate"/>
      </w:r>
      <w:r w:rsidR="00D70160" w:rsidRPr="00F83FD2">
        <w:rPr>
          <w:rFonts w:eastAsiaTheme="minorEastAsia"/>
          <w:noProof/>
          <w:color w:val="000000" w:themeColor="text1"/>
        </w:rPr>
        <w:t>(Hedge et al., 2018; Logie et al., 1996)</w:t>
      </w:r>
      <w:r w:rsidR="00D70160" w:rsidRPr="00F83FD2">
        <w:rPr>
          <w:rFonts w:eastAsiaTheme="minorEastAsia"/>
          <w:color w:val="000000" w:themeColor="text1"/>
        </w:rPr>
        <w:fldChar w:fldCharType="end"/>
      </w:r>
      <w:r w:rsidR="00D70160" w:rsidRPr="00F83FD2">
        <w:rPr>
          <w:rFonts w:eastAsiaTheme="minorEastAsia"/>
          <w:color w:val="000000" w:themeColor="text1"/>
        </w:rPr>
        <w:t xml:space="preserve">. Behavioral paradigms, including the SPMT, are susceptible to factors such as external conditions and contextual differences, which contribute to greater within-participant variability and lower ICC2 values. However, when averaging performance across different individuals, the task still demonstrates good consistency, leading to higher ICC2k values </w:t>
      </w:r>
      <w:r w:rsidR="00D70160" w:rsidRPr="00F83FD2">
        <w:rPr>
          <w:rFonts w:eastAsiaTheme="minorEastAsia"/>
          <w:color w:val="000000" w:themeColor="text1"/>
        </w:rPr>
        <w:fldChar w:fldCharType="begin"/>
      </w:r>
      <w:r w:rsidR="00D70160" w:rsidRPr="00F83FD2">
        <w:rPr>
          <w:rFonts w:eastAsiaTheme="minorEastAsia"/>
          <w:color w:val="000000" w:themeColor="text1"/>
        </w:rPr>
        <w:instrText xml:space="preserve"> ADDIN EN.CITE &lt;EndNote&gt;&lt;Cite&gt;&lt;Author&gt;Liljequist&lt;/Author&gt;&lt;Year&gt;2019&lt;/Year&gt;&lt;RecNum&gt;125&lt;/RecNum&gt;&lt;DisplayText&gt;(Liljequist et al., 2019)&lt;/DisplayText&gt;&lt;record&gt;&lt;rec-number&gt;125&lt;/rec-number&gt;&lt;foreign-keys&gt;&lt;key app="EN" db-id="w5e5sta9arwa50eztf0vzr0zf55zr00xd9ae" timestamp="1688198371"&gt;125&lt;/key&gt;&lt;/foreign-keys&gt;&lt;ref-type name="Journal Article"&gt;17&lt;/ref-type&gt;&lt;contributors&gt;&lt;authors&gt;&lt;author&gt;Liljequist, David&lt;/author&gt;&lt;author&gt;Elfving, Britt&lt;/author&gt;&lt;author&gt;Skavberg Roaldsen, Kirsti&lt;/author&gt;&lt;/authors&gt;&lt;/contributors&gt;&lt;titles&gt;&lt;title&gt;Intraclass correlation–A discussion and demonstration of basic features&lt;/title&gt;&lt;secondary-title&gt;PloS one&lt;/secondary-title&gt;&lt;/titles&gt;&lt;periodical&gt;&lt;full-title&gt;PloS one&lt;/full-title&gt;&lt;/periodical&gt;&lt;pages&gt;e0219854&lt;/pages&gt;&lt;volume&gt;14&lt;/volume&gt;&lt;number&gt;7&lt;/number&gt;&lt;dates&gt;&lt;year&gt;2019&lt;/year&gt;&lt;/dates&gt;&lt;isbn&gt;1932-6203&lt;/isbn&gt;&lt;urls&gt;&lt;/urls&gt;&lt;/record&gt;&lt;/Cite&gt;&lt;/EndNote&gt;</w:instrText>
      </w:r>
      <w:r w:rsidR="00D70160" w:rsidRPr="00F83FD2">
        <w:rPr>
          <w:rFonts w:eastAsiaTheme="minorEastAsia"/>
          <w:color w:val="000000" w:themeColor="text1"/>
        </w:rPr>
        <w:fldChar w:fldCharType="separate"/>
      </w:r>
      <w:r w:rsidR="00D70160" w:rsidRPr="00F83FD2">
        <w:rPr>
          <w:rFonts w:eastAsiaTheme="minorEastAsia"/>
          <w:noProof/>
          <w:color w:val="000000" w:themeColor="text1"/>
        </w:rPr>
        <w:t>(Liljequist et al., 2019)</w:t>
      </w:r>
      <w:r w:rsidR="00D70160" w:rsidRPr="00F83FD2">
        <w:rPr>
          <w:rFonts w:eastAsiaTheme="minorEastAsia"/>
          <w:color w:val="000000" w:themeColor="text1"/>
        </w:rPr>
        <w:fldChar w:fldCharType="end"/>
      </w:r>
      <w:r w:rsidR="00D70160" w:rsidRPr="00F83FD2">
        <w:rPr>
          <w:rFonts w:eastAsiaTheme="minorEastAsia"/>
          <w:color w:val="000000" w:themeColor="text1"/>
        </w:rPr>
        <w:t>.</w:t>
      </w:r>
      <w:r w:rsidR="001B5563">
        <w:rPr>
          <w:rFonts w:eastAsiaTheme="minorEastAsia"/>
          <w:color w:val="000000" w:themeColor="text1"/>
        </w:rPr>
        <w:t xml:space="preserve"> </w:t>
      </w:r>
      <w:r w:rsidR="00D70160" w:rsidRPr="00F83FD2">
        <w:rPr>
          <w:rFonts w:eastAsiaTheme="minorEastAsia"/>
          <w:color w:val="000000" w:themeColor="text1"/>
        </w:rPr>
        <w:t xml:space="preserve">In practical terms, these results suggest that the SPMT is better suited for discerning performance differences between individuals or groups rather than capturing consistent performance within the same individuals over time. Therefore, researchers should consider these factors when investigating individual differences using the SPMT. </w:t>
      </w:r>
    </w:p>
    <w:p w14:paraId="3A389AB5" w14:textId="32A4F464" w:rsidR="00D70160" w:rsidRPr="00F83FD2" w:rsidRDefault="00D70160" w:rsidP="00D70160">
      <w:pPr>
        <w:ind w:firstLineChars="100" w:firstLine="240"/>
        <w:rPr>
          <w:rFonts w:eastAsiaTheme="minorEastAsia"/>
          <w:color w:val="000000" w:themeColor="text1"/>
        </w:rPr>
      </w:pPr>
      <w:r w:rsidRPr="00F83FD2">
        <w:rPr>
          <w:rFonts w:eastAsiaTheme="minorEastAsia"/>
          <w:color w:val="000000" w:themeColor="text1"/>
        </w:rPr>
        <w:t xml:space="preserve">Our study has several limitations that should be acknowledged. Firstly, although we made efforts to enhance sample diversity by including open data whenever possible, it is important to note that the majority of our samples still consisted of individuals from what is commonly referred to as "wired" populations </w:t>
      </w:r>
      <w:r w:rsidRPr="00F83FD2">
        <w:rPr>
          <w:rFonts w:eastAsiaTheme="minorEastAsia"/>
          <w:color w:val="000000" w:themeColor="text1"/>
        </w:rPr>
        <w:fldChar w:fldCharType="begin"/>
      </w:r>
      <w:r w:rsidRPr="00F83FD2">
        <w:rPr>
          <w:rFonts w:eastAsiaTheme="minorEastAsia"/>
          <w:color w:val="000000" w:themeColor="text1"/>
        </w:rPr>
        <w:instrText xml:space="preserve"> ADDIN EN.CITE &lt;EndNote&gt;&lt;Cite&gt;&lt;Author&gt;Rad&lt;/Author&gt;&lt;Year&gt;2018&lt;/Year&gt;&lt;RecNum&gt;130&lt;/RecNum&gt;&lt;DisplayText&gt;(Rad et al., 2018)&lt;/DisplayText&gt;&lt;record&gt;&lt;rec-number&gt;130&lt;/rec-number&gt;&lt;foreign-keys&gt;&lt;key app="EN" db-id="w5e5sta9arwa50eztf0vzr0zf55zr00xd9ae" timestamp="1688198668"&gt;130&lt;/key&gt;&lt;/foreign-keys&gt;&lt;ref-type name="Journal Article"&gt;17&lt;/ref-type&gt;&lt;contributors&gt;&lt;authors&gt;&lt;author&gt;Rad, Mostafa Salari&lt;/author&gt;&lt;author&gt;Martingano, Alison Jane&lt;/author&gt;&lt;author&gt;Ginges, Jeremy&lt;/author&gt;&lt;/authors&gt;&lt;/contributors&gt;&lt;titles&gt;&lt;title&gt;Toward a psychology of Homo sapiens: Making psychological science more representative of the human population&lt;/title&gt;&lt;secondary-title&gt;Proceedings of the National Academy of Sciences&lt;/secondary-title&gt;&lt;/titles&gt;&lt;periodical&gt;&lt;full-title&gt;Proceedings of the National Academy of Sciences&lt;/full-title&gt;&lt;/periodical&gt;&lt;pages&gt;11401-11405&lt;/pages&gt;&lt;volume&gt;115&lt;/volume&gt;&lt;number&gt;45&lt;/number&gt;&lt;dates&gt;&lt;year&gt;2018&lt;/year&gt;&lt;/dates&gt;&lt;isbn&gt;0027-8424&lt;/isbn&gt;&lt;urls&gt;&lt;/urls&gt;&lt;/record&gt;&lt;/Cite&gt;&lt;/EndNote&gt;</w:instrText>
      </w:r>
      <w:r w:rsidRPr="00F83FD2">
        <w:rPr>
          <w:rFonts w:eastAsiaTheme="minorEastAsia"/>
          <w:color w:val="000000" w:themeColor="text1"/>
        </w:rPr>
        <w:fldChar w:fldCharType="separate"/>
      </w:r>
      <w:r w:rsidRPr="00F83FD2">
        <w:rPr>
          <w:rFonts w:eastAsiaTheme="minorEastAsia"/>
          <w:noProof/>
          <w:color w:val="000000" w:themeColor="text1"/>
        </w:rPr>
        <w:t>(Rad et al., 2018)</w:t>
      </w:r>
      <w:r w:rsidRPr="00F83FD2">
        <w:rPr>
          <w:rFonts w:eastAsiaTheme="minorEastAsia"/>
          <w:color w:val="000000" w:themeColor="text1"/>
        </w:rPr>
        <w:fldChar w:fldCharType="end"/>
      </w:r>
      <w:r w:rsidRPr="00F83FD2">
        <w:rPr>
          <w:rFonts w:eastAsiaTheme="minorEastAsia"/>
          <w:color w:val="000000" w:themeColor="text1"/>
        </w:rPr>
        <w:t xml:space="preserve">. As a result, our findings may not be fully representative of the broader population, and it is necessary to include a more diverse sample to ensure greater generalizability of the paradigm. Additionally, when assessing the intraclass correlation coefficients (ICCs), only our own dataset had longitudinal data available, which </w:t>
      </w:r>
      <w:r w:rsidRPr="00F83FD2">
        <w:rPr>
          <w:rFonts w:eastAsiaTheme="minorEastAsia"/>
          <w:color w:val="000000" w:themeColor="text1"/>
        </w:rPr>
        <w:lastRenderedPageBreak/>
        <w:t>could potentially limit the representativeness of the results. Furthermore, the majority of the studies included in our analysis focused on adults from healthy populations. Therefore, further investigation is needed to include more datasets with a more diverse population in order to determine the reliability of the SPMT in different settings.</w:t>
      </w:r>
      <w:r w:rsidRPr="00F83FD2">
        <w:rPr>
          <w:rFonts w:eastAsiaTheme="minorEastAsia"/>
          <w:color w:val="000000" w:themeColor="text1"/>
          <w:lang w:val="en-US"/>
        </w:rPr>
        <w:t xml:space="preserve"> </w:t>
      </w:r>
      <w:r w:rsidRPr="00F83FD2">
        <w:rPr>
          <w:rFonts w:eastAsiaTheme="minorEastAsia"/>
          <w:color w:val="000000" w:themeColor="text1"/>
        </w:rPr>
        <w:t xml:space="preserve">Finally, it is important to clarify the aim of our study, which primarily focused on exploratory purposes and providing information regarding the current state of reliability for the assessed </w:t>
      </w:r>
      <w:r w:rsidR="00366F6F">
        <w:rPr>
          <w:rFonts w:eastAsiaTheme="minorEastAsia"/>
          <w:color w:val="000000" w:themeColor="text1"/>
        </w:rPr>
        <w:t>outcome variables</w:t>
      </w:r>
      <w:r w:rsidRPr="00F83FD2">
        <w:rPr>
          <w:rFonts w:eastAsiaTheme="minorEastAsia"/>
          <w:color w:val="000000" w:themeColor="text1"/>
        </w:rPr>
        <w:t xml:space="preserve">. Consequently, future research </w:t>
      </w:r>
      <w:r w:rsidRPr="00F83FD2">
        <w:rPr>
          <w:rFonts w:eastAsiaTheme="minorEastAsia"/>
          <w:color w:val="000000" w:themeColor="text1"/>
          <w:lang w:val="en-US"/>
        </w:rPr>
        <w:t>could</w:t>
      </w:r>
      <w:r w:rsidRPr="00F83FD2">
        <w:rPr>
          <w:rFonts w:eastAsiaTheme="minorEastAsia"/>
          <w:color w:val="000000" w:themeColor="text1"/>
        </w:rPr>
        <w:t xml:space="preserve"> concentrate on modifying the paradigm and conducting tests to assess potential improvements. We propose several approaches that could be considered, such as introducing more challenging task variations (gamification) that have the potential to increase the reliability of accuracy measurements. Another suggestion is to include a greater number of trials for each condition, as this may contribute to improved reliability. It is strongly encouraged to undertake further investigation and experimentation in order to refine the paradigm and enhance the reliability of the indices, rather than dismissing the paradigm under certain circumstances.</w:t>
      </w:r>
    </w:p>
    <w:p w14:paraId="16DF914F" w14:textId="02181B37" w:rsidR="00F25571" w:rsidRPr="00D70160" w:rsidRDefault="00D70160" w:rsidP="00D70160">
      <w:pPr>
        <w:ind w:firstLineChars="100" w:firstLine="240"/>
        <w:rPr>
          <w:rFonts w:eastAsiaTheme="minorEastAsia"/>
        </w:rPr>
      </w:pPr>
      <w:r w:rsidRPr="003A0CE9">
        <w:rPr>
          <w:rFonts w:eastAsiaTheme="minorEastAsia"/>
        </w:rPr>
        <w:t>In conclusion, this study provides significant insights into the reliability of the self-perceptual matching task (SPMT) and highlights important considerations for interpreting its reliabilities. We have demonstrated that the Response Time</w:t>
      </w:r>
      <w:r w:rsidR="00F350B2">
        <w:rPr>
          <w:rFonts w:eastAsiaTheme="minorEastAsia"/>
        </w:rPr>
        <w:t xml:space="preserve"> </w:t>
      </w:r>
      <w:r w:rsidRPr="003A0CE9">
        <w:rPr>
          <w:rFonts w:eastAsiaTheme="minorEastAsia"/>
        </w:rPr>
        <w:t xml:space="preserve">and Efficiency measures exhibit greater reliability compared to other </w:t>
      </w:r>
      <w:r w:rsidR="00EA2CC9">
        <w:rPr>
          <w:lang w:val="en-US"/>
        </w:rPr>
        <w:t xml:space="preserve">outcome variables </w:t>
      </w:r>
      <w:r w:rsidRPr="003A0CE9">
        <w:rPr>
          <w:rFonts w:eastAsiaTheme="minorEastAsia"/>
        </w:rPr>
        <w:t xml:space="preserve">in the SPMT. Furthermore, our findings indicate that the SPMT is more suitable for group-level analysis rather than assessing individual-level variation. </w:t>
      </w:r>
      <w:r w:rsidRPr="00A37F7F">
        <w:rPr>
          <w:rFonts w:eastAsiaTheme="minorEastAsia"/>
        </w:rPr>
        <w:t xml:space="preserve">These findings have </w:t>
      </w:r>
      <w:r w:rsidRPr="003A0CE9">
        <w:rPr>
          <w:rFonts w:eastAsiaTheme="minorEastAsia"/>
        </w:rPr>
        <w:t xml:space="preserve">important </w:t>
      </w:r>
      <w:r w:rsidRPr="00A37F7F">
        <w:rPr>
          <w:rFonts w:eastAsiaTheme="minorEastAsia"/>
        </w:rPr>
        <w:t>implications for future task design and data collection protocols aimed at improving reliability. Ultimately, our study paves the way for the prospective utilization of these tasks, in various domains including research, clinical</w:t>
      </w:r>
      <w:r>
        <w:rPr>
          <w:rFonts w:eastAsiaTheme="minorEastAsia"/>
        </w:rPr>
        <w:t xml:space="preserve"> </w:t>
      </w:r>
      <w:r w:rsidRPr="00A37F7F">
        <w:rPr>
          <w:rFonts w:eastAsiaTheme="minorEastAsia"/>
        </w:rPr>
        <w:t>applications,</w:t>
      </w:r>
      <w:r w:rsidRPr="003A0CE9">
        <w:rPr>
          <w:rFonts w:eastAsiaTheme="minorEastAsia"/>
        </w:rPr>
        <w:t xml:space="preserve"> </w:t>
      </w:r>
      <w:r w:rsidRPr="00A37F7F">
        <w:rPr>
          <w:rFonts w:eastAsiaTheme="minorEastAsia"/>
        </w:rPr>
        <w:t>and personal performance monitoring. The information obtained from our study contributes valuable knowledge to the field and sets the stage for further investigations and advancements in utilizing SPMT effectively.</w:t>
      </w:r>
      <w:r w:rsidR="00F25571" w:rsidRPr="006A5A80">
        <w:rPr>
          <w:rFonts w:eastAsia="Calibri"/>
          <w:b/>
          <w:sz w:val="42"/>
          <w:szCs w:val="42"/>
        </w:rPr>
        <w:br w:type="page"/>
      </w:r>
    </w:p>
    <w:p w14:paraId="269FEE3B" w14:textId="636AE4FC" w:rsidR="00586F83" w:rsidRPr="006A5A80" w:rsidRDefault="00BA0079">
      <w:pPr>
        <w:pStyle w:val="1"/>
        <w:keepNext w:val="0"/>
        <w:keepLines w:val="0"/>
        <w:spacing w:after="240"/>
        <w:rPr>
          <w:rFonts w:eastAsia="Calibri"/>
          <w:b/>
          <w:sz w:val="42"/>
          <w:szCs w:val="42"/>
        </w:rPr>
      </w:pPr>
      <w:bookmarkStart w:id="74" w:name="_Toc129530172"/>
      <w:bookmarkStart w:id="75" w:name="_Toc129530202"/>
      <w:bookmarkStart w:id="76" w:name="_Toc139718166"/>
      <w:r w:rsidRPr="006A5A80">
        <w:rPr>
          <w:rFonts w:eastAsia="Calibri"/>
          <w:b/>
          <w:sz w:val="42"/>
          <w:szCs w:val="42"/>
        </w:rPr>
        <w:lastRenderedPageBreak/>
        <w:t>Acknowledgements</w:t>
      </w:r>
      <w:bookmarkEnd w:id="74"/>
      <w:bookmarkEnd w:id="75"/>
      <w:bookmarkEnd w:id="76"/>
    </w:p>
    <w:p w14:paraId="1E3C6B82" w14:textId="544B6E27" w:rsidR="00586F83" w:rsidRPr="006A5A80" w:rsidRDefault="00D17E28" w:rsidP="007370B2">
      <w:pPr>
        <w:rPr>
          <w:lang w:val="en-US"/>
        </w:rPr>
      </w:pPr>
      <w:r w:rsidRPr="00F350B2">
        <w:rPr>
          <w:highlight w:val="yellow"/>
          <w:lang w:val="en-US"/>
        </w:rPr>
        <w:t>The present research is support by.</w:t>
      </w:r>
      <w:r w:rsidRPr="006A5A80">
        <w:rPr>
          <w:lang w:val="en-US"/>
        </w:rPr>
        <w:t xml:space="preserve"> </w:t>
      </w:r>
      <w:bookmarkStart w:id="77" w:name="_wvd57wep2hh3" w:colFirst="0" w:colLast="0"/>
      <w:bookmarkEnd w:id="77"/>
    </w:p>
    <w:p w14:paraId="771E3CBA" w14:textId="77777777" w:rsidR="0014261E" w:rsidRPr="006A5A80" w:rsidRDefault="0014261E" w:rsidP="0014261E">
      <w:pPr>
        <w:rPr>
          <w:lang w:val="en-US"/>
        </w:rPr>
      </w:pPr>
    </w:p>
    <w:p w14:paraId="0EF50E9B" w14:textId="77777777" w:rsidR="00586F83" w:rsidRPr="006A5A80" w:rsidRDefault="00BA0079">
      <w:pPr>
        <w:pStyle w:val="1"/>
        <w:keepNext w:val="0"/>
        <w:keepLines w:val="0"/>
        <w:spacing w:after="240"/>
        <w:rPr>
          <w:rFonts w:eastAsia="Calibri"/>
          <w:b/>
          <w:sz w:val="42"/>
          <w:szCs w:val="42"/>
        </w:rPr>
      </w:pPr>
      <w:bookmarkStart w:id="78" w:name="_ridkkf2yzxxx" w:colFirst="0" w:colLast="0"/>
      <w:bookmarkStart w:id="79" w:name="_Toc129530173"/>
      <w:bookmarkStart w:id="80" w:name="_Toc129530203"/>
      <w:bookmarkStart w:id="81" w:name="_Toc139718167"/>
      <w:bookmarkEnd w:id="78"/>
      <w:r w:rsidRPr="006A5A80">
        <w:rPr>
          <w:rFonts w:eastAsia="Calibri"/>
          <w:b/>
          <w:sz w:val="42"/>
          <w:szCs w:val="42"/>
        </w:rPr>
        <w:t>Author contributions</w:t>
      </w:r>
      <w:bookmarkEnd w:id="79"/>
      <w:bookmarkEnd w:id="80"/>
      <w:bookmarkEnd w:id="81"/>
    </w:p>
    <w:p w14:paraId="67F329E3" w14:textId="2D154B60" w:rsidR="00586F83" w:rsidRPr="00F350B2" w:rsidRDefault="00D17E28" w:rsidP="007370B2">
      <w:pPr>
        <w:rPr>
          <w:lang w:val="en-US"/>
        </w:rPr>
      </w:pPr>
      <w:r w:rsidRPr="006A5A80">
        <w:rPr>
          <w:lang w:val="en-US"/>
        </w:rPr>
        <w:t>HCP contributed to the conception and supervision of the study. JS contributed to fund raising, HCP contrib</w:t>
      </w:r>
      <w:r w:rsidR="00AB210A" w:rsidRPr="006A5A80">
        <w:rPr>
          <w:lang w:val="en-US"/>
        </w:rPr>
        <w:t xml:space="preserve">uted to data collection. ZL, </w:t>
      </w:r>
      <w:r w:rsidRPr="006A5A80">
        <w:rPr>
          <w:lang w:val="en-US"/>
        </w:rPr>
        <w:t>ZYR</w:t>
      </w:r>
      <w:r w:rsidR="00AB210A" w:rsidRPr="006A5A80">
        <w:rPr>
          <w:lang w:val="en-US"/>
        </w:rPr>
        <w:t xml:space="preserve"> </w:t>
      </w:r>
      <w:r w:rsidR="00F350B2">
        <w:rPr>
          <w:lang w:val="en-US"/>
        </w:rPr>
        <w:t xml:space="preserve">write the simulation code for pre-registration. </w:t>
      </w:r>
      <w:r w:rsidR="00AB210A" w:rsidRPr="006A5A80">
        <w:rPr>
          <w:lang w:val="en-US"/>
        </w:rPr>
        <w:t>HMZ</w:t>
      </w:r>
      <w:r w:rsidRPr="006A5A80">
        <w:rPr>
          <w:lang w:val="en-US"/>
        </w:rPr>
        <w:t xml:space="preserve"> </w:t>
      </w:r>
      <w:r w:rsidR="00F350B2">
        <w:rPr>
          <w:lang w:val="en-US"/>
        </w:rPr>
        <w:t xml:space="preserve">collected the datasets and </w:t>
      </w:r>
      <w:r w:rsidRPr="006A5A80">
        <w:rPr>
          <w:lang w:val="en-US"/>
        </w:rPr>
        <w:t>perform</w:t>
      </w:r>
      <w:r w:rsidR="00F350B2">
        <w:rPr>
          <w:lang w:val="en-US"/>
        </w:rPr>
        <w:t>ed</w:t>
      </w:r>
      <w:r w:rsidRPr="006A5A80">
        <w:rPr>
          <w:lang w:val="en-US"/>
        </w:rPr>
        <w:t xml:space="preserve"> the data pre-processing, analysis and visualize the results. In addition, ZL, </w:t>
      </w:r>
      <w:r w:rsidR="00AB210A" w:rsidRPr="006A5A80">
        <w:rPr>
          <w:lang w:val="en-US"/>
        </w:rPr>
        <w:t>HMZ</w:t>
      </w:r>
      <w:r w:rsidRPr="006A5A80">
        <w:rPr>
          <w:lang w:val="en-US"/>
        </w:rPr>
        <w:t xml:space="preserve"> and HCP contribute to discussing the results and the drafting of the final manuscript. All authors critically revise the manuscript.</w:t>
      </w:r>
    </w:p>
    <w:p w14:paraId="4F5DA402" w14:textId="6EC03E7E" w:rsidR="0014261E" w:rsidRDefault="0014261E" w:rsidP="00A37F7F">
      <w:pPr>
        <w:rPr>
          <w:rFonts w:eastAsiaTheme="minorEastAsia"/>
          <w:lang w:val="en-US"/>
        </w:rPr>
      </w:pPr>
    </w:p>
    <w:p w14:paraId="32A595E1" w14:textId="77777777" w:rsidR="00A37F7F" w:rsidRPr="00A37F7F" w:rsidRDefault="00A37F7F" w:rsidP="00A37F7F">
      <w:pPr>
        <w:pStyle w:val="1"/>
        <w:keepNext w:val="0"/>
        <w:keepLines w:val="0"/>
        <w:spacing w:after="240"/>
        <w:rPr>
          <w:rFonts w:eastAsia="Calibri"/>
          <w:b/>
          <w:sz w:val="42"/>
          <w:szCs w:val="42"/>
        </w:rPr>
      </w:pPr>
      <w:bookmarkStart w:id="82" w:name="_Toc139718168"/>
      <w:r w:rsidRPr="00A37F7F">
        <w:rPr>
          <w:rFonts w:eastAsia="Calibri"/>
          <w:b/>
          <w:sz w:val="42"/>
          <w:szCs w:val="42"/>
        </w:rPr>
        <w:t>Data and Material Availability</w:t>
      </w:r>
      <w:bookmarkEnd w:id="82"/>
    </w:p>
    <w:p w14:paraId="1573AC23" w14:textId="6F89852D" w:rsidR="00A37F7F" w:rsidRDefault="00A37F7F" w:rsidP="00A37F7F">
      <w:pPr>
        <w:rPr>
          <w:rFonts w:eastAsiaTheme="minorEastAsia"/>
          <w:lang w:val="en-US"/>
        </w:rPr>
      </w:pPr>
      <w:r w:rsidRPr="00A37F7F">
        <w:rPr>
          <w:rFonts w:eastAsiaTheme="minorEastAsia"/>
          <w:lang w:val="en-US"/>
        </w:rPr>
        <w:t xml:space="preserve">The pre-registration plan is available at </w:t>
      </w:r>
      <w:hyperlink r:id="rId23" w:history="1">
        <w:r w:rsidRPr="005E025C">
          <w:rPr>
            <w:rStyle w:val="ac"/>
            <w:rFonts w:eastAsiaTheme="minorEastAsia"/>
            <w:lang w:val="en-US"/>
          </w:rPr>
          <w:t>https://osf.io/zv628</w:t>
        </w:r>
      </w:hyperlink>
      <w:r w:rsidRPr="00A37F7F">
        <w:rPr>
          <w:rFonts w:eastAsiaTheme="minorEastAsia"/>
          <w:lang w:val="en-US"/>
        </w:rPr>
        <w:t xml:space="preserve">. The de-identified raw data from our lab is available at </w:t>
      </w:r>
      <w:hyperlink r:id="rId24" w:history="1">
        <w:r w:rsidR="003954D4" w:rsidRPr="00230B08">
          <w:rPr>
            <w:rStyle w:val="ac"/>
            <w:rFonts w:eastAsiaTheme="minorEastAsia"/>
            <w:lang w:val="en-US"/>
          </w:rPr>
          <w:t>https://doi.org/10.57760/sciencedb.08117</w:t>
        </w:r>
      </w:hyperlink>
      <w:r w:rsidRPr="00A37F7F">
        <w:rPr>
          <w:rFonts w:eastAsiaTheme="minorEastAsia"/>
          <w:lang w:val="en-US"/>
        </w:rPr>
        <w:t>. The simulated data is accessible on GitHub (</w:t>
      </w:r>
      <w:hyperlink r:id="rId25" w:history="1">
        <w:r w:rsidR="003954D4" w:rsidRPr="00230B08">
          <w:rPr>
            <w:rStyle w:val="ac"/>
            <w:rFonts w:eastAsiaTheme="minorEastAsia"/>
            <w:lang w:val="en-US"/>
          </w:rPr>
          <w:t>https://github.com/Chuan-Peng-Lab/ReliabilitySPE</w:t>
        </w:r>
      </w:hyperlink>
      <w:r w:rsidR="003954D4">
        <w:rPr>
          <w:rFonts w:eastAsiaTheme="minorEastAsia"/>
          <w:lang w:val="en-US"/>
        </w:rPr>
        <w:t>)</w:t>
      </w:r>
      <w:r w:rsidRPr="00A37F7F">
        <w:rPr>
          <w:rFonts w:eastAsiaTheme="minorEastAsia"/>
          <w:lang w:val="en-US"/>
        </w:rPr>
        <w:t>.</w:t>
      </w:r>
    </w:p>
    <w:p w14:paraId="09C6F553" w14:textId="77777777" w:rsidR="0050359A" w:rsidRPr="00A37F7F" w:rsidRDefault="0050359A" w:rsidP="00A37F7F">
      <w:pPr>
        <w:rPr>
          <w:rFonts w:eastAsiaTheme="minorEastAsia"/>
          <w:lang w:val="en-US"/>
        </w:rPr>
      </w:pPr>
    </w:p>
    <w:p w14:paraId="119F7490" w14:textId="77777777" w:rsidR="00A37F7F" w:rsidRPr="00A37F7F" w:rsidRDefault="00A37F7F" w:rsidP="00A37F7F">
      <w:pPr>
        <w:pStyle w:val="1"/>
        <w:keepNext w:val="0"/>
        <w:keepLines w:val="0"/>
        <w:spacing w:after="240"/>
        <w:rPr>
          <w:rFonts w:eastAsia="Calibri"/>
          <w:b/>
          <w:sz w:val="42"/>
          <w:szCs w:val="42"/>
        </w:rPr>
      </w:pPr>
      <w:bookmarkStart w:id="83" w:name="_Toc139718169"/>
      <w:r w:rsidRPr="00A37F7F">
        <w:rPr>
          <w:rFonts w:eastAsia="Calibri"/>
          <w:b/>
          <w:sz w:val="42"/>
          <w:szCs w:val="42"/>
        </w:rPr>
        <w:t>Code Availability</w:t>
      </w:r>
      <w:bookmarkEnd w:id="83"/>
    </w:p>
    <w:p w14:paraId="602A6906" w14:textId="2E26C171" w:rsidR="00A37F7F" w:rsidRDefault="00A37F7F" w:rsidP="00A37F7F">
      <w:pPr>
        <w:rPr>
          <w:rFonts w:eastAsiaTheme="minorEastAsia"/>
          <w:lang w:val="en-US"/>
        </w:rPr>
      </w:pPr>
      <w:r w:rsidRPr="00A37F7F">
        <w:rPr>
          <w:rFonts w:eastAsiaTheme="minorEastAsia"/>
          <w:lang w:val="en-US"/>
        </w:rPr>
        <w:t xml:space="preserve">Code used to simulate and analyze the data is made accessible at </w:t>
      </w:r>
      <w:hyperlink r:id="rId26" w:history="1">
        <w:r w:rsidR="003954D4" w:rsidRPr="00230B08">
          <w:rPr>
            <w:rStyle w:val="ac"/>
            <w:rFonts w:eastAsiaTheme="minorEastAsia"/>
            <w:lang w:val="en-US"/>
          </w:rPr>
          <w:t>https://github.com/Chuan-Peng-Lab/ReliabilitySPE</w:t>
        </w:r>
      </w:hyperlink>
      <w:r w:rsidRPr="00A37F7F">
        <w:rPr>
          <w:rFonts w:eastAsiaTheme="minorEastAsia"/>
          <w:lang w:val="en-US"/>
        </w:rPr>
        <w:t>.</w:t>
      </w:r>
    </w:p>
    <w:p w14:paraId="7F20DF2A" w14:textId="77777777" w:rsidR="00A37F7F" w:rsidRPr="003954D4" w:rsidRDefault="00A37F7F" w:rsidP="00A37F7F">
      <w:pPr>
        <w:rPr>
          <w:rFonts w:eastAsiaTheme="minorEastAsia"/>
          <w:lang w:val="en-US"/>
        </w:rPr>
      </w:pPr>
    </w:p>
    <w:p w14:paraId="769AE28C" w14:textId="77777777" w:rsidR="00586F83" w:rsidRPr="006A5A80" w:rsidRDefault="00BA0079" w:rsidP="003E7247">
      <w:pPr>
        <w:pStyle w:val="1"/>
        <w:keepNext w:val="0"/>
        <w:keepLines w:val="0"/>
        <w:spacing w:after="240"/>
        <w:rPr>
          <w:rFonts w:eastAsia="Calibri"/>
          <w:b/>
          <w:sz w:val="42"/>
          <w:szCs w:val="42"/>
        </w:rPr>
      </w:pPr>
      <w:bookmarkStart w:id="84" w:name="_Toc129530174"/>
      <w:bookmarkStart w:id="85" w:name="_Toc129530204"/>
      <w:bookmarkStart w:id="86" w:name="_Toc139718170"/>
      <w:r w:rsidRPr="006A5A80">
        <w:rPr>
          <w:rFonts w:eastAsia="Calibri"/>
          <w:b/>
          <w:sz w:val="42"/>
          <w:szCs w:val="42"/>
        </w:rPr>
        <w:t>Competing interests</w:t>
      </w:r>
      <w:bookmarkEnd w:id="84"/>
      <w:bookmarkEnd w:id="85"/>
      <w:bookmarkEnd w:id="86"/>
    </w:p>
    <w:p w14:paraId="6FEA998C" w14:textId="65DD9291" w:rsidR="003954D4" w:rsidRDefault="00BA0079" w:rsidP="003954D4">
      <w:pPr>
        <w:rPr>
          <w:lang w:val="en-US"/>
        </w:rPr>
      </w:pPr>
      <w:r w:rsidRPr="006A5A80">
        <w:rPr>
          <w:lang w:val="en-US"/>
        </w:rPr>
        <w:t>The authors declare no competing interests.</w:t>
      </w:r>
    </w:p>
    <w:p w14:paraId="29B3FC19" w14:textId="77777777" w:rsidR="00BD6971" w:rsidRDefault="00BD6971">
      <w:pPr>
        <w:spacing w:line="276" w:lineRule="auto"/>
        <w:rPr>
          <w:rFonts w:eastAsia="Calibri"/>
          <w:b/>
          <w:sz w:val="42"/>
          <w:szCs w:val="42"/>
        </w:rPr>
      </w:pPr>
      <w:r>
        <w:rPr>
          <w:rFonts w:eastAsia="Calibri"/>
          <w:b/>
          <w:sz w:val="42"/>
          <w:szCs w:val="42"/>
        </w:rPr>
        <w:br w:type="page"/>
      </w:r>
    </w:p>
    <w:p w14:paraId="43DB40BD" w14:textId="0D04D2FA" w:rsidR="004C646B" w:rsidRDefault="00BC11EE" w:rsidP="003954D4">
      <w:pPr>
        <w:rPr>
          <w:rFonts w:eastAsia="Calibri"/>
          <w:b/>
          <w:sz w:val="42"/>
          <w:szCs w:val="42"/>
        </w:rPr>
      </w:pPr>
      <w:r w:rsidRPr="00BC11EE">
        <w:rPr>
          <w:rFonts w:eastAsia="Calibri"/>
          <w:b/>
          <w:sz w:val="42"/>
          <w:szCs w:val="42"/>
        </w:rPr>
        <w:lastRenderedPageBreak/>
        <w:t xml:space="preserve">Supplementary </w:t>
      </w:r>
      <w:r w:rsidR="00633D69">
        <w:rPr>
          <w:rFonts w:eastAsia="Calibri"/>
          <w:b/>
          <w:sz w:val="42"/>
          <w:szCs w:val="42"/>
        </w:rPr>
        <w:t>I</w:t>
      </w:r>
      <w:r w:rsidRPr="00BC11EE">
        <w:rPr>
          <w:rFonts w:eastAsia="Calibri"/>
          <w:b/>
          <w:sz w:val="42"/>
          <w:szCs w:val="42"/>
        </w:rPr>
        <w:t>nformation</w:t>
      </w:r>
    </w:p>
    <w:p w14:paraId="0D1E8250" w14:textId="77777777" w:rsidR="00044360" w:rsidRDefault="00044360" w:rsidP="003954D4">
      <w:pPr>
        <w:rPr>
          <w:rFonts w:eastAsia="Calibri"/>
          <w:b/>
          <w:sz w:val="42"/>
          <w:szCs w:val="42"/>
        </w:rPr>
      </w:pPr>
    </w:p>
    <w:p w14:paraId="67BDC3F9" w14:textId="4A03E25C" w:rsidR="00E17822" w:rsidRPr="00E17822" w:rsidRDefault="00E17822" w:rsidP="00E17822">
      <w:pPr>
        <w:pStyle w:val="2"/>
        <w:spacing w:after="120"/>
        <w:rPr>
          <w:rFonts w:ascii="Times New Roman" w:hAnsi="Times New Roman"/>
          <w:lang w:val="en-US"/>
        </w:rPr>
      </w:pPr>
      <w:r>
        <w:rPr>
          <w:rFonts w:ascii="Times New Roman" w:hAnsi="Times New Roman"/>
          <w:lang w:val="en-US"/>
        </w:rPr>
        <w:t xml:space="preserve">1.1 </w:t>
      </w:r>
      <w:r w:rsidRPr="00E17822">
        <w:rPr>
          <w:rFonts w:ascii="Times New Roman" w:hAnsi="Times New Roman" w:hint="eastAsia"/>
          <w:lang w:val="en-US"/>
        </w:rPr>
        <w:t>P</w:t>
      </w:r>
      <w:r w:rsidRPr="00E17822">
        <w:rPr>
          <w:rFonts w:ascii="Times New Roman" w:hAnsi="Times New Roman"/>
          <w:lang w:val="en-US"/>
        </w:rPr>
        <w:t xml:space="preserve">arameter </w:t>
      </w:r>
      <w:r w:rsidRPr="00E17822">
        <w:rPr>
          <w:rFonts w:ascii="Times New Roman" w:hAnsi="Times New Roman" w:hint="eastAsia"/>
          <w:lang w:val="en-US"/>
        </w:rPr>
        <w:t>R</w:t>
      </w:r>
      <w:r w:rsidRPr="00E17822">
        <w:rPr>
          <w:rFonts w:ascii="Times New Roman" w:hAnsi="Times New Roman"/>
          <w:lang w:val="en-US"/>
        </w:rPr>
        <w:t xml:space="preserve">ecovery </w:t>
      </w:r>
      <w:r w:rsidRPr="00E17822">
        <w:rPr>
          <w:rFonts w:ascii="Times New Roman" w:hAnsi="Times New Roman" w:hint="eastAsia"/>
          <w:lang w:val="en-US"/>
        </w:rPr>
        <w:t>Result</w:t>
      </w:r>
      <w:r w:rsidRPr="00E17822">
        <w:rPr>
          <w:rFonts w:ascii="Times New Roman" w:hAnsi="Times New Roman"/>
          <w:lang w:val="en-US"/>
        </w:rPr>
        <w:t xml:space="preserve"> </w:t>
      </w:r>
      <w:r w:rsidRPr="00E17822">
        <w:rPr>
          <w:rFonts w:ascii="Times New Roman" w:hAnsi="Times New Roman" w:hint="eastAsia"/>
          <w:lang w:val="en-US"/>
        </w:rPr>
        <w:t>for</w:t>
      </w:r>
      <w:r w:rsidRPr="00E17822">
        <w:rPr>
          <w:rFonts w:ascii="Times New Roman" w:hAnsi="Times New Roman"/>
          <w:lang w:val="en-US"/>
        </w:rPr>
        <w:t xml:space="preserve"> Package </w:t>
      </w:r>
      <w:r>
        <w:rPr>
          <w:rFonts w:ascii="Times New Roman" w:hAnsi="Times New Roman" w:hint="eastAsia"/>
          <w:lang w:val="en-US"/>
        </w:rPr>
        <w:t>C</w:t>
      </w:r>
      <w:r w:rsidRPr="00E17822">
        <w:rPr>
          <w:rFonts w:ascii="Times New Roman" w:hAnsi="Times New Roman"/>
          <w:lang w:val="en-US"/>
        </w:rPr>
        <w:t xml:space="preserve">omparison </w:t>
      </w:r>
    </w:p>
    <w:p w14:paraId="76140B1C" w14:textId="7A569444" w:rsidR="00E17822" w:rsidRDefault="00E17822" w:rsidP="00E17822">
      <w:pPr>
        <w:ind w:firstLineChars="100" w:firstLine="240"/>
        <w:rPr>
          <w:rFonts w:eastAsiaTheme="minorEastAsia"/>
          <w:color w:val="000000" w:themeColor="text1"/>
        </w:rPr>
      </w:pPr>
      <w:r w:rsidRPr="00044360">
        <w:rPr>
          <w:rFonts w:eastAsiaTheme="minorEastAsia"/>
          <w:color w:val="000000" w:themeColor="text1"/>
        </w:rPr>
        <w:t xml:space="preserve">We conducted a package comparison by generating 100 datasets using the </w:t>
      </w:r>
      <w:commentRangeStart w:id="87"/>
      <w:commentRangeStart w:id="88"/>
      <w:r w:rsidRPr="00044360">
        <w:rPr>
          <w:rFonts w:eastAsiaTheme="minorEastAsia"/>
          <w:color w:val="000000" w:themeColor="text1"/>
        </w:rPr>
        <w:t xml:space="preserve">DDM package HDDM in Python. </w:t>
      </w:r>
      <w:commentRangeEnd w:id="87"/>
      <w:r>
        <w:rPr>
          <w:rStyle w:val="a6"/>
        </w:rPr>
        <w:commentReference w:id="87"/>
      </w:r>
      <w:commentRangeEnd w:id="88"/>
      <w:r w:rsidR="00D6281A">
        <w:rPr>
          <w:rStyle w:val="a6"/>
        </w:rPr>
        <w:commentReference w:id="88"/>
      </w:r>
      <w:r w:rsidR="00D6281A" w:rsidRPr="00D6281A">
        <w:rPr>
          <w:rFonts w:eastAsiaTheme="minorEastAsia"/>
          <w:strike/>
          <w:color w:val="000000" w:themeColor="text1"/>
          <w:rPrChange w:id="89" w:author="MengZhen" w:date="2023-07-20T21:04:00Z">
            <w:rPr>
              <w:rFonts w:eastAsiaTheme="minorEastAsia"/>
              <w:color w:val="000000" w:themeColor="text1"/>
            </w:rPr>
          </w:rPrChange>
        </w:rPr>
        <w:t>(</w:t>
      </w:r>
      <w:r w:rsidR="00D6281A" w:rsidRPr="00D6281A">
        <w:rPr>
          <w:rFonts w:eastAsiaTheme="minorEastAsia"/>
          <w:strike/>
          <w:color w:val="000000" w:themeColor="text1"/>
          <w:rPrChange w:id="90" w:author="MengZhen" w:date="2023-07-20T21:04:00Z">
            <w:rPr>
              <w:rFonts w:eastAsiaTheme="minorEastAsia"/>
              <w:color w:val="000000" w:themeColor="text1"/>
            </w:rPr>
          </w:rPrChange>
        </w:rPr>
        <w:t>The computation time required by HDDM is excessively long, and its accuracy is not significantly higher than RWiener. Therefore, we ultimately decided to abandon the use of HDDM as our computational tool.</w:t>
      </w:r>
      <w:r w:rsidR="00D6281A" w:rsidRPr="00D6281A">
        <w:rPr>
          <w:rFonts w:eastAsiaTheme="minorEastAsia"/>
          <w:strike/>
          <w:color w:val="000000" w:themeColor="text1"/>
          <w:rPrChange w:id="91" w:author="MengZhen" w:date="2023-07-20T21:04:00Z">
            <w:rPr>
              <w:rFonts w:eastAsiaTheme="minorEastAsia"/>
              <w:color w:val="000000" w:themeColor="text1"/>
            </w:rPr>
          </w:rPrChange>
        </w:rPr>
        <w:t>)</w:t>
      </w:r>
      <w:r w:rsidR="00D6281A" w:rsidRPr="00D6281A">
        <w:rPr>
          <w:rFonts w:eastAsiaTheme="minorEastAsia"/>
          <w:color w:val="000000" w:themeColor="text1"/>
        </w:rPr>
        <w:t xml:space="preserve"> </w:t>
      </w:r>
      <w:r w:rsidRPr="00044360">
        <w:rPr>
          <w:rFonts w:eastAsiaTheme="minorEastAsia"/>
          <w:color w:val="000000" w:themeColor="text1"/>
        </w:rPr>
        <w:t>These datasets were specifically configured with parameters a=2, t=0.3, v=1, and z=0.7. Subsequently, we utilized three different DDM packages in R (RWiener, hausekeep, and FastDMinR) to compute parameter estimates for these generated datasets.</w:t>
      </w:r>
      <w:r>
        <w:rPr>
          <w:rFonts w:eastAsiaTheme="minorEastAsia"/>
          <w:color w:val="000000" w:themeColor="text1"/>
        </w:rPr>
        <w:t xml:space="preserve"> </w:t>
      </w:r>
      <w:r w:rsidRPr="00044360">
        <w:rPr>
          <w:rFonts w:eastAsiaTheme="minorEastAsia"/>
          <w:color w:val="000000" w:themeColor="text1"/>
        </w:rPr>
        <w:t xml:space="preserve">The evaluation process involves comparing the computed values obtained from the R packages with the set parameters (a=2, t=0.3, v=1, and z=0.7). If the computed values from the R packages are found to be closer to the set values, it signifies that the respective R package provides more accurate parameter estimation for the drift-diffusion model. </w:t>
      </w:r>
    </w:p>
    <w:p w14:paraId="79FB2156" w14:textId="4659AB20" w:rsidR="00E17822" w:rsidRDefault="00E17822" w:rsidP="00E17822">
      <w:pPr>
        <w:ind w:firstLineChars="100" w:firstLine="240"/>
        <w:rPr>
          <w:ins w:id="92" w:author="MengZhen" w:date="2023-07-20T21:08:00Z"/>
          <w:rFonts w:eastAsiaTheme="minorEastAsia"/>
          <w:color w:val="000000" w:themeColor="text1"/>
        </w:rPr>
      </w:pPr>
      <w:commentRangeStart w:id="93"/>
      <w:commentRangeStart w:id="94"/>
      <w:r>
        <w:rPr>
          <w:rFonts w:eastAsiaTheme="minorEastAsia"/>
          <w:color w:val="000000" w:themeColor="text1"/>
        </w:rPr>
        <w:t xml:space="preserve">The results of </w:t>
      </w:r>
      <w:r w:rsidRPr="00044360">
        <w:rPr>
          <w:rFonts w:eastAsiaTheme="minorEastAsia"/>
          <w:color w:val="000000" w:themeColor="text1"/>
        </w:rPr>
        <w:t>package comparison</w:t>
      </w:r>
      <w:r>
        <w:rPr>
          <w:rFonts w:eastAsiaTheme="minorEastAsia"/>
          <w:color w:val="000000" w:themeColor="text1"/>
        </w:rPr>
        <w:t xml:space="preserve"> are shown in figure 6,</w:t>
      </w:r>
      <w:r w:rsidR="004742C6">
        <w:rPr>
          <w:rFonts w:eastAsiaTheme="minorEastAsia"/>
          <w:color w:val="000000" w:themeColor="text1"/>
        </w:rPr>
        <w:t xml:space="preserve"> </w:t>
      </w:r>
      <w:del w:id="95" w:author="MengZhen" w:date="2023-07-20T21:08:00Z">
        <w:r w:rsidDel="00D6281A">
          <w:rPr>
            <w:rFonts w:eastAsiaTheme="minorEastAsia"/>
            <w:color w:val="000000" w:themeColor="text1"/>
          </w:rPr>
          <w:delText xml:space="preserve"> </w:delText>
        </w:r>
        <w:commentRangeEnd w:id="93"/>
        <w:r w:rsidDel="00D6281A">
          <w:rPr>
            <w:rStyle w:val="a6"/>
          </w:rPr>
          <w:commentReference w:id="93"/>
        </w:r>
      </w:del>
      <w:commentRangeEnd w:id="94"/>
      <w:r w:rsidR="00E80224">
        <w:rPr>
          <w:rStyle w:val="a6"/>
        </w:rPr>
        <w:commentReference w:id="94"/>
      </w:r>
    </w:p>
    <w:p w14:paraId="7906CAAE" w14:textId="3B1FA857" w:rsidR="00D6281A" w:rsidRPr="00044360" w:rsidRDefault="00E80224" w:rsidP="00E17822">
      <w:pPr>
        <w:ind w:firstLineChars="100" w:firstLine="240"/>
        <w:rPr>
          <w:rFonts w:eastAsiaTheme="minorEastAsia"/>
          <w:color w:val="000000" w:themeColor="text1"/>
        </w:rPr>
      </w:pPr>
      <w:ins w:id="96" w:author="MengZhen" w:date="2023-07-20T21:10:00Z">
        <w:r w:rsidRPr="00E80224">
          <w:rPr>
            <w:rFonts w:eastAsiaTheme="minorEastAsia"/>
            <w:color w:val="000000" w:themeColor="text1"/>
          </w:rPr>
          <w:t>The estimate of v obtained from RWiener is 1.01</w:t>
        </w:r>
        <w:proofErr w:type="gramStart"/>
        <w:r>
          <w:rPr>
            <w:rFonts w:eastAsiaTheme="minorEastAsia"/>
            <w:color w:val="000000" w:themeColor="text1"/>
          </w:rPr>
          <w:t>,  95</w:t>
        </w:r>
        <w:proofErr w:type="gramEnd"/>
        <w:r>
          <w:rPr>
            <w:rFonts w:eastAsiaTheme="minorEastAsia"/>
            <w:color w:val="000000" w:themeColor="text1"/>
          </w:rPr>
          <w:t>% CI</w:t>
        </w:r>
      </w:ins>
      <w:ins w:id="97" w:author="MengZhen" w:date="2023-07-20T21:11:00Z">
        <w:r>
          <w:rPr>
            <w:rFonts w:eastAsiaTheme="minorEastAsia"/>
            <w:color w:val="000000" w:themeColor="text1"/>
          </w:rPr>
          <w:t xml:space="preserve"> [.98, 1.03]</w:t>
        </w:r>
      </w:ins>
      <w:ins w:id="98" w:author="MengZhen" w:date="2023-07-20T21:10:00Z">
        <w:r w:rsidRPr="00E80224">
          <w:rPr>
            <w:rFonts w:eastAsiaTheme="minorEastAsia"/>
            <w:color w:val="000000" w:themeColor="text1"/>
          </w:rPr>
          <w:t>, and the estimate of z is 0.77</w:t>
        </w:r>
      </w:ins>
      <w:ins w:id="99" w:author="MengZhen" w:date="2023-07-20T21:11:00Z">
        <w:r>
          <w:rPr>
            <w:rFonts w:eastAsiaTheme="minorEastAsia"/>
            <w:color w:val="000000" w:themeColor="text1"/>
          </w:rPr>
          <w:t xml:space="preserve">, </w:t>
        </w:r>
        <w:r>
          <w:rPr>
            <w:rFonts w:eastAsiaTheme="minorEastAsia"/>
            <w:color w:val="000000" w:themeColor="text1"/>
          </w:rPr>
          <w:t>95% CI [.</w:t>
        </w:r>
        <w:r>
          <w:rPr>
            <w:rFonts w:eastAsiaTheme="minorEastAsia"/>
            <w:color w:val="000000" w:themeColor="text1"/>
          </w:rPr>
          <w:t>76</w:t>
        </w:r>
        <w:r>
          <w:rPr>
            <w:rFonts w:eastAsiaTheme="minorEastAsia"/>
            <w:color w:val="000000" w:themeColor="text1"/>
          </w:rPr>
          <w:t xml:space="preserve">, </w:t>
        </w:r>
        <w:r>
          <w:rPr>
            <w:rFonts w:eastAsiaTheme="minorEastAsia"/>
            <w:color w:val="000000" w:themeColor="text1"/>
          </w:rPr>
          <w:t>.78</w:t>
        </w:r>
        <w:r>
          <w:rPr>
            <w:rFonts w:eastAsiaTheme="minorEastAsia"/>
            <w:color w:val="000000" w:themeColor="text1"/>
          </w:rPr>
          <w:t>]</w:t>
        </w:r>
      </w:ins>
      <w:ins w:id="100" w:author="MengZhen" w:date="2023-07-20T21:10:00Z">
        <w:r w:rsidRPr="00E80224">
          <w:rPr>
            <w:rFonts w:eastAsiaTheme="minorEastAsia"/>
            <w:color w:val="000000" w:themeColor="text1"/>
          </w:rPr>
          <w:t>, both of which are very close to the values we pre-defined.</w:t>
        </w:r>
      </w:ins>
      <w:ins w:id="101" w:author="MengZhen" w:date="2023-07-20T21:12:00Z">
        <w:r>
          <w:rPr>
            <w:rFonts w:eastAsiaTheme="minorEastAsia"/>
            <w:color w:val="000000" w:themeColor="text1"/>
          </w:rPr>
          <w:t xml:space="preserve"> </w:t>
        </w:r>
      </w:ins>
      <w:ins w:id="102" w:author="MengZhen" w:date="2023-07-20T21:13:00Z">
        <w:r w:rsidRPr="00E80224">
          <w:rPr>
            <w:rFonts w:eastAsiaTheme="minorEastAsia"/>
            <w:color w:val="000000" w:themeColor="text1"/>
          </w:rPr>
          <w:t>Considering the parameters calculated using other packages are either highly inaccurate, have excessively wide confidence intervals, or require very long computation times, we have decided to use RWiener for calculating our results. It provides a good balance between accuracy, confidence interval width, and computational efficiency, making it the most suitable choice for our analysis.</w:t>
        </w:r>
      </w:ins>
    </w:p>
    <w:p w14:paraId="323ADD4C" w14:textId="77777777" w:rsidR="00E17822" w:rsidRPr="00044360" w:rsidRDefault="00E17822" w:rsidP="00E17822">
      <w:pPr>
        <w:rPr>
          <w:rFonts w:eastAsiaTheme="minorEastAsia"/>
        </w:rPr>
      </w:pPr>
    </w:p>
    <w:p w14:paraId="17488C98" w14:textId="77777777" w:rsidR="00E17822" w:rsidRDefault="00E17822" w:rsidP="00E17822">
      <w:pPr>
        <w:jc w:val="center"/>
        <w:rPr>
          <w:lang w:val="en-US"/>
        </w:rPr>
      </w:pPr>
      <w:r>
        <w:rPr>
          <w:noProof/>
          <w:lang w:val="en-US"/>
        </w:rPr>
        <w:drawing>
          <wp:inline distT="0" distB="0" distL="0" distR="0" wp14:anchorId="36DC6479" wp14:editId="400753D8">
            <wp:extent cx="5943600" cy="2971800"/>
            <wp:effectExtent l="0" t="0" r="0" b="0"/>
            <wp:docPr id="6" name="图片 16" descr="图形用户界面, 图示,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形用户界面, 图示, 应用程序&#10;&#10;描述已自动生成"/>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5A39E826" w14:textId="569FED06" w:rsidR="004E53A7" w:rsidRDefault="00E17822" w:rsidP="004E53A7">
      <w:pPr>
        <w:ind w:firstLineChars="100" w:firstLine="241"/>
        <w:jc w:val="center"/>
        <w:rPr>
          <w:rFonts w:eastAsia="宋体"/>
          <w:b/>
          <w:noProof/>
          <w:lang w:val="en-US" w:eastAsia="zh-TW"/>
        </w:rPr>
      </w:pPr>
      <w:r w:rsidRPr="004E53A7">
        <w:rPr>
          <w:rFonts w:eastAsia="宋体"/>
          <w:b/>
          <w:noProof/>
          <w:lang w:val="en-US" w:eastAsia="zh-TW"/>
        </w:rPr>
        <w:t xml:space="preserve">Supplementary Fig. </w:t>
      </w:r>
      <w:r w:rsidR="004742C6">
        <w:rPr>
          <w:rFonts w:eastAsia="宋体"/>
          <w:b/>
          <w:noProof/>
          <w:lang w:val="en-US" w:eastAsia="zh-TW"/>
        </w:rPr>
        <w:t>6</w:t>
      </w:r>
      <w:r w:rsidRPr="004E53A7">
        <w:rPr>
          <w:rFonts w:eastAsia="宋体"/>
          <w:b/>
          <w:noProof/>
          <w:lang w:val="en-US" w:eastAsia="zh-TW"/>
        </w:rPr>
        <w:t xml:space="preserve"> DDM Packages Compariso</w:t>
      </w:r>
      <w:r w:rsidR="004E53A7">
        <w:rPr>
          <w:rFonts w:eastAsia="宋体"/>
          <w:b/>
          <w:noProof/>
          <w:lang w:val="en-US" w:eastAsia="zh-TW"/>
        </w:rPr>
        <w:t>n.</w:t>
      </w:r>
    </w:p>
    <w:p w14:paraId="0A63EF34" w14:textId="1FE72437" w:rsidR="00E17822" w:rsidRDefault="00E17822" w:rsidP="004E53A7">
      <w:pPr>
        <w:ind w:firstLineChars="100" w:firstLine="220"/>
        <w:jc w:val="center"/>
        <w:rPr>
          <w:rFonts w:eastAsiaTheme="minorEastAsia"/>
          <w:sz w:val="22"/>
          <w:szCs w:val="22"/>
          <w:lang w:val="en-US"/>
        </w:rPr>
      </w:pPr>
      <w:r w:rsidRPr="00044360">
        <w:rPr>
          <w:rFonts w:eastAsiaTheme="minorEastAsia"/>
          <w:i/>
          <w:iCs/>
          <w:sz w:val="22"/>
          <w:szCs w:val="22"/>
          <w:lang w:val="en-US"/>
        </w:rPr>
        <w:t>Note:</w:t>
      </w:r>
      <w:r w:rsidRPr="00044360">
        <w:rPr>
          <w:rFonts w:eastAsiaTheme="minorEastAsia"/>
          <w:sz w:val="22"/>
          <w:szCs w:val="22"/>
          <w:lang w:val="en-US"/>
        </w:rPr>
        <w:t xml:space="preserve"> The parameters of interest in the drift-diffusion model (DDM) are represented as follows: "</w:t>
      </w:r>
      <w:r w:rsidRPr="00044360">
        <w:rPr>
          <w:rFonts w:eastAsiaTheme="minorEastAsia"/>
          <w:i/>
          <w:iCs/>
          <w:sz w:val="22"/>
          <w:szCs w:val="22"/>
          <w:lang w:val="en-US"/>
        </w:rPr>
        <w:t>a</w:t>
      </w:r>
      <w:r w:rsidRPr="00044360">
        <w:rPr>
          <w:rFonts w:eastAsiaTheme="minorEastAsia"/>
          <w:sz w:val="22"/>
          <w:szCs w:val="22"/>
          <w:lang w:val="en-US"/>
        </w:rPr>
        <w:t>" denotes the threshold parameter, "</w:t>
      </w:r>
      <w:r w:rsidRPr="00044360">
        <w:rPr>
          <w:rFonts w:eastAsiaTheme="minorEastAsia"/>
          <w:i/>
          <w:iCs/>
          <w:sz w:val="22"/>
          <w:szCs w:val="22"/>
          <w:lang w:val="en-US"/>
        </w:rPr>
        <w:t>t</w:t>
      </w:r>
      <w:r w:rsidRPr="00044360">
        <w:rPr>
          <w:rFonts w:eastAsiaTheme="minorEastAsia"/>
          <w:sz w:val="22"/>
          <w:szCs w:val="22"/>
          <w:lang w:val="en-US"/>
        </w:rPr>
        <w:t>" represents the non-decision time, "</w:t>
      </w:r>
      <w:r w:rsidRPr="00044360">
        <w:rPr>
          <w:rFonts w:eastAsiaTheme="minorEastAsia"/>
          <w:i/>
          <w:iCs/>
          <w:sz w:val="22"/>
          <w:szCs w:val="22"/>
          <w:lang w:val="en-US"/>
        </w:rPr>
        <w:t>v</w:t>
      </w:r>
      <w:r w:rsidRPr="00044360">
        <w:rPr>
          <w:rFonts w:eastAsiaTheme="minorEastAsia"/>
          <w:sz w:val="22"/>
          <w:szCs w:val="22"/>
          <w:lang w:val="en-US"/>
        </w:rPr>
        <w:t>" indicates the drift rate, and "</w:t>
      </w:r>
      <w:r w:rsidRPr="00044360">
        <w:rPr>
          <w:rFonts w:eastAsiaTheme="minorEastAsia"/>
          <w:i/>
          <w:iCs/>
          <w:sz w:val="22"/>
          <w:szCs w:val="22"/>
          <w:lang w:val="en-US"/>
        </w:rPr>
        <w:t>z</w:t>
      </w:r>
      <w:r w:rsidRPr="00044360">
        <w:rPr>
          <w:rFonts w:eastAsiaTheme="minorEastAsia"/>
          <w:sz w:val="22"/>
          <w:szCs w:val="22"/>
          <w:lang w:val="en-US"/>
        </w:rPr>
        <w:t xml:space="preserve">" corresponds to the starting point. The y-axis of the graph displays the estimation of these DDM parameters using three different R packages: "RWiener," "hausekeep," and "FastDMinR." In total, there are five methods for estimating DDM parameters, with three methods originating from the "FastDMinR" </w:t>
      </w:r>
      <w:r w:rsidRPr="00044360">
        <w:rPr>
          <w:rFonts w:eastAsiaTheme="minorEastAsia"/>
          <w:sz w:val="22"/>
          <w:szCs w:val="22"/>
          <w:lang w:val="en-US"/>
        </w:rPr>
        <w:lastRenderedPageBreak/>
        <w:t>package. On the x-axis, the values of the estimated parameters are plotted. The dashed line on the graph indicates the true value of the parameter being estimated.</w:t>
      </w:r>
    </w:p>
    <w:p w14:paraId="01651425" w14:textId="77777777" w:rsidR="004E53A7" w:rsidRPr="004E53A7" w:rsidRDefault="004E53A7" w:rsidP="004E53A7">
      <w:pPr>
        <w:ind w:firstLineChars="100" w:firstLine="241"/>
        <w:jc w:val="center"/>
        <w:rPr>
          <w:rFonts w:eastAsia="宋体"/>
          <w:b/>
          <w:noProof/>
          <w:lang w:val="en-US" w:eastAsia="zh-TW"/>
        </w:rPr>
      </w:pPr>
    </w:p>
    <w:p w14:paraId="3017E6DC" w14:textId="4B463221" w:rsidR="00E17822" w:rsidRDefault="00E17822" w:rsidP="00E17822">
      <w:pPr>
        <w:pStyle w:val="2"/>
        <w:numPr>
          <w:ilvl w:val="1"/>
          <w:numId w:val="39"/>
        </w:numPr>
        <w:spacing w:after="120"/>
        <w:rPr>
          <w:rFonts w:ascii="Times New Roman" w:hAnsi="Times New Roman"/>
          <w:lang w:val="en-US"/>
        </w:rPr>
      </w:pPr>
      <w:r>
        <w:rPr>
          <w:rFonts w:ascii="Times New Roman" w:hAnsi="Times New Roman"/>
          <w:lang w:val="en-US"/>
        </w:rPr>
        <w:t xml:space="preserve"> </w:t>
      </w:r>
      <w:r w:rsidRPr="00E17822">
        <w:rPr>
          <w:rFonts w:ascii="Times New Roman" w:hAnsi="Times New Roman"/>
          <w:lang w:val="en-US"/>
        </w:rPr>
        <w:t xml:space="preserve">WASR for SPE </w:t>
      </w:r>
      <w:r>
        <w:rPr>
          <w:rFonts w:ascii="Times New Roman" w:hAnsi="Times New Roman" w:hint="eastAsia"/>
          <w:lang w:val="en-US"/>
        </w:rPr>
        <w:t>M</w:t>
      </w:r>
      <w:r w:rsidRPr="00E17822">
        <w:rPr>
          <w:rFonts w:ascii="Times New Roman" w:hAnsi="Times New Roman"/>
          <w:lang w:val="en-US"/>
        </w:rPr>
        <w:t xml:space="preserve">easures </w:t>
      </w:r>
      <w:r>
        <w:rPr>
          <w:rFonts w:ascii="Times New Roman" w:hAnsi="Times New Roman" w:hint="eastAsia"/>
          <w:lang w:val="en-US"/>
        </w:rPr>
        <w:t>U</w:t>
      </w:r>
      <w:r w:rsidRPr="00E17822">
        <w:rPr>
          <w:rFonts w:ascii="Times New Roman" w:hAnsi="Times New Roman"/>
          <w:lang w:val="en-US"/>
        </w:rPr>
        <w:t xml:space="preserve">sing other </w:t>
      </w:r>
      <w:r>
        <w:rPr>
          <w:rFonts w:ascii="Times New Roman" w:hAnsi="Times New Roman" w:hint="eastAsia"/>
          <w:lang w:val="en-US"/>
        </w:rPr>
        <w:t>T</w:t>
      </w:r>
      <w:r w:rsidRPr="00E17822">
        <w:rPr>
          <w:rFonts w:ascii="Times New Roman" w:hAnsi="Times New Roman"/>
          <w:lang w:val="en-US"/>
        </w:rPr>
        <w:t xml:space="preserve">hree </w:t>
      </w:r>
      <w:r>
        <w:rPr>
          <w:rFonts w:ascii="Times New Roman" w:hAnsi="Times New Roman" w:hint="eastAsia"/>
          <w:lang w:val="en-US"/>
        </w:rPr>
        <w:t>S</w:t>
      </w:r>
      <w:r w:rsidRPr="00E17822">
        <w:rPr>
          <w:rFonts w:ascii="Times New Roman" w:hAnsi="Times New Roman"/>
          <w:lang w:val="en-US"/>
        </w:rPr>
        <w:t xml:space="preserve">plit-half </w:t>
      </w:r>
      <w:r>
        <w:rPr>
          <w:rFonts w:ascii="Times New Roman" w:hAnsi="Times New Roman" w:hint="eastAsia"/>
          <w:lang w:val="en-US"/>
        </w:rPr>
        <w:t>M</w:t>
      </w:r>
      <w:r w:rsidRPr="00E17822">
        <w:rPr>
          <w:rFonts w:ascii="Times New Roman" w:hAnsi="Times New Roman"/>
          <w:lang w:val="en-US"/>
        </w:rPr>
        <w:t>ethods</w:t>
      </w:r>
    </w:p>
    <w:p w14:paraId="5EFDF6A6" w14:textId="4FEC3644" w:rsidR="004E53A7" w:rsidRDefault="004E53A7" w:rsidP="004E53A7">
      <w:pPr>
        <w:rPr>
          <w:lang w:val="en-US"/>
        </w:rPr>
      </w:pPr>
    </w:p>
    <w:p w14:paraId="724F8A8F" w14:textId="302C8976" w:rsidR="004E53A7" w:rsidRPr="004E53A7" w:rsidRDefault="004E53A7" w:rsidP="004E53A7">
      <w:pPr>
        <w:ind w:firstLineChars="100" w:firstLine="240"/>
        <w:rPr>
          <w:rFonts w:eastAsiaTheme="minorEastAsia"/>
          <w:color w:val="000000" w:themeColor="text1"/>
        </w:rPr>
      </w:pPr>
      <w:commentRangeStart w:id="103"/>
      <w:commentRangeStart w:id="104"/>
      <w:r w:rsidRPr="0075550B">
        <w:rPr>
          <w:rFonts w:eastAsiaTheme="minorEastAsia"/>
          <w:color w:val="000000" w:themeColor="text1"/>
        </w:rPr>
        <w:t>In this section, we present the</w:t>
      </w:r>
      <w:r>
        <w:rPr>
          <w:rFonts w:eastAsiaTheme="minorEastAsia"/>
          <w:color w:val="000000" w:themeColor="text1"/>
        </w:rPr>
        <w:t xml:space="preserve"> </w:t>
      </w:r>
      <w:r w:rsidRPr="004E53A7">
        <w:rPr>
          <w:rFonts w:eastAsiaTheme="minorEastAsia"/>
          <w:color w:val="000000" w:themeColor="text1"/>
        </w:rPr>
        <w:t>WASR result for SPE measures using other three split-half methods (</w:t>
      </w:r>
      <w:r w:rsidRPr="00ED4C8F">
        <w:t>first-second, odd-even, permutated</w:t>
      </w:r>
      <w:r w:rsidRPr="004E53A7">
        <w:rPr>
          <w:rFonts w:eastAsiaTheme="minorEastAsia"/>
          <w:color w:val="000000" w:themeColor="text1"/>
        </w:rPr>
        <w:t xml:space="preserve">). </w:t>
      </w:r>
      <w:commentRangeEnd w:id="103"/>
      <w:r>
        <w:rPr>
          <w:rStyle w:val="a6"/>
        </w:rPr>
        <w:commentReference w:id="103"/>
      </w:r>
      <w:commentRangeEnd w:id="104"/>
      <w:r w:rsidR="00E80224">
        <w:rPr>
          <w:rStyle w:val="a6"/>
        </w:rPr>
        <w:commentReference w:id="104"/>
      </w:r>
    </w:p>
    <w:p w14:paraId="33EAA120" w14:textId="70837506" w:rsidR="004E53A7" w:rsidRPr="004E53A7" w:rsidRDefault="004E53A7" w:rsidP="004E53A7">
      <w:pPr>
        <w:rPr>
          <w:lang w:val="en-US"/>
        </w:rPr>
      </w:pPr>
    </w:p>
    <w:p w14:paraId="2D553A2A" w14:textId="77777777" w:rsidR="00E17822" w:rsidRPr="00E17822" w:rsidRDefault="00E17822" w:rsidP="00E17822">
      <w:pPr>
        <w:rPr>
          <w:lang w:val="en-US"/>
        </w:rPr>
      </w:pPr>
    </w:p>
    <w:p w14:paraId="36DD309F" w14:textId="4F361378" w:rsidR="00BD6971" w:rsidRPr="00282A70" w:rsidRDefault="002F3744" w:rsidP="00AD34E1">
      <w:pPr>
        <w:spacing w:beforeLines="100" w:before="240"/>
        <w:jc w:val="center"/>
        <w:rPr>
          <w:rFonts w:eastAsiaTheme="minorEastAsia"/>
          <w:b/>
          <w:sz w:val="42"/>
          <w:szCs w:val="42"/>
        </w:rPr>
      </w:pPr>
      <w:r>
        <w:rPr>
          <w:rFonts w:eastAsiaTheme="minorEastAsia"/>
          <w:b/>
          <w:noProof/>
          <w:sz w:val="42"/>
          <w:szCs w:val="42"/>
        </w:rPr>
        <w:drawing>
          <wp:inline distT="0" distB="0" distL="0" distR="0" wp14:anchorId="6895CE90" wp14:editId="597FEAF1">
            <wp:extent cx="5943600" cy="4457700"/>
            <wp:effectExtent l="0" t="0" r="0" b="0"/>
            <wp:docPr id="11" name="图片 11" descr="电脑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电脑屏幕截图&#10;&#10;描述已自动生成"/>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1D2DB76B" w14:textId="1A338B59" w:rsidR="00CD740F" w:rsidRPr="004E53A7" w:rsidRDefault="00BD6971" w:rsidP="004E53A7">
      <w:pPr>
        <w:ind w:firstLineChars="100" w:firstLine="241"/>
        <w:jc w:val="center"/>
        <w:rPr>
          <w:rFonts w:eastAsia="宋体"/>
          <w:bCs/>
          <w:noProof/>
          <w:lang w:val="en-US" w:eastAsia="zh-TW"/>
        </w:rPr>
      </w:pPr>
      <w:r w:rsidRPr="004E53A7">
        <w:rPr>
          <w:rFonts w:eastAsia="宋体"/>
          <w:b/>
          <w:noProof/>
          <w:lang w:val="en-US" w:eastAsia="zh-TW"/>
        </w:rPr>
        <w:t xml:space="preserve">Supplementary Fig. </w:t>
      </w:r>
      <w:r w:rsidR="00E17822" w:rsidRPr="004E53A7">
        <w:rPr>
          <w:rFonts w:eastAsia="宋体"/>
          <w:b/>
          <w:noProof/>
          <w:lang w:val="en-US" w:eastAsia="zh-TW"/>
        </w:rPr>
        <w:t>2</w:t>
      </w:r>
      <w:r w:rsidRPr="004E53A7">
        <w:rPr>
          <w:rFonts w:eastAsia="宋体"/>
          <w:b/>
          <w:noProof/>
          <w:lang w:val="en-US" w:eastAsia="zh-TW"/>
        </w:rPr>
        <w:t xml:space="preserve"> </w:t>
      </w:r>
      <w:r w:rsidR="00CD740F" w:rsidRPr="004E53A7">
        <w:rPr>
          <w:rFonts w:eastAsia="宋体"/>
          <w:bCs/>
          <w:noProof/>
          <w:lang w:val="en-US" w:eastAsia="zh-TW"/>
        </w:rPr>
        <w:t>WASR for SPE measures using other</w:t>
      </w:r>
      <w:r w:rsidR="0027313F" w:rsidRPr="004E53A7">
        <w:rPr>
          <w:rFonts w:eastAsia="宋体"/>
          <w:bCs/>
          <w:noProof/>
          <w:lang w:val="en-US" w:eastAsia="zh-TW"/>
        </w:rPr>
        <w:t xml:space="preserve"> </w:t>
      </w:r>
      <w:r w:rsidR="00CD740F" w:rsidRPr="004E53A7">
        <w:rPr>
          <w:rFonts w:eastAsia="宋体"/>
          <w:bCs/>
          <w:noProof/>
          <w:lang w:val="en-US" w:eastAsia="zh-TW"/>
        </w:rPr>
        <w:t>three</w:t>
      </w:r>
      <w:r w:rsidR="0027313F" w:rsidRPr="004E53A7">
        <w:rPr>
          <w:rFonts w:eastAsia="宋体"/>
          <w:bCs/>
          <w:noProof/>
          <w:lang w:val="en-US" w:eastAsia="zh-TW"/>
        </w:rPr>
        <w:t xml:space="preserve"> </w:t>
      </w:r>
      <w:r w:rsidR="00CD740F" w:rsidRPr="004E53A7">
        <w:rPr>
          <w:rFonts w:eastAsia="宋体"/>
          <w:bCs/>
          <w:noProof/>
          <w:lang w:val="en-US" w:eastAsia="zh-TW"/>
        </w:rPr>
        <w:t>s</w:t>
      </w:r>
      <w:r w:rsidRPr="004E53A7">
        <w:rPr>
          <w:rFonts w:eastAsia="宋体"/>
          <w:bCs/>
          <w:noProof/>
          <w:lang w:val="en-US" w:eastAsia="zh-TW"/>
        </w:rPr>
        <w:t>plit-</w:t>
      </w:r>
      <w:r w:rsidR="00CD740F" w:rsidRPr="004E53A7">
        <w:rPr>
          <w:rFonts w:eastAsia="宋体"/>
          <w:bCs/>
          <w:noProof/>
          <w:lang w:val="en-US" w:eastAsia="zh-TW"/>
        </w:rPr>
        <w:t>h</w:t>
      </w:r>
      <w:r w:rsidRPr="004E53A7">
        <w:rPr>
          <w:rFonts w:eastAsia="宋体"/>
          <w:bCs/>
          <w:noProof/>
          <w:lang w:val="en-US" w:eastAsia="zh-TW"/>
        </w:rPr>
        <w:t xml:space="preserve">alf </w:t>
      </w:r>
      <w:r w:rsidR="00CD740F" w:rsidRPr="004E53A7">
        <w:rPr>
          <w:rFonts w:eastAsia="宋体"/>
          <w:bCs/>
          <w:noProof/>
          <w:lang w:val="en-US" w:eastAsia="zh-TW"/>
        </w:rPr>
        <w:t>methods</w:t>
      </w:r>
      <w:r w:rsidR="004E53A7">
        <w:rPr>
          <w:rFonts w:eastAsia="宋体"/>
          <w:bCs/>
          <w:noProof/>
          <w:lang w:val="en-US" w:eastAsia="zh-TW"/>
        </w:rPr>
        <w:t>.</w:t>
      </w:r>
    </w:p>
    <w:p w14:paraId="5099C4CE" w14:textId="4A440167" w:rsidR="00CD740F" w:rsidRDefault="00CD740F" w:rsidP="00CD740F">
      <w:pPr>
        <w:spacing w:beforeLines="100" w:before="240" w:afterLines="100" w:after="240"/>
        <w:jc w:val="center"/>
        <w:rPr>
          <w:rFonts w:eastAsia="宋体"/>
          <w:bCs/>
          <w:noProof/>
          <w:lang w:val="en-US" w:eastAsia="zh-TW"/>
        </w:rPr>
      </w:pPr>
      <w:r w:rsidRPr="00CD740F">
        <w:rPr>
          <w:rFonts w:eastAsia="宋体"/>
          <w:bCs/>
          <w:i/>
          <w:iCs/>
          <w:noProof/>
          <w:lang w:val="en-US" w:eastAsia="zh-TW"/>
        </w:rPr>
        <w:t>Note:</w:t>
      </w:r>
      <w:r>
        <w:rPr>
          <w:rFonts w:eastAsia="宋体"/>
          <w:bCs/>
          <w:i/>
          <w:iCs/>
          <w:noProof/>
          <w:lang w:val="en-US" w:eastAsia="zh-TW"/>
        </w:rPr>
        <w:t xml:space="preserve"> </w:t>
      </w:r>
      <w:r w:rsidRPr="00CD740F">
        <w:rPr>
          <w:rFonts w:eastAsia="宋体"/>
          <w:bCs/>
          <w:noProof/>
          <w:lang w:val="en-US" w:eastAsia="zh-TW"/>
        </w:rPr>
        <w:t>The vertical axis of the graph illustrates eight distinct outcome variables, which includes two additional indices from the DDM, implemented using the "hausekeep" package. The line and dots on the graph represent the weighted average split-half reliability values along with their corresponding 95% confidence intervals. In cases where only one point is visible, it signifies that the confidence interval for that specific point estimate extends beyond the range of our coordinate axes (0, 1). The figure is divided into separate facets arranged from left to right, each representing WASR calculated using three distinct methods: first-second, odd-even, and permuted. Moving from top to bottom, each facet in the graph corresponds to a different target for the SPE measures, specifically friend, stranger, celebrity, and non-person.</w:t>
      </w:r>
    </w:p>
    <w:p w14:paraId="3744DEB1" w14:textId="54A84AB7" w:rsidR="00E17822" w:rsidRDefault="00E17822" w:rsidP="00E17822">
      <w:pPr>
        <w:pStyle w:val="2"/>
        <w:numPr>
          <w:ilvl w:val="1"/>
          <w:numId w:val="39"/>
        </w:numPr>
        <w:spacing w:after="120"/>
        <w:rPr>
          <w:rFonts w:ascii="Times New Roman" w:hAnsi="Times New Roman"/>
          <w:lang w:val="en-US"/>
        </w:rPr>
      </w:pPr>
      <w:commentRangeStart w:id="105"/>
      <w:commentRangeStart w:id="106"/>
      <w:r>
        <w:rPr>
          <w:rFonts w:ascii="Times New Roman" w:hAnsi="Times New Roman"/>
          <w:lang w:val="en-US"/>
        </w:rPr>
        <w:lastRenderedPageBreak/>
        <w:t xml:space="preserve"> </w:t>
      </w:r>
      <w:r w:rsidRPr="00E17822">
        <w:rPr>
          <w:rFonts w:ascii="Times New Roman" w:hAnsi="Times New Roman" w:hint="eastAsia"/>
          <w:lang w:val="en-US"/>
        </w:rPr>
        <w:t>SHR</w:t>
      </w:r>
      <w:r w:rsidRPr="00E17822">
        <w:rPr>
          <w:rFonts w:ascii="Times New Roman" w:hAnsi="Times New Roman"/>
          <w:lang w:val="en-US"/>
        </w:rPr>
        <w:t xml:space="preserve"> for SPE </w:t>
      </w:r>
      <w:r>
        <w:rPr>
          <w:rFonts w:ascii="Times New Roman" w:hAnsi="Times New Roman" w:hint="eastAsia"/>
          <w:lang w:val="en-US"/>
        </w:rPr>
        <w:t>M</w:t>
      </w:r>
      <w:r>
        <w:rPr>
          <w:rFonts w:ascii="Times New Roman" w:hAnsi="Times New Roman"/>
          <w:lang w:val="en-US"/>
        </w:rPr>
        <w:t>e</w:t>
      </w:r>
      <w:r w:rsidRPr="00E17822">
        <w:rPr>
          <w:rFonts w:ascii="Times New Roman" w:hAnsi="Times New Roman"/>
          <w:lang w:val="en-US"/>
        </w:rPr>
        <w:t xml:space="preserve">asures </w:t>
      </w:r>
      <w:r>
        <w:rPr>
          <w:rFonts w:ascii="Times New Roman" w:hAnsi="Times New Roman"/>
          <w:lang w:val="en-US"/>
        </w:rPr>
        <w:t>U</w:t>
      </w:r>
      <w:r w:rsidRPr="00E17822">
        <w:rPr>
          <w:rFonts w:ascii="Times New Roman" w:hAnsi="Times New Roman"/>
          <w:lang w:val="en-US"/>
        </w:rPr>
        <w:t xml:space="preserve">sing </w:t>
      </w:r>
      <w:r w:rsidR="0075550B">
        <w:rPr>
          <w:rFonts w:ascii="Times New Roman" w:hAnsi="Times New Roman"/>
          <w:lang w:val="en-US"/>
        </w:rPr>
        <w:t>Four</w:t>
      </w:r>
      <w:r w:rsidRPr="00E17822">
        <w:rPr>
          <w:rFonts w:ascii="Times New Roman" w:hAnsi="Times New Roman"/>
          <w:lang w:val="en-US"/>
        </w:rPr>
        <w:t xml:space="preserve"> </w:t>
      </w:r>
      <w:r>
        <w:rPr>
          <w:rFonts w:ascii="Times New Roman" w:hAnsi="Times New Roman"/>
          <w:lang w:val="en-US"/>
        </w:rPr>
        <w:t>S</w:t>
      </w:r>
      <w:r w:rsidRPr="00E17822">
        <w:rPr>
          <w:rFonts w:ascii="Times New Roman" w:hAnsi="Times New Roman"/>
          <w:lang w:val="en-US"/>
        </w:rPr>
        <w:t xml:space="preserve">plit-half </w:t>
      </w:r>
      <w:r>
        <w:rPr>
          <w:rFonts w:ascii="Times New Roman" w:hAnsi="Times New Roman"/>
          <w:lang w:val="en-US"/>
        </w:rPr>
        <w:t>M</w:t>
      </w:r>
      <w:r w:rsidRPr="00E17822">
        <w:rPr>
          <w:rFonts w:ascii="Times New Roman" w:hAnsi="Times New Roman"/>
          <w:lang w:val="en-US"/>
        </w:rPr>
        <w:t>ethods</w:t>
      </w:r>
      <w:commentRangeEnd w:id="105"/>
      <w:r w:rsidR="005F18D3">
        <w:rPr>
          <w:rStyle w:val="a6"/>
          <w:rFonts w:ascii="Times New Roman" w:eastAsia="Times New Roman" w:hAnsi="Times New Roman"/>
          <w:b w:val="0"/>
        </w:rPr>
        <w:commentReference w:id="105"/>
      </w:r>
      <w:commentRangeEnd w:id="106"/>
      <w:r w:rsidR="00E80224">
        <w:rPr>
          <w:rStyle w:val="a6"/>
          <w:rFonts w:ascii="Times New Roman" w:eastAsia="Times New Roman" w:hAnsi="Times New Roman"/>
          <w:b w:val="0"/>
        </w:rPr>
        <w:commentReference w:id="106"/>
      </w:r>
    </w:p>
    <w:p w14:paraId="023EE31F" w14:textId="522862CB" w:rsidR="0075550B" w:rsidRPr="0075550B" w:rsidRDefault="0075550B" w:rsidP="0075550B">
      <w:pPr>
        <w:ind w:firstLineChars="100" w:firstLine="240"/>
        <w:rPr>
          <w:rFonts w:eastAsiaTheme="minorEastAsia"/>
          <w:color w:val="000000" w:themeColor="text1"/>
        </w:rPr>
      </w:pPr>
      <w:r w:rsidRPr="0075550B">
        <w:rPr>
          <w:rFonts w:eastAsiaTheme="minorEastAsia"/>
          <w:color w:val="000000" w:themeColor="text1"/>
        </w:rPr>
        <w:t xml:space="preserve">In this section, we present the results of Monte Carlo SHR </w:t>
      </w:r>
      <w:r w:rsidR="005F18D3">
        <w:rPr>
          <w:rFonts w:eastAsiaTheme="minorEastAsia"/>
          <w:color w:val="000000" w:themeColor="text1"/>
        </w:rPr>
        <w:t xml:space="preserve">(figure 3) </w:t>
      </w:r>
      <w:r w:rsidRPr="0075550B">
        <w:rPr>
          <w:rFonts w:eastAsiaTheme="minorEastAsia"/>
          <w:color w:val="000000" w:themeColor="text1"/>
        </w:rPr>
        <w:t xml:space="preserve">and SHR obtained using the other three split-half methods </w:t>
      </w:r>
      <w:r w:rsidR="005F18D3">
        <w:rPr>
          <w:rFonts w:eastAsiaTheme="minorEastAsia"/>
          <w:color w:val="000000" w:themeColor="text1"/>
        </w:rPr>
        <w:t xml:space="preserve">(figure 4) </w:t>
      </w:r>
      <w:r w:rsidRPr="0075550B">
        <w:rPr>
          <w:rFonts w:eastAsiaTheme="minorEastAsia"/>
          <w:color w:val="000000" w:themeColor="text1"/>
        </w:rPr>
        <w:t>for estimating the drift rate (v) and starting point (z) from the ezDDM ("hausekeep"</w:t>
      </w:r>
      <w:r w:rsidR="00C038E6">
        <w:rPr>
          <w:rFonts w:eastAsiaTheme="minorEastAsia"/>
          <w:color w:val="000000" w:themeColor="text1"/>
          <w:lang w:val="en-US"/>
        </w:rPr>
        <w:t xml:space="preserve"> package</w:t>
      </w:r>
      <w:r w:rsidRPr="0075550B">
        <w:rPr>
          <w:rFonts w:eastAsiaTheme="minorEastAsia" w:hint="eastAsia"/>
          <w:color w:val="000000" w:themeColor="text1"/>
        </w:rPr>
        <w:t>)</w:t>
      </w:r>
      <w:r w:rsidRPr="0075550B">
        <w:rPr>
          <w:rFonts w:eastAsiaTheme="minorEastAsia"/>
          <w:color w:val="000000" w:themeColor="text1"/>
        </w:rPr>
        <w:t>.</w:t>
      </w:r>
      <w:r>
        <w:rPr>
          <w:rFonts w:eastAsiaTheme="minorEastAsia"/>
          <w:color w:val="000000" w:themeColor="text1"/>
        </w:rPr>
        <w:t xml:space="preserve"> It</w:t>
      </w:r>
      <w:r w:rsidRPr="00E17822">
        <w:rPr>
          <w:rFonts w:eastAsiaTheme="minorEastAsia"/>
          <w:color w:val="000000" w:themeColor="text1"/>
        </w:rPr>
        <w:t xml:space="preserve"> should be noted that the estimation of parameter "a" in hausekeep is highly </w:t>
      </w:r>
      <w:r w:rsidR="00C038E6">
        <w:rPr>
          <w:rFonts w:eastAsiaTheme="minorEastAsia"/>
          <w:color w:val="000000" w:themeColor="text1"/>
        </w:rPr>
        <w:t>deviant from HDDM</w:t>
      </w:r>
      <w:r w:rsidRPr="00E17822">
        <w:rPr>
          <w:rFonts w:eastAsiaTheme="minorEastAsia"/>
          <w:color w:val="000000" w:themeColor="text1"/>
        </w:rPr>
        <w:t xml:space="preserve"> due to the assumption of z = a / 2</w:t>
      </w:r>
      <w:r>
        <w:rPr>
          <w:rFonts w:eastAsiaTheme="minorEastAsia"/>
          <w:color w:val="000000" w:themeColor="text1"/>
        </w:rPr>
        <w:t xml:space="preserve"> (see supple figure 1)</w:t>
      </w:r>
      <w:r w:rsidRPr="00E17822">
        <w:rPr>
          <w:rFonts w:eastAsiaTheme="minorEastAsia"/>
          <w:color w:val="000000" w:themeColor="text1"/>
        </w:rPr>
        <w:t xml:space="preserve">. Consequently, we </w:t>
      </w:r>
      <w:r w:rsidR="00C038E6">
        <w:rPr>
          <w:rFonts w:eastAsiaTheme="minorEastAsia"/>
          <w:color w:val="000000" w:themeColor="text1"/>
        </w:rPr>
        <w:t>do not report</w:t>
      </w:r>
      <w:r w:rsidRPr="00E17822">
        <w:rPr>
          <w:rFonts w:eastAsiaTheme="minorEastAsia"/>
          <w:color w:val="000000" w:themeColor="text1"/>
        </w:rPr>
        <w:t xml:space="preserve"> the results obtained from this package in the main text.</w:t>
      </w:r>
    </w:p>
    <w:p w14:paraId="4F6574CE" w14:textId="77777777" w:rsidR="0075550B" w:rsidRPr="0075550B" w:rsidRDefault="0075550B" w:rsidP="0075550B"/>
    <w:p w14:paraId="2C21ECAC" w14:textId="1C68B762" w:rsidR="00366F6F" w:rsidRPr="005F18D3" w:rsidRDefault="00E17822" w:rsidP="005F18D3">
      <w:pPr>
        <w:rPr>
          <w:rFonts w:eastAsia="宋体"/>
          <w:lang w:val="en-US"/>
        </w:rPr>
      </w:pPr>
      <w:r>
        <w:rPr>
          <w:rFonts w:eastAsia="宋体"/>
          <w:lang w:val="en-US"/>
        </w:rPr>
        <w:t xml:space="preserve"> </w:t>
      </w:r>
    </w:p>
    <w:p w14:paraId="29A9B252" w14:textId="172A2840" w:rsidR="00BD6971" w:rsidRDefault="002F3744" w:rsidP="0075550B">
      <w:pPr>
        <w:rPr>
          <w:rFonts w:eastAsia="宋体"/>
          <w:bCs/>
          <w:noProof/>
          <w:lang w:val="en-US" w:eastAsia="zh-TW"/>
        </w:rPr>
      </w:pPr>
      <w:r>
        <w:rPr>
          <w:rFonts w:eastAsia="宋体"/>
          <w:bCs/>
          <w:noProof/>
          <w:lang w:val="en-US" w:eastAsia="zh-TW"/>
        </w:rPr>
        <w:drawing>
          <wp:inline distT="0" distB="0" distL="0" distR="0" wp14:anchorId="4756E71B" wp14:editId="7ADA0396">
            <wp:extent cx="5943600" cy="5943600"/>
            <wp:effectExtent l="0" t="0" r="0" b="0"/>
            <wp:docPr id="12" name="图片 12"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片包含 图示&#10;&#10;描述已自动生成"/>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7B4FA6A" w14:textId="77777777" w:rsidR="004E53A7" w:rsidRDefault="00EB2BE6" w:rsidP="004E53A7">
      <w:pPr>
        <w:ind w:firstLineChars="100" w:firstLine="241"/>
        <w:jc w:val="center"/>
        <w:rPr>
          <w:rFonts w:eastAsia="宋体"/>
          <w:b/>
          <w:noProof/>
          <w:lang w:val="en-US" w:eastAsia="zh-TW"/>
        </w:rPr>
      </w:pPr>
      <w:r w:rsidRPr="004E53A7">
        <w:rPr>
          <w:rFonts w:eastAsia="宋体"/>
          <w:b/>
          <w:noProof/>
          <w:lang w:val="en-US" w:eastAsia="zh-TW"/>
        </w:rPr>
        <w:t xml:space="preserve">Supplementary Fig. </w:t>
      </w:r>
      <w:r w:rsidR="005F18D3" w:rsidRPr="004E53A7">
        <w:rPr>
          <w:rFonts w:eastAsia="宋体"/>
          <w:b/>
          <w:noProof/>
          <w:lang w:val="en-US" w:eastAsia="zh-TW"/>
        </w:rPr>
        <w:t>3</w:t>
      </w:r>
      <w:r w:rsidRPr="004E53A7">
        <w:rPr>
          <w:rFonts w:eastAsia="宋体"/>
          <w:b/>
          <w:noProof/>
          <w:lang w:val="en-US" w:eastAsia="zh-TW"/>
        </w:rPr>
        <w:t xml:space="preserve">. </w:t>
      </w:r>
      <w:r w:rsidRPr="004E53A7">
        <w:rPr>
          <w:rFonts w:eastAsia="宋体"/>
          <w:bCs/>
          <w:noProof/>
          <w:lang w:val="en-US" w:eastAsia="zh-TW"/>
        </w:rPr>
        <w:t xml:space="preserve">Monte Carlo </w:t>
      </w:r>
      <w:r w:rsidR="00BA265E" w:rsidRPr="004E53A7">
        <w:rPr>
          <w:rFonts w:eastAsia="宋体" w:hint="eastAsia"/>
          <w:bCs/>
          <w:noProof/>
          <w:lang w:val="en-US" w:eastAsia="zh-TW"/>
        </w:rPr>
        <w:t>SHR</w:t>
      </w:r>
      <w:r w:rsidRPr="004E53A7">
        <w:rPr>
          <w:rFonts w:eastAsia="宋体"/>
          <w:bCs/>
          <w:noProof/>
          <w:lang w:val="en-US" w:eastAsia="zh-TW"/>
        </w:rPr>
        <w:t xml:space="preserve"> </w:t>
      </w:r>
      <w:r w:rsidR="00BA265E" w:rsidRPr="004E53A7">
        <w:rPr>
          <w:rFonts w:eastAsia="宋体"/>
          <w:bCs/>
          <w:noProof/>
          <w:lang w:val="en-US" w:eastAsia="zh-TW"/>
        </w:rPr>
        <w:t>for SPE measures</w:t>
      </w:r>
      <w:r w:rsidR="004E53A7">
        <w:rPr>
          <w:rFonts w:eastAsia="宋体"/>
          <w:bCs/>
          <w:noProof/>
          <w:lang w:val="en-US" w:eastAsia="zh-TW"/>
        </w:rPr>
        <w:t xml:space="preserve">. </w:t>
      </w:r>
    </w:p>
    <w:p w14:paraId="6831D1EE" w14:textId="16B42325" w:rsidR="00EB2BE6" w:rsidRPr="004E53A7" w:rsidRDefault="00C038E6" w:rsidP="004E53A7">
      <w:pPr>
        <w:ind w:firstLineChars="100" w:firstLine="240"/>
        <w:jc w:val="center"/>
        <w:rPr>
          <w:rFonts w:eastAsia="宋体"/>
          <w:b/>
          <w:noProof/>
          <w:lang w:val="en-US" w:eastAsia="zh-TW"/>
        </w:rPr>
      </w:pPr>
      <w:r w:rsidRPr="00C038E6">
        <w:rPr>
          <w:rFonts w:eastAsia="宋体"/>
          <w:bCs/>
          <w:i/>
          <w:iCs/>
          <w:noProof/>
          <w:lang w:val="en-US" w:eastAsia="zh-TW"/>
        </w:rPr>
        <w:t>Note:</w:t>
      </w:r>
      <w:r>
        <w:rPr>
          <w:rFonts w:eastAsia="宋体"/>
          <w:bCs/>
          <w:noProof/>
          <w:lang w:val="en-US" w:eastAsia="zh-TW"/>
        </w:rPr>
        <w:t xml:space="preserve"> </w:t>
      </w:r>
      <w:r w:rsidR="00044360" w:rsidRPr="00CD740F">
        <w:rPr>
          <w:rFonts w:eastAsia="宋体"/>
          <w:bCs/>
          <w:noProof/>
          <w:lang w:val="en-US" w:eastAsia="zh-TW"/>
        </w:rPr>
        <w:t>The vertical axis of the graph illustrates eight distinct outcome variables, which includes two additional indices from the DDM, implemented using the "hausekeep" package</w:t>
      </w:r>
      <w:r w:rsidR="00044360">
        <w:rPr>
          <w:rFonts w:eastAsia="宋体"/>
          <w:bCs/>
          <w:noProof/>
          <w:lang w:val="en-US" w:eastAsia="zh-TW"/>
        </w:rPr>
        <w:t xml:space="preserve">. </w:t>
      </w:r>
      <w:r w:rsidR="00044360" w:rsidRPr="00CD740F">
        <w:rPr>
          <w:rFonts w:eastAsia="宋体"/>
          <w:bCs/>
          <w:noProof/>
          <w:lang w:val="en-US" w:eastAsia="zh-TW"/>
        </w:rPr>
        <w:t xml:space="preserve">The line and dots on the graph represent the split-half reliability </w:t>
      </w:r>
      <w:r w:rsidR="00044360">
        <w:rPr>
          <w:rFonts w:eastAsia="宋体" w:hint="eastAsia"/>
          <w:bCs/>
          <w:noProof/>
          <w:lang w:val="en-US" w:eastAsia="zh-TW"/>
        </w:rPr>
        <w:t>estimated</w:t>
      </w:r>
      <w:r w:rsidR="00044360">
        <w:rPr>
          <w:rFonts w:eastAsia="宋体"/>
          <w:bCs/>
          <w:noProof/>
          <w:lang w:val="en-US" w:eastAsia="zh-TW"/>
        </w:rPr>
        <w:t xml:space="preserve"> </w:t>
      </w:r>
      <w:r w:rsidR="00044360">
        <w:rPr>
          <w:rFonts w:eastAsia="宋体" w:hint="eastAsia"/>
          <w:bCs/>
          <w:noProof/>
          <w:lang w:val="en-US" w:eastAsia="zh-TW"/>
        </w:rPr>
        <w:t>using</w:t>
      </w:r>
      <w:r w:rsidR="00044360">
        <w:rPr>
          <w:rFonts w:eastAsia="宋体"/>
          <w:bCs/>
          <w:noProof/>
          <w:lang w:val="en-US" w:eastAsia="zh-TW"/>
        </w:rPr>
        <w:t xml:space="preserve"> </w:t>
      </w:r>
      <w:r w:rsidR="00044360" w:rsidRPr="00044360">
        <w:rPr>
          <w:rFonts w:eastAsia="宋体"/>
          <w:bCs/>
          <w:noProof/>
          <w:lang w:val="en-US" w:eastAsia="zh-TW"/>
        </w:rPr>
        <w:t xml:space="preserve">Monte Carlo </w:t>
      </w:r>
      <w:r w:rsidR="00044360" w:rsidRPr="00044360">
        <w:rPr>
          <w:rFonts w:eastAsia="宋体" w:hint="eastAsia"/>
          <w:bCs/>
          <w:noProof/>
          <w:lang w:val="en-US" w:eastAsia="zh-TW"/>
        </w:rPr>
        <w:t xml:space="preserve">split-half </w:t>
      </w:r>
      <w:r w:rsidR="00044360" w:rsidRPr="00044360">
        <w:rPr>
          <w:rFonts w:eastAsia="宋体" w:hint="eastAsia"/>
          <w:bCs/>
          <w:noProof/>
          <w:lang w:val="en-US" w:eastAsia="zh-TW"/>
        </w:rPr>
        <w:lastRenderedPageBreak/>
        <w:t>method</w:t>
      </w:r>
      <w:r w:rsidR="00044360" w:rsidRPr="00044360">
        <w:rPr>
          <w:rFonts w:eastAsia="宋体"/>
          <w:bCs/>
          <w:noProof/>
          <w:lang w:val="en-US" w:eastAsia="zh-TW"/>
        </w:rPr>
        <w:t xml:space="preserve">, </w:t>
      </w:r>
      <w:r w:rsidR="00044360" w:rsidRPr="00CD740F">
        <w:rPr>
          <w:rFonts w:eastAsia="宋体"/>
          <w:bCs/>
          <w:noProof/>
          <w:lang w:val="en-US" w:eastAsia="zh-TW"/>
        </w:rPr>
        <w:t>along with their corresponding 95% confidence intervals</w:t>
      </w:r>
      <w:r w:rsidR="00044360">
        <w:rPr>
          <w:rFonts w:eastAsia="宋体"/>
          <w:bCs/>
          <w:noProof/>
          <w:lang w:val="en-US" w:eastAsia="zh-TW"/>
        </w:rPr>
        <w:t xml:space="preserve">. </w:t>
      </w:r>
      <w:r w:rsidR="00C277F5" w:rsidRPr="00747642">
        <w:rPr>
          <w:lang w:val="en-US"/>
        </w:rPr>
        <w:t xml:space="preserve">If only </w:t>
      </w:r>
      <w:r w:rsidR="00044360">
        <w:rPr>
          <w:lang w:val="en-US"/>
        </w:rPr>
        <w:t>the</w:t>
      </w:r>
      <w:r w:rsidR="00C277F5" w:rsidRPr="00747642">
        <w:rPr>
          <w:lang w:val="en-US"/>
        </w:rPr>
        <w:t xml:space="preserve"> point is shown in the graph, it indicates that the confidence interval for that point estimate extends beyond the range of our coordinate axes (0, 1).</w:t>
      </w:r>
    </w:p>
    <w:p w14:paraId="44F5145A" w14:textId="091A8DCD" w:rsidR="005F18D3" w:rsidRDefault="005F18D3" w:rsidP="00044360">
      <w:pPr>
        <w:spacing w:beforeLines="100" w:before="240" w:afterLines="100" w:after="240"/>
        <w:ind w:firstLineChars="100" w:firstLine="240"/>
        <w:jc w:val="center"/>
        <w:rPr>
          <w:lang w:val="en-US"/>
        </w:rPr>
      </w:pPr>
    </w:p>
    <w:p w14:paraId="5E43B607" w14:textId="77777777" w:rsidR="005F18D3" w:rsidRDefault="005F18D3" w:rsidP="005F18D3">
      <w:pPr>
        <w:rPr>
          <w:rFonts w:eastAsia="PMingLiU"/>
          <w:bCs/>
          <w:noProof/>
          <w:lang w:val="en-US" w:eastAsia="zh-TW"/>
        </w:rPr>
      </w:pPr>
      <w:r>
        <w:rPr>
          <w:rFonts w:eastAsia="宋体"/>
          <w:bCs/>
          <w:noProof/>
          <w:lang w:val="en-US" w:eastAsia="zh-TW"/>
        </w:rPr>
        <w:drawing>
          <wp:inline distT="0" distB="0" distL="0" distR="0" wp14:anchorId="12AF33BF" wp14:editId="6660D55D">
            <wp:extent cx="5943600" cy="5943600"/>
            <wp:effectExtent l="0" t="0" r="0" b="0"/>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B8A4C07" w14:textId="77777777" w:rsidR="004E53A7" w:rsidRDefault="005F18D3" w:rsidP="004E53A7">
      <w:pPr>
        <w:ind w:firstLineChars="100" w:firstLine="241"/>
        <w:jc w:val="center"/>
        <w:rPr>
          <w:rFonts w:eastAsia="宋体"/>
          <w:b/>
          <w:noProof/>
          <w:lang w:val="en-US" w:eastAsia="zh-TW"/>
        </w:rPr>
      </w:pPr>
      <w:r w:rsidRPr="004E53A7">
        <w:rPr>
          <w:rFonts w:eastAsia="宋体"/>
          <w:b/>
          <w:noProof/>
          <w:lang w:val="en-US" w:eastAsia="zh-TW"/>
        </w:rPr>
        <w:t xml:space="preserve">Supplementary Fig. 4 </w:t>
      </w:r>
      <w:r w:rsidRPr="004E53A7">
        <w:rPr>
          <w:rFonts w:eastAsia="宋体" w:hint="eastAsia"/>
          <w:b/>
          <w:noProof/>
          <w:lang w:val="en-US" w:eastAsia="zh-TW"/>
        </w:rPr>
        <w:t>SHR</w:t>
      </w:r>
      <w:r w:rsidRPr="004E53A7">
        <w:rPr>
          <w:rFonts w:eastAsia="宋体"/>
          <w:b/>
          <w:noProof/>
          <w:lang w:val="en-US" w:eastAsia="zh-TW"/>
        </w:rPr>
        <w:t xml:space="preserve"> for SPE measures using other three split-half methods</w:t>
      </w:r>
      <w:r w:rsidR="004E53A7">
        <w:rPr>
          <w:rFonts w:eastAsia="宋体"/>
          <w:b/>
          <w:noProof/>
          <w:lang w:val="en-US" w:eastAsia="zh-TW"/>
        </w:rPr>
        <w:t xml:space="preserve">. </w:t>
      </w:r>
    </w:p>
    <w:p w14:paraId="4A0A92D1" w14:textId="73FB521E" w:rsidR="005F18D3" w:rsidRPr="004E53A7" w:rsidRDefault="005F18D3" w:rsidP="004E53A7">
      <w:pPr>
        <w:ind w:firstLineChars="100" w:firstLine="240"/>
        <w:jc w:val="center"/>
        <w:rPr>
          <w:rFonts w:eastAsia="宋体"/>
          <w:b/>
          <w:noProof/>
          <w:lang w:val="en-US" w:eastAsia="zh-TW"/>
        </w:rPr>
      </w:pPr>
      <w:r w:rsidRPr="00CD740F">
        <w:rPr>
          <w:rFonts w:eastAsia="宋体"/>
          <w:bCs/>
          <w:i/>
          <w:iCs/>
          <w:noProof/>
          <w:lang w:val="en-US" w:eastAsia="zh-TW"/>
        </w:rPr>
        <w:t>Note:</w:t>
      </w:r>
      <w:r>
        <w:rPr>
          <w:rFonts w:eastAsia="宋体"/>
          <w:bCs/>
          <w:i/>
          <w:iCs/>
          <w:noProof/>
          <w:lang w:val="en-US" w:eastAsia="zh-TW"/>
        </w:rPr>
        <w:t xml:space="preserve"> </w:t>
      </w:r>
      <w:r w:rsidRPr="00CD740F">
        <w:rPr>
          <w:rFonts w:eastAsia="宋体"/>
          <w:bCs/>
          <w:noProof/>
          <w:lang w:val="en-US" w:eastAsia="zh-TW"/>
        </w:rPr>
        <w:t>The vertical axis of the graph illustrates eight distinct outcome variables, which includes two additional indices from the DDM, implemented using the "hausekeep" package.</w:t>
      </w:r>
      <w:r>
        <w:rPr>
          <w:rFonts w:eastAsia="宋体"/>
          <w:bCs/>
          <w:noProof/>
          <w:lang w:val="en-US" w:eastAsia="zh-TW"/>
        </w:rPr>
        <w:t xml:space="preserve"> </w:t>
      </w:r>
      <w:r w:rsidRPr="00CD740F">
        <w:rPr>
          <w:rFonts w:eastAsia="宋体"/>
          <w:bCs/>
          <w:noProof/>
          <w:lang w:val="en-US" w:eastAsia="zh-TW"/>
        </w:rPr>
        <w:t xml:space="preserve">The figure is divided into separate facets arranged from left to right, each representing </w:t>
      </w:r>
      <w:r>
        <w:rPr>
          <w:rFonts w:eastAsia="宋体" w:hint="eastAsia"/>
          <w:bCs/>
          <w:noProof/>
          <w:lang w:val="en-US"/>
        </w:rPr>
        <w:t>SHR</w:t>
      </w:r>
      <w:r>
        <w:rPr>
          <w:rFonts w:eastAsia="宋体"/>
          <w:bCs/>
          <w:noProof/>
          <w:lang w:val="en-US"/>
        </w:rPr>
        <w:t xml:space="preserve"> </w:t>
      </w:r>
      <w:r w:rsidRPr="00CD740F">
        <w:rPr>
          <w:rFonts w:eastAsia="宋体"/>
          <w:bCs/>
          <w:noProof/>
          <w:lang w:val="en-US" w:eastAsia="zh-TW"/>
        </w:rPr>
        <w:t>calculated using three distinct methods: first-second, odd-even, and permuted. Moving from top to bottom, each facet in the graph corresponds to a different target for the SPE measures, specifically friend, stranger, celebrity, and non-person.</w:t>
      </w:r>
    </w:p>
    <w:p w14:paraId="5ABEA16D" w14:textId="77777777" w:rsidR="005F18D3" w:rsidRDefault="005F18D3" w:rsidP="00044360">
      <w:pPr>
        <w:spacing w:beforeLines="100" w:before="240" w:afterLines="100" w:after="240"/>
        <w:ind w:firstLineChars="100" w:firstLine="240"/>
        <w:jc w:val="center"/>
        <w:rPr>
          <w:lang w:val="en-US"/>
        </w:rPr>
      </w:pPr>
    </w:p>
    <w:p w14:paraId="2E8F40CE" w14:textId="48B5D83B" w:rsidR="0075550B" w:rsidRDefault="0075550B" w:rsidP="00044360">
      <w:pPr>
        <w:spacing w:beforeLines="100" w:before="240" w:afterLines="100" w:after="240"/>
        <w:ind w:firstLineChars="100" w:firstLine="240"/>
        <w:jc w:val="center"/>
        <w:rPr>
          <w:lang w:val="en-US"/>
        </w:rPr>
      </w:pPr>
    </w:p>
    <w:p w14:paraId="03352E86" w14:textId="2A466B0D" w:rsidR="0075550B" w:rsidRDefault="0075550B" w:rsidP="00044360">
      <w:pPr>
        <w:spacing w:beforeLines="100" w:before="240" w:afterLines="100" w:after="240"/>
        <w:ind w:firstLineChars="100" w:firstLine="240"/>
        <w:jc w:val="center"/>
        <w:rPr>
          <w:lang w:val="en-US"/>
        </w:rPr>
      </w:pPr>
    </w:p>
    <w:p w14:paraId="031BA926" w14:textId="009BA01A" w:rsidR="0075550B" w:rsidRDefault="0075550B" w:rsidP="00C038E6">
      <w:pPr>
        <w:ind w:firstLineChars="100" w:firstLine="240"/>
        <w:rPr>
          <w:rFonts w:eastAsiaTheme="minorEastAsia"/>
          <w:color w:val="000000" w:themeColor="text1"/>
        </w:rPr>
      </w:pPr>
      <w:r w:rsidRPr="00E17822">
        <w:rPr>
          <w:rFonts w:eastAsiaTheme="minorEastAsia"/>
          <w:color w:val="000000" w:themeColor="text1"/>
        </w:rPr>
        <w:t xml:space="preserve">From the </w:t>
      </w:r>
      <w:r w:rsidR="00C038E6">
        <w:rPr>
          <w:rFonts w:eastAsiaTheme="minorEastAsia"/>
          <w:color w:val="000000" w:themeColor="text1"/>
        </w:rPr>
        <w:t>result</w:t>
      </w:r>
      <w:r w:rsidRPr="00E17822">
        <w:rPr>
          <w:rFonts w:eastAsiaTheme="minorEastAsia"/>
          <w:color w:val="000000" w:themeColor="text1"/>
        </w:rPr>
        <w:t>, it is evident that ezDDM demonstrates higher stability in estimating the drift rate (v). This may be attributed to the estimation method used in "hausekeep," which relies on average reaction time and accuracy, as opposed to the method employed in "RWiener," which relies on individual trial-level reaction times and correctness. The chosen split-half procedure may have a greater impact on the estimation by "RWiener," leading to lower split-half reliabilities for both of its indices.</w:t>
      </w:r>
      <w:r w:rsidR="00C038E6">
        <w:rPr>
          <w:rFonts w:eastAsiaTheme="minorEastAsia"/>
          <w:color w:val="000000" w:themeColor="text1"/>
        </w:rPr>
        <w:t xml:space="preserve"> </w:t>
      </w:r>
      <w:r w:rsidRPr="00E17822">
        <w:rPr>
          <w:rFonts w:eastAsiaTheme="minorEastAsia"/>
          <w:color w:val="000000" w:themeColor="text1"/>
        </w:rPr>
        <w:t>These observations imply that the reliability of calculating DDM parameters through split-half reliabilities is influenced by two key factors. Firstly, the stability of the parameter itself plays a significant role, and secondly, the stability of the package used to compute that parameter is equally crucial.</w:t>
      </w:r>
    </w:p>
    <w:p w14:paraId="3A91447D" w14:textId="77777777" w:rsidR="00C038E6" w:rsidRPr="00C038E6" w:rsidRDefault="00C038E6" w:rsidP="00C038E6">
      <w:pPr>
        <w:ind w:firstLineChars="100" w:firstLine="240"/>
        <w:rPr>
          <w:rFonts w:eastAsiaTheme="minorEastAsia"/>
          <w:color w:val="000000" w:themeColor="text1"/>
        </w:rPr>
      </w:pPr>
    </w:p>
    <w:p w14:paraId="6E77D8AA" w14:textId="4F87C4C3" w:rsidR="0075550B" w:rsidRDefault="00C038E6" w:rsidP="00C038E6">
      <w:pPr>
        <w:pStyle w:val="2"/>
        <w:numPr>
          <w:ilvl w:val="1"/>
          <w:numId w:val="39"/>
        </w:numPr>
        <w:spacing w:after="120"/>
        <w:rPr>
          <w:rFonts w:ascii="Times New Roman" w:hAnsi="Times New Roman"/>
          <w:lang w:val="en-US"/>
        </w:rPr>
      </w:pPr>
      <w:r w:rsidRPr="00C038E6">
        <w:rPr>
          <w:rFonts w:ascii="Times New Roman" w:hAnsi="Times New Roman" w:hint="eastAsia"/>
          <w:lang w:val="en-US"/>
        </w:rPr>
        <w:t>ICCs</w:t>
      </w:r>
      <w:r w:rsidRPr="00C038E6">
        <w:rPr>
          <w:rFonts w:ascii="Times New Roman" w:hAnsi="Times New Roman"/>
          <w:lang w:val="en-US"/>
        </w:rPr>
        <w:t xml:space="preserve"> for different SPE indices.</w:t>
      </w:r>
    </w:p>
    <w:p w14:paraId="26943CA4" w14:textId="77777777" w:rsidR="004E53A7" w:rsidRPr="004E53A7" w:rsidRDefault="004E53A7" w:rsidP="004E53A7">
      <w:pPr>
        <w:rPr>
          <w:rFonts w:eastAsia="宋体"/>
          <w:lang w:val="en-US"/>
        </w:rPr>
      </w:pPr>
    </w:p>
    <w:p w14:paraId="7E673263" w14:textId="77777777" w:rsidR="0027313F" w:rsidRPr="00F72A78" w:rsidRDefault="0027313F" w:rsidP="00CD5194">
      <w:pPr>
        <w:rPr>
          <w:rFonts w:eastAsia="PMingLiU"/>
          <w:bCs/>
          <w:noProof/>
          <w:lang w:val="en-US" w:eastAsia="zh-TW"/>
        </w:rPr>
      </w:pPr>
    </w:p>
    <w:p w14:paraId="71A659E6" w14:textId="796D18A6" w:rsidR="00EB2BE6" w:rsidRDefault="002F3744" w:rsidP="00EB2BE6">
      <w:pPr>
        <w:jc w:val="center"/>
        <w:rPr>
          <w:rFonts w:eastAsia="PMingLiU"/>
          <w:bCs/>
          <w:noProof/>
          <w:lang w:val="en-US" w:eastAsia="zh-TW"/>
        </w:rPr>
      </w:pPr>
      <w:r>
        <w:rPr>
          <w:rFonts w:eastAsia="PMingLiU"/>
          <w:bCs/>
          <w:noProof/>
          <w:lang w:val="en-US" w:eastAsia="zh-TW"/>
        </w:rPr>
        <w:drawing>
          <wp:inline distT="0" distB="0" distL="0" distR="0" wp14:anchorId="69577F54" wp14:editId="31FE9BF3">
            <wp:extent cx="5943600" cy="3820795"/>
            <wp:effectExtent l="0" t="0" r="0" b="8255"/>
            <wp:docPr id="13" name="图片 13"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电脑萤幕画面&#10;&#10;描述已自动生成"/>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820795"/>
                    </a:xfrm>
                    <a:prstGeom prst="rect">
                      <a:avLst/>
                    </a:prstGeom>
                  </pic:spPr>
                </pic:pic>
              </a:graphicData>
            </a:graphic>
          </wp:inline>
        </w:drawing>
      </w:r>
    </w:p>
    <w:p w14:paraId="6A8E5AF5" w14:textId="6EFE2662" w:rsidR="004E53A7" w:rsidRDefault="00EB2BE6" w:rsidP="004E53A7">
      <w:pPr>
        <w:ind w:firstLineChars="100" w:firstLine="241"/>
        <w:jc w:val="center"/>
        <w:rPr>
          <w:rFonts w:eastAsia="宋体"/>
          <w:b/>
          <w:noProof/>
          <w:lang w:val="en-US" w:eastAsia="zh-TW"/>
        </w:rPr>
      </w:pPr>
      <w:r w:rsidRPr="004E53A7">
        <w:rPr>
          <w:rFonts w:eastAsia="宋体"/>
          <w:b/>
          <w:noProof/>
          <w:lang w:val="en-US" w:eastAsia="zh-TW"/>
        </w:rPr>
        <w:t>Supplementary</w:t>
      </w:r>
      <w:r w:rsidRPr="006A5A80">
        <w:rPr>
          <w:rFonts w:eastAsia="宋体"/>
          <w:b/>
          <w:noProof/>
          <w:lang w:val="en-US" w:eastAsia="zh-TW"/>
        </w:rPr>
        <w:t xml:space="preserve"> Fig</w:t>
      </w:r>
      <w:r>
        <w:rPr>
          <w:rFonts w:eastAsia="宋体"/>
          <w:b/>
          <w:noProof/>
          <w:lang w:val="en-US" w:eastAsia="zh-TW"/>
        </w:rPr>
        <w:t>.</w:t>
      </w:r>
      <w:r w:rsidRPr="006A5A80">
        <w:rPr>
          <w:rFonts w:eastAsia="宋体"/>
          <w:b/>
          <w:noProof/>
          <w:lang w:val="en-US" w:eastAsia="zh-TW"/>
        </w:rPr>
        <w:t xml:space="preserve"> </w:t>
      </w:r>
      <w:r w:rsidR="004E53A7">
        <w:rPr>
          <w:rFonts w:eastAsia="宋体"/>
          <w:b/>
          <w:noProof/>
          <w:lang w:val="en-US" w:eastAsia="zh-TW"/>
        </w:rPr>
        <w:t>5</w:t>
      </w:r>
      <w:r w:rsidRPr="004E53A7">
        <w:rPr>
          <w:rFonts w:eastAsia="宋体"/>
          <w:b/>
          <w:noProof/>
          <w:lang w:val="en-US" w:eastAsia="zh-TW"/>
        </w:rPr>
        <w:t xml:space="preserve"> </w:t>
      </w:r>
      <w:r w:rsidR="00044360" w:rsidRPr="004E53A7">
        <w:rPr>
          <w:rFonts w:eastAsia="宋体" w:hint="eastAsia"/>
          <w:bCs/>
          <w:noProof/>
          <w:lang w:val="en-US" w:eastAsia="zh-TW"/>
        </w:rPr>
        <w:t>ICCs</w:t>
      </w:r>
      <w:r w:rsidR="00044360" w:rsidRPr="004E53A7">
        <w:rPr>
          <w:rFonts w:eastAsia="宋体"/>
          <w:bCs/>
          <w:noProof/>
          <w:lang w:val="en-US" w:eastAsia="zh-TW"/>
        </w:rPr>
        <w:t xml:space="preserve"> </w:t>
      </w:r>
      <w:r w:rsidR="0027313F" w:rsidRPr="004E53A7">
        <w:rPr>
          <w:rFonts w:eastAsia="宋体"/>
          <w:bCs/>
          <w:noProof/>
          <w:lang w:val="en-US" w:eastAsia="zh-TW"/>
        </w:rPr>
        <w:t>for different SPE indices.</w:t>
      </w:r>
    </w:p>
    <w:p w14:paraId="7F839FF8" w14:textId="45444BBD" w:rsidR="00C038E6" w:rsidRPr="004E53A7" w:rsidRDefault="004E53A7" w:rsidP="004E53A7">
      <w:pPr>
        <w:ind w:firstLineChars="100" w:firstLine="200"/>
        <w:jc w:val="center"/>
        <w:rPr>
          <w:rFonts w:eastAsia="宋体"/>
          <w:b/>
          <w:noProof/>
          <w:lang w:val="en-US" w:eastAsia="zh-TW"/>
        </w:rPr>
      </w:pPr>
      <w:r w:rsidRPr="004E53A7">
        <w:rPr>
          <w:rFonts w:eastAsia="宋体"/>
          <w:bCs/>
          <w:i/>
          <w:iCs/>
          <w:noProof/>
          <w:sz w:val="20"/>
          <w:szCs w:val="20"/>
          <w:lang w:val="en-US" w:eastAsia="zh-TW"/>
        </w:rPr>
        <w:t>Note:</w:t>
      </w:r>
      <w:r>
        <w:rPr>
          <w:rFonts w:eastAsia="宋体"/>
          <w:b/>
          <w:noProof/>
          <w:lang w:val="en-US" w:eastAsia="zh-TW"/>
        </w:rPr>
        <w:t xml:space="preserve"> </w:t>
      </w:r>
      <w:r w:rsidR="00C038E6" w:rsidRPr="004E53A7">
        <w:rPr>
          <w:rFonts w:eastAsia="宋体"/>
          <w:bCs/>
          <w:noProof/>
          <w:sz w:val="20"/>
          <w:szCs w:val="20"/>
          <w:lang w:val="en-US" w:eastAsia="zh-TW"/>
        </w:rPr>
        <w:t xml:space="preserve">The vertical axis of the graph illustrates eight distinct outcome variables, which includes two </w:t>
      </w:r>
      <w:r w:rsidR="00C038E6" w:rsidRPr="00C038E6">
        <w:rPr>
          <w:rFonts w:eastAsia="宋体"/>
          <w:bCs/>
          <w:noProof/>
          <w:sz w:val="20"/>
          <w:szCs w:val="20"/>
          <w:lang w:val="en-US" w:eastAsia="zh-TW"/>
        </w:rPr>
        <w:t xml:space="preserve">additional indices from the DDM, implemented using the "hausekeep" package. The line and dots on the graph represent the value of ICC, along with their corresponding 95% confidence intervals. If only the point is shown in the graph, it indicates that the confidence interval for that point estimate extends beyond the range of our coordinate axes (0, 1). </w:t>
      </w:r>
      <w:r w:rsidR="00C038E6" w:rsidRPr="007D50DA">
        <w:rPr>
          <w:rFonts w:eastAsia="宋体"/>
          <w:bCs/>
          <w:noProof/>
          <w:sz w:val="20"/>
          <w:szCs w:val="20"/>
          <w:lang w:val="en-US" w:eastAsia="zh-TW"/>
        </w:rPr>
        <w:t>The upper facet of the figure presents the results for ICC2</w:t>
      </w:r>
      <w:r w:rsidR="00C038E6">
        <w:rPr>
          <w:rFonts w:eastAsia="宋体"/>
          <w:bCs/>
          <w:noProof/>
          <w:sz w:val="20"/>
          <w:szCs w:val="20"/>
          <w:lang w:val="en-US" w:eastAsia="zh-TW"/>
        </w:rPr>
        <w:t>k</w:t>
      </w:r>
      <w:r w:rsidR="00C038E6" w:rsidRPr="007D50DA">
        <w:rPr>
          <w:rFonts w:eastAsia="宋体"/>
          <w:bCs/>
          <w:noProof/>
          <w:sz w:val="20"/>
          <w:szCs w:val="20"/>
          <w:lang w:val="en-US" w:eastAsia="zh-TW"/>
        </w:rPr>
        <w:t>, while the lower facet displays the results for ICC.</w:t>
      </w:r>
    </w:p>
    <w:p w14:paraId="4066C299" w14:textId="414436A2" w:rsidR="00366F6F" w:rsidRDefault="00366F6F" w:rsidP="0025117B">
      <w:pPr>
        <w:rPr>
          <w:lang w:val="en-US"/>
        </w:rPr>
      </w:pPr>
    </w:p>
    <w:p w14:paraId="541636D5" w14:textId="3A40D265" w:rsidR="0025117B" w:rsidRDefault="00366F6F" w:rsidP="0025117B">
      <w:pPr>
        <w:pStyle w:val="2"/>
        <w:numPr>
          <w:ilvl w:val="1"/>
          <w:numId w:val="39"/>
        </w:numPr>
        <w:spacing w:after="120"/>
        <w:rPr>
          <w:rFonts w:ascii="Times New Roman" w:hAnsi="Times New Roman"/>
          <w:lang w:val="en-US"/>
        </w:rPr>
      </w:pPr>
      <w:r>
        <w:rPr>
          <w:rFonts w:ascii="Times New Roman" w:hAnsi="Times New Roman"/>
          <w:lang w:val="en-US"/>
        </w:rPr>
        <w:t xml:space="preserve"> </w:t>
      </w:r>
      <w:r w:rsidRPr="00366F6F">
        <w:rPr>
          <w:rFonts w:ascii="Times New Roman" w:hAnsi="Times New Roman"/>
          <w:lang w:val="en-US"/>
        </w:rPr>
        <w:t xml:space="preserve">Correlation Between Monte Carlo </w:t>
      </w:r>
      <w:r w:rsidRPr="00366F6F">
        <w:rPr>
          <w:rFonts w:ascii="Times New Roman" w:hAnsi="Times New Roman" w:hint="eastAsia"/>
          <w:lang w:val="en-US"/>
        </w:rPr>
        <w:t>SHR</w:t>
      </w:r>
      <w:r w:rsidRPr="00366F6F">
        <w:rPr>
          <w:rFonts w:ascii="Times New Roman" w:hAnsi="Times New Roman"/>
          <w:lang w:val="en-US"/>
        </w:rPr>
        <w:t xml:space="preserve"> and Trial Numbers </w:t>
      </w:r>
    </w:p>
    <w:p w14:paraId="7B7B6AB6" w14:textId="1094BEC7" w:rsidR="00366F6F" w:rsidRDefault="00366F6F" w:rsidP="00366F6F">
      <w:pPr>
        <w:ind w:firstLineChars="100" w:firstLine="240"/>
        <w:rPr>
          <w:rFonts w:eastAsiaTheme="minorEastAsia"/>
          <w:color w:val="000000" w:themeColor="text1"/>
        </w:rPr>
      </w:pPr>
      <w:r w:rsidRPr="00366F6F">
        <w:rPr>
          <w:rFonts w:eastAsiaTheme="minorEastAsia"/>
          <w:color w:val="000000" w:themeColor="text1"/>
        </w:rPr>
        <w:t xml:space="preserve">In this section, we present the results of the correlation between Monte Carlo SHR and </w:t>
      </w:r>
      <w:r w:rsidRPr="00366F6F">
        <w:rPr>
          <w:rFonts w:eastAsiaTheme="minorEastAsia" w:hint="eastAsia"/>
          <w:color w:val="000000" w:themeColor="text1"/>
        </w:rPr>
        <w:t>t</w:t>
      </w:r>
      <w:r w:rsidRPr="00366F6F">
        <w:rPr>
          <w:rFonts w:eastAsiaTheme="minorEastAsia"/>
          <w:color w:val="000000" w:themeColor="text1"/>
        </w:rPr>
        <w:t>rial numbers</w:t>
      </w:r>
      <w:r w:rsidR="00B54225">
        <w:rPr>
          <w:rFonts w:eastAsiaTheme="minorEastAsia"/>
          <w:color w:val="000000" w:themeColor="text1"/>
        </w:rPr>
        <w:t xml:space="preserve"> (figure </w:t>
      </w:r>
      <w:r w:rsidR="00236678">
        <w:rPr>
          <w:rFonts w:eastAsiaTheme="minorEastAsia"/>
          <w:color w:val="000000" w:themeColor="text1"/>
        </w:rPr>
        <w:t>6</w:t>
      </w:r>
      <w:r w:rsidR="00B54225">
        <w:rPr>
          <w:rFonts w:eastAsiaTheme="minorEastAsia"/>
          <w:color w:val="000000" w:themeColor="text1"/>
        </w:rPr>
        <w:t>)</w:t>
      </w:r>
      <w:r w:rsidRPr="00366F6F">
        <w:rPr>
          <w:rFonts w:eastAsiaTheme="minorEastAsia"/>
          <w:color w:val="000000" w:themeColor="text1"/>
        </w:rPr>
        <w:t xml:space="preserve">. Some outcome variables, such as RT, </w:t>
      </w:r>
      <w:r w:rsidR="0075550B">
        <w:rPr>
          <w:rFonts w:eastAsiaTheme="minorEastAsia"/>
          <w:color w:val="000000" w:themeColor="text1"/>
        </w:rPr>
        <w:t>e</w:t>
      </w:r>
      <w:r w:rsidRPr="00366F6F">
        <w:rPr>
          <w:rFonts w:eastAsiaTheme="minorEastAsia"/>
          <w:color w:val="000000" w:themeColor="text1"/>
        </w:rPr>
        <w:t xml:space="preserve">fficiency shown significant </w:t>
      </w:r>
      <w:r w:rsidR="0075550B" w:rsidRPr="00366F6F">
        <w:rPr>
          <w:rFonts w:eastAsiaTheme="minorEastAsia"/>
          <w:color w:val="000000" w:themeColor="text1"/>
        </w:rPr>
        <w:t>correlation</w:t>
      </w:r>
      <w:r w:rsidRPr="00366F6F">
        <w:rPr>
          <w:rFonts w:eastAsiaTheme="minorEastAsia"/>
          <w:color w:val="000000" w:themeColor="text1"/>
        </w:rPr>
        <w:t xml:space="preserve"> between Monte Carlo SHR and </w:t>
      </w:r>
      <w:r w:rsidRPr="00366F6F">
        <w:rPr>
          <w:rFonts w:eastAsiaTheme="minorEastAsia" w:hint="eastAsia"/>
          <w:color w:val="000000" w:themeColor="text1"/>
        </w:rPr>
        <w:t>t</w:t>
      </w:r>
      <w:r w:rsidRPr="00366F6F">
        <w:rPr>
          <w:rFonts w:eastAsiaTheme="minorEastAsia"/>
          <w:color w:val="000000" w:themeColor="text1"/>
        </w:rPr>
        <w:t xml:space="preserve">rial numbers. However, for </w:t>
      </w:r>
      <w:r w:rsidR="0075550B">
        <w:rPr>
          <w:rFonts w:eastAsiaTheme="minorEastAsia"/>
          <w:color w:val="000000" w:themeColor="text1"/>
        </w:rPr>
        <w:t>outcome variables</w:t>
      </w:r>
      <w:r w:rsidRPr="00366F6F">
        <w:rPr>
          <w:rFonts w:eastAsiaTheme="minorEastAsia"/>
          <w:color w:val="000000" w:themeColor="text1"/>
        </w:rPr>
        <w:t xml:space="preserve"> like </w:t>
      </w:r>
      <w:r w:rsidRPr="00366F6F">
        <w:rPr>
          <w:rFonts w:eastAsiaTheme="minorEastAsia"/>
          <w:i/>
          <w:iCs/>
          <w:color w:val="000000" w:themeColor="text1"/>
        </w:rPr>
        <w:t>d’</w:t>
      </w:r>
      <w:r w:rsidRPr="00366F6F">
        <w:rPr>
          <w:rFonts w:eastAsiaTheme="minorEastAsia"/>
          <w:color w:val="000000" w:themeColor="text1"/>
        </w:rPr>
        <w:t xml:space="preserve"> and</w:t>
      </w:r>
      <w:r>
        <w:rPr>
          <w:rFonts w:eastAsiaTheme="minorEastAsia"/>
          <w:color w:val="000000" w:themeColor="text1"/>
        </w:rPr>
        <w:t xml:space="preserve"> </w:t>
      </w:r>
      <w:r w:rsidRPr="00366F6F">
        <w:rPr>
          <w:rFonts w:eastAsiaTheme="minorEastAsia"/>
          <w:i/>
          <w:iCs/>
          <w:color w:val="000000" w:themeColor="text1"/>
        </w:rPr>
        <w:t>v</w:t>
      </w:r>
      <w:r w:rsidRPr="00366F6F">
        <w:rPr>
          <w:rFonts w:eastAsiaTheme="minorEastAsia"/>
          <w:color w:val="000000" w:themeColor="text1"/>
        </w:rPr>
        <w:t xml:space="preserve">, there is minimal correlation between trial numbers and </w:t>
      </w:r>
      <w:r>
        <w:rPr>
          <w:rFonts w:eastAsiaTheme="minorEastAsia"/>
          <w:color w:val="000000" w:themeColor="text1"/>
        </w:rPr>
        <w:t>SHR</w:t>
      </w:r>
      <w:r w:rsidRPr="00366F6F">
        <w:rPr>
          <w:rFonts w:eastAsiaTheme="minorEastAsia"/>
          <w:color w:val="000000" w:themeColor="text1"/>
        </w:rPr>
        <w:t xml:space="preserve">. </w:t>
      </w:r>
      <w:r>
        <w:rPr>
          <w:rFonts w:eastAsiaTheme="minorEastAsia"/>
          <w:color w:val="000000" w:themeColor="text1"/>
        </w:rPr>
        <w:t>It is found that the</w:t>
      </w:r>
      <w:r w:rsidRPr="00366F6F">
        <w:rPr>
          <w:rFonts w:eastAsiaTheme="minorEastAsia"/>
          <w:color w:val="000000" w:themeColor="text1"/>
        </w:rPr>
        <w:t xml:space="preserve"> SPMT paradigm requires approximately 80 trials to achieve a Monte Carlo </w:t>
      </w:r>
      <w:r w:rsidR="0075550B">
        <w:rPr>
          <w:rFonts w:eastAsiaTheme="minorEastAsia"/>
          <w:color w:val="000000" w:themeColor="text1"/>
        </w:rPr>
        <w:t xml:space="preserve">SHR </w:t>
      </w:r>
      <w:r w:rsidR="0075550B" w:rsidRPr="00366F6F">
        <w:rPr>
          <w:rFonts w:eastAsiaTheme="minorEastAsia"/>
          <w:color w:val="000000" w:themeColor="text1"/>
        </w:rPr>
        <w:t>of</w:t>
      </w:r>
      <w:r w:rsidRPr="00366F6F">
        <w:rPr>
          <w:rFonts w:eastAsiaTheme="minorEastAsia"/>
          <w:color w:val="000000" w:themeColor="text1"/>
        </w:rPr>
        <w:t xml:space="preserve"> 0.8 when </w:t>
      </w:r>
      <w:r w:rsidR="0075550B">
        <w:rPr>
          <w:rFonts w:eastAsiaTheme="minorEastAsia"/>
          <w:color w:val="000000" w:themeColor="text1"/>
        </w:rPr>
        <w:t xml:space="preserve">the SPE measure is RT under </w:t>
      </w:r>
      <w:r w:rsidRPr="00366F6F">
        <w:rPr>
          <w:rFonts w:eastAsiaTheme="minorEastAsia"/>
          <w:color w:val="000000" w:themeColor="text1"/>
        </w:rPr>
        <w:t>'Stranger'</w:t>
      </w:r>
      <w:r w:rsidR="0075550B">
        <w:rPr>
          <w:rFonts w:eastAsiaTheme="minorEastAsia"/>
          <w:color w:val="000000" w:themeColor="text1"/>
        </w:rPr>
        <w:t>,</w:t>
      </w:r>
      <w:r w:rsidRPr="00366F6F">
        <w:rPr>
          <w:rFonts w:eastAsiaTheme="minorEastAsia"/>
          <w:color w:val="000000" w:themeColor="text1"/>
        </w:rPr>
        <w:t xml:space="preserve"> and about 120 trials </w:t>
      </w:r>
      <w:r w:rsidR="0075550B">
        <w:rPr>
          <w:rFonts w:eastAsiaTheme="minorEastAsia"/>
          <w:color w:val="000000" w:themeColor="text1"/>
        </w:rPr>
        <w:t>under</w:t>
      </w:r>
      <w:r w:rsidRPr="00366F6F">
        <w:rPr>
          <w:rFonts w:eastAsiaTheme="minorEastAsia"/>
          <w:color w:val="000000" w:themeColor="text1"/>
        </w:rPr>
        <w:t xml:space="preserve"> 'Close.' Additionally, achieving a Monte Carlo split-half reliability of 0.8 for </w:t>
      </w:r>
      <w:r w:rsidRPr="0075550B">
        <w:rPr>
          <w:rFonts w:eastAsiaTheme="minorEastAsia"/>
          <w:i/>
          <w:iCs/>
          <w:color w:val="000000" w:themeColor="text1"/>
        </w:rPr>
        <w:t>v</w:t>
      </w:r>
      <w:r w:rsidRPr="00366F6F">
        <w:rPr>
          <w:rFonts w:eastAsiaTheme="minorEastAsia"/>
          <w:color w:val="000000" w:themeColor="text1"/>
        </w:rPr>
        <w:t xml:space="preserve"> may require more than 130 trials.</w:t>
      </w:r>
      <w:r>
        <w:rPr>
          <w:rFonts w:eastAsiaTheme="minorEastAsia"/>
          <w:color w:val="000000" w:themeColor="text1"/>
        </w:rPr>
        <w:t xml:space="preserve"> </w:t>
      </w:r>
      <w:r w:rsidRPr="00366F6F">
        <w:rPr>
          <w:rFonts w:eastAsia="宋体"/>
          <w:bCs/>
          <w:noProof/>
          <w:lang w:val="en-US" w:eastAsia="zh-TW"/>
        </w:rPr>
        <w:t xml:space="preserve">On the </w:t>
      </w:r>
      <w:r w:rsidRPr="00B54225">
        <w:rPr>
          <w:rFonts w:eastAsiaTheme="minorEastAsia"/>
          <w:color w:val="000000" w:themeColor="text1"/>
        </w:rPr>
        <w:t xml:space="preserve">other hand, high Monte Carlo SHR is challenging to achieve for the remaining three </w:t>
      </w:r>
      <w:r w:rsidR="0075550B">
        <w:rPr>
          <w:rFonts w:eastAsiaTheme="minorEastAsia"/>
          <w:color w:val="000000" w:themeColor="text1"/>
        </w:rPr>
        <w:t>outcome variables</w:t>
      </w:r>
      <w:r w:rsidRPr="00B54225">
        <w:rPr>
          <w:rFonts w:eastAsiaTheme="minorEastAsia"/>
          <w:color w:val="000000" w:themeColor="text1"/>
        </w:rPr>
        <w:t xml:space="preserve">, particularly for the </w:t>
      </w:r>
      <w:r w:rsidRPr="0075550B">
        <w:rPr>
          <w:rFonts w:eastAsiaTheme="minorEastAsia"/>
          <w:i/>
          <w:iCs/>
          <w:color w:val="000000" w:themeColor="text1"/>
        </w:rPr>
        <w:t>z</w:t>
      </w:r>
      <w:r w:rsidRPr="00B54225">
        <w:rPr>
          <w:rFonts w:eastAsiaTheme="minorEastAsia"/>
          <w:color w:val="000000" w:themeColor="text1"/>
        </w:rPr>
        <w:t>, even with 150 or more trials.</w:t>
      </w:r>
    </w:p>
    <w:p w14:paraId="03871368" w14:textId="3639AD88" w:rsidR="0027313F" w:rsidRPr="00B54225" w:rsidRDefault="00366F6F" w:rsidP="00B54225">
      <w:pPr>
        <w:ind w:firstLineChars="100" w:firstLine="240"/>
        <w:rPr>
          <w:rFonts w:eastAsiaTheme="minorEastAsia"/>
          <w:color w:val="000000" w:themeColor="text1"/>
        </w:rPr>
      </w:pPr>
      <w:r w:rsidRPr="00B54225">
        <w:rPr>
          <w:rFonts w:eastAsiaTheme="minorEastAsia"/>
          <w:color w:val="000000" w:themeColor="text1"/>
        </w:rPr>
        <w:t xml:space="preserve">It is important to emphasize that </w:t>
      </w:r>
      <w:r w:rsidR="0075550B">
        <w:rPr>
          <w:rFonts w:eastAsiaTheme="minorEastAsia"/>
          <w:color w:val="000000" w:themeColor="text1"/>
        </w:rPr>
        <w:t>here</w:t>
      </w:r>
      <w:r w:rsidR="00ED5EF3" w:rsidRPr="00B54225">
        <w:rPr>
          <w:rFonts w:eastAsiaTheme="minorEastAsia"/>
          <w:color w:val="000000" w:themeColor="text1"/>
        </w:rPr>
        <w:t xml:space="preserve"> </w:t>
      </w:r>
      <w:r w:rsidRPr="00B54225">
        <w:rPr>
          <w:rFonts w:eastAsiaTheme="minorEastAsia"/>
          <w:color w:val="000000" w:themeColor="text1"/>
        </w:rPr>
        <w:t xml:space="preserve">we </w:t>
      </w:r>
      <w:r w:rsidR="00ED5EF3" w:rsidRPr="00B54225">
        <w:rPr>
          <w:rFonts w:eastAsiaTheme="minorEastAsia"/>
          <w:color w:val="000000" w:themeColor="text1"/>
        </w:rPr>
        <w:t>only</w:t>
      </w:r>
      <w:r w:rsidRPr="00B54225">
        <w:rPr>
          <w:rFonts w:eastAsiaTheme="minorEastAsia"/>
          <w:color w:val="000000" w:themeColor="text1"/>
        </w:rPr>
        <w:t xml:space="preserve"> conducted a simple regression analysis of trial numbers and Monte Carlo SHR based on the collected datasets.</w:t>
      </w:r>
      <w:r w:rsidR="00B54225">
        <w:rPr>
          <w:rFonts w:eastAsiaTheme="minorEastAsia"/>
          <w:color w:val="000000" w:themeColor="text1"/>
        </w:rPr>
        <w:t xml:space="preserve"> </w:t>
      </w:r>
      <w:r w:rsidR="00B54225" w:rsidRPr="00B54225">
        <w:rPr>
          <w:rFonts w:eastAsiaTheme="minorEastAsia"/>
          <w:color w:val="000000" w:themeColor="text1"/>
        </w:rPr>
        <w:t>This analysis was not part of the pre-registered plan, and our primary aim was not to provide a well-validated improvement for the SPMT.</w:t>
      </w:r>
      <w:r w:rsidR="00B54225">
        <w:rPr>
          <w:rFonts w:eastAsiaTheme="minorEastAsia"/>
          <w:color w:val="000000" w:themeColor="text1"/>
        </w:rPr>
        <w:t xml:space="preserve"> </w:t>
      </w:r>
      <w:r w:rsidR="00B54225" w:rsidRPr="00B54225">
        <w:rPr>
          <w:rFonts w:eastAsiaTheme="minorEastAsia"/>
          <w:color w:val="000000" w:themeColor="text1"/>
        </w:rPr>
        <w:t>However, considering the significant correlation between the number of trials and Monte Carlo split-half reliability, our findings suggest that, for the SPMT paradigm, achieving higher reliability for clinical evaluation would necessitate conducting more trials. As a reasonable approach, it might be beneficial to consider having more than 120 trials under each experimental condition.</w:t>
      </w:r>
    </w:p>
    <w:p w14:paraId="372443B1" w14:textId="1DA3E2D8" w:rsidR="002D0F37" w:rsidRDefault="000B7C95" w:rsidP="0027313F">
      <w:pPr>
        <w:rPr>
          <w:rFonts w:eastAsiaTheme="minorEastAsia"/>
          <w:lang w:val="en-US"/>
        </w:rPr>
      </w:pPr>
      <w:r>
        <w:rPr>
          <w:rFonts w:eastAsiaTheme="minorEastAsia"/>
          <w:noProof/>
          <w:lang w:val="en-US"/>
        </w:rPr>
        <w:drawing>
          <wp:inline distT="0" distB="0" distL="0" distR="0" wp14:anchorId="19E562BD" wp14:editId="2441F509">
            <wp:extent cx="5943600" cy="4754880"/>
            <wp:effectExtent l="0" t="0" r="0" b="7620"/>
            <wp:docPr id="1"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表&#10;&#10;描述已自动生成"/>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217BEFBA" w14:textId="77777777" w:rsidR="004E53A7" w:rsidRPr="004E53A7" w:rsidRDefault="000A2C97" w:rsidP="004E53A7">
      <w:pPr>
        <w:ind w:firstLineChars="100" w:firstLine="241"/>
        <w:jc w:val="center"/>
        <w:rPr>
          <w:rFonts w:eastAsia="宋体"/>
          <w:b/>
          <w:noProof/>
          <w:lang w:val="en-US" w:eastAsia="zh-TW"/>
        </w:rPr>
      </w:pPr>
      <w:r w:rsidRPr="004E53A7">
        <w:rPr>
          <w:rFonts w:eastAsia="宋体"/>
          <w:b/>
          <w:noProof/>
          <w:lang w:val="en-US" w:eastAsia="zh-TW"/>
        </w:rPr>
        <w:lastRenderedPageBreak/>
        <w:t xml:space="preserve">Supplementary Fig. </w:t>
      </w:r>
      <w:r w:rsidR="00236678" w:rsidRPr="004E53A7">
        <w:rPr>
          <w:rFonts w:eastAsia="宋体"/>
          <w:b/>
          <w:noProof/>
          <w:lang w:val="en-US" w:eastAsia="zh-TW"/>
        </w:rPr>
        <w:t xml:space="preserve">6 </w:t>
      </w:r>
      <w:r w:rsidR="00366F6F" w:rsidRPr="004E53A7">
        <w:rPr>
          <w:rFonts w:eastAsia="宋体"/>
          <w:b/>
          <w:noProof/>
          <w:lang w:val="en-US" w:eastAsia="zh-TW"/>
        </w:rPr>
        <w:t>R</w:t>
      </w:r>
      <w:r w:rsidRPr="004E53A7">
        <w:rPr>
          <w:rFonts w:eastAsia="宋体"/>
          <w:b/>
          <w:noProof/>
          <w:lang w:val="en-US" w:eastAsia="zh-TW"/>
        </w:rPr>
        <w:t>egression</w:t>
      </w:r>
      <w:r w:rsidR="00366F6F" w:rsidRPr="004E53A7">
        <w:rPr>
          <w:rFonts w:eastAsia="宋体"/>
          <w:b/>
          <w:noProof/>
          <w:lang w:val="en-US" w:eastAsia="zh-TW"/>
        </w:rPr>
        <w:t xml:space="preserve"> analysis</w:t>
      </w:r>
      <w:r w:rsidRPr="004E53A7">
        <w:rPr>
          <w:rFonts w:eastAsia="宋体"/>
          <w:b/>
          <w:noProof/>
          <w:lang w:val="en-US" w:eastAsia="zh-TW"/>
        </w:rPr>
        <w:t xml:space="preserve"> between Monte Carlo </w:t>
      </w:r>
      <w:r w:rsidR="00BA265E" w:rsidRPr="004E53A7">
        <w:rPr>
          <w:rFonts w:eastAsia="宋体" w:hint="eastAsia"/>
          <w:b/>
          <w:noProof/>
          <w:lang w:val="en-US" w:eastAsia="zh-TW"/>
        </w:rPr>
        <w:t>SHR</w:t>
      </w:r>
      <w:r w:rsidR="00BA265E" w:rsidRPr="004E53A7">
        <w:rPr>
          <w:rFonts w:eastAsia="宋体"/>
          <w:b/>
          <w:noProof/>
          <w:lang w:val="en-US" w:eastAsia="zh-TW"/>
        </w:rPr>
        <w:t xml:space="preserve"> </w:t>
      </w:r>
      <w:r w:rsidRPr="004E53A7">
        <w:rPr>
          <w:rFonts w:eastAsia="宋体"/>
          <w:b/>
          <w:noProof/>
          <w:lang w:val="en-US" w:eastAsia="zh-TW"/>
        </w:rPr>
        <w:t>and trial numbers</w:t>
      </w:r>
      <w:r w:rsidR="004E53A7">
        <w:rPr>
          <w:rFonts w:eastAsia="宋体"/>
          <w:b/>
          <w:noProof/>
          <w:lang w:val="en-US" w:eastAsia="zh-TW"/>
        </w:rPr>
        <w:t xml:space="preserve"> </w:t>
      </w:r>
      <w:r w:rsidR="00366F6F" w:rsidRPr="004E53A7">
        <w:rPr>
          <w:rFonts w:eastAsia="宋体"/>
          <w:b/>
          <w:noProof/>
          <w:lang w:val="en-US" w:eastAsia="zh-TW"/>
        </w:rPr>
        <w:t xml:space="preserve">using </w:t>
      </w:r>
      <w:r w:rsidRPr="004E53A7">
        <w:rPr>
          <w:rFonts w:eastAsia="宋体"/>
          <w:b/>
          <w:noProof/>
          <w:lang w:val="en-US" w:eastAsia="zh-TW"/>
        </w:rPr>
        <w:t xml:space="preserve">different SPE </w:t>
      </w:r>
      <w:r w:rsidR="00BA265E" w:rsidRPr="004E53A7">
        <w:rPr>
          <w:rFonts w:eastAsia="宋体" w:hint="eastAsia"/>
          <w:b/>
          <w:noProof/>
          <w:lang w:val="en-US" w:eastAsia="zh-TW"/>
        </w:rPr>
        <w:t>measure</w:t>
      </w:r>
      <w:r w:rsidR="0075550B" w:rsidRPr="004E53A7">
        <w:rPr>
          <w:rFonts w:eastAsia="宋体"/>
          <w:b/>
          <w:noProof/>
          <w:lang w:val="en-US" w:eastAsia="zh-TW"/>
        </w:rPr>
        <w:t xml:space="preserve">s. </w:t>
      </w:r>
    </w:p>
    <w:p w14:paraId="216D894B" w14:textId="51D2DD2D" w:rsidR="000A2C97" w:rsidRPr="0075550B" w:rsidRDefault="0075550B" w:rsidP="0075550B">
      <w:pPr>
        <w:spacing w:beforeLines="100" w:before="240" w:afterLines="100" w:after="240"/>
        <w:ind w:firstLineChars="100" w:firstLine="220"/>
        <w:jc w:val="center"/>
        <w:rPr>
          <w:rFonts w:eastAsiaTheme="minorEastAsia"/>
          <w:b/>
          <w:bCs/>
          <w:sz w:val="22"/>
          <w:szCs w:val="22"/>
          <w:lang w:val="en-US"/>
        </w:rPr>
      </w:pPr>
      <w:r w:rsidRPr="0075550B">
        <w:rPr>
          <w:rFonts w:eastAsia="宋体"/>
          <w:bCs/>
          <w:i/>
          <w:iCs/>
          <w:noProof/>
          <w:sz w:val="22"/>
          <w:szCs w:val="22"/>
          <w:lang w:val="en-US"/>
        </w:rPr>
        <w:t>Note:</w:t>
      </w:r>
      <w:r w:rsidRPr="0075550B">
        <w:rPr>
          <w:rFonts w:eastAsia="宋体"/>
          <w:bCs/>
          <w:noProof/>
          <w:sz w:val="22"/>
          <w:szCs w:val="22"/>
          <w:lang w:val="en-US"/>
        </w:rPr>
        <w:t xml:space="preserve"> </w:t>
      </w:r>
      <w:r w:rsidR="000A2C97" w:rsidRPr="0075550B">
        <w:rPr>
          <w:sz w:val="22"/>
          <w:szCs w:val="22"/>
          <w:lang w:val="en-US"/>
        </w:rPr>
        <w:t xml:space="preserve">The vertical axis represents Monte-Carlo split-half reliability, and the </w:t>
      </w:r>
      <w:r w:rsidR="003F50DB" w:rsidRPr="0075550B">
        <w:rPr>
          <w:sz w:val="22"/>
          <w:szCs w:val="22"/>
          <w:lang w:val="en-US"/>
        </w:rPr>
        <w:t>horizontal axis</w:t>
      </w:r>
      <w:r w:rsidR="000A2C97" w:rsidRPr="0075550B">
        <w:rPr>
          <w:sz w:val="22"/>
          <w:szCs w:val="22"/>
          <w:lang w:val="en-US"/>
        </w:rPr>
        <w:t xml:space="preserve"> represents the </w:t>
      </w:r>
      <w:r w:rsidR="000B7C95" w:rsidRPr="0075550B">
        <w:rPr>
          <w:sz w:val="22"/>
          <w:szCs w:val="22"/>
          <w:lang w:val="en-US"/>
        </w:rPr>
        <w:t>number of trials</w:t>
      </w:r>
      <w:r w:rsidR="003F50DB" w:rsidRPr="0075550B">
        <w:rPr>
          <w:sz w:val="22"/>
          <w:szCs w:val="22"/>
          <w:lang w:val="en-US"/>
        </w:rPr>
        <w:t xml:space="preserve">. Each facet represents one SPE </w:t>
      </w:r>
      <w:r w:rsidRPr="0075550B">
        <w:rPr>
          <w:sz w:val="22"/>
          <w:szCs w:val="22"/>
          <w:lang w:val="en-US"/>
        </w:rPr>
        <w:t>measures</w:t>
      </w:r>
      <w:r w:rsidR="003F50DB" w:rsidRPr="0075550B">
        <w:rPr>
          <w:sz w:val="22"/>
          <w:szCs w:val="22"/>
          <w:lang w:val="en-US"/>
        </w:rPr>
        <w:t>.</w:t>
      </w:r>
    </w:p>
    <w:p w14:paraId="7C208255" w14:textId="0634EED8" w:rsidR="003F50DB" w:rsidRDefault="003F50DB" w:rsidP="000A2C97">
      <w:pPr>
        <w:rPr>
          <w:rFonts w:eastAsiaTheme="minorEastAsia"/>
          <w:lang w:val="en-US"/>
        </w:rPr>
      </w:pPr>
    </w:p>
    <w:p w14:paraId="5CB8C117" w14:textId="36D485E5" w:rsidR="00044360" w:rsidRDefault="00044360" w:rsidP="0027313F"/>
    <w:p w14:paraId="3923219A" w14:textId="4FDC5F1D" w:rsidR="002F4F19" w:rsidRPr="006A5A80" w:rsidRDefault="00BA6702" w:rsidP="0027313F">
      <w:pPr>
        <w:spacing w:line="276" w:lineRule="auto"/>
        <w:rPr>
          <w:rFonts w:eastAsia="Calibri"/>
          <w:b/>
          <w:sz w:val="42"/>
          <w:szCs w:val="42"/>
        </w:rPr>
      </w:pPr>
      <w:bookmarkStart w:id="107" w:name="_Toc129530178"/>
      <w:bookmarkStart w:id="108" w:name="_Toc129530208"/>
      <w:bookmarkStart w:id="109" w:name="_Toc139718171"/>
      <w:r w:rsidRPr="006A5A80">
        <w:rPr>
          <w:rFonts w:eastAsia="Calibri"/>
          <w:b/>
          <w:sz w:val="42"/>
          <w:szCs w:val="42"/>
        </w:rPr>
        <w:t>References</w:t>
      </w:r>
      <w:bookmarkEnd w:id="107"/>
      <w:bookmarkEnd w:id="108"/>
      <w:bookmarkEnd w:id="109"/>
      <w:r w:rsidRPr="006A5A80">
        <w:rPr>
          <w:rFonts w:eastAsia="Calibri"/>
          <w:b/>
          <w:sz w:val="42"/>
          <w:szCs w:val="42"/>
        </w:rPr>
        <w:t xml:space="preserve"> </w:t>
      </w:r>
    </w:p>
    <w:p w14:paraId="59DD3D1A" w14:textId="77777777" w:rsidR="00B03D7E" w:rsidRPr="006A5A80" w:rsidRDefault="00B03D7E">
      <w:pPr>
        <w:rPr>
          <w:rFonts w:eastAsiaTheme="minorEastAsia"/>
        </w:rPr>
      </w:pPr>
    </w:p>
    <w:p w14:paraId="0EA6C12D" w14:textId="77777777" w:rsidR="00F350B2" w:rsidRPr="00F350B2" w:rsidRDefault="00B03D7E" w:rsidP="00F350B2">
      <w:pPr>
        <w:pStyle w:val="EndNoteBibliography"/>
        <w:ind w:left="720" w:hanging="720"/>
        <w:rPr>
          <w:noProof/>
        </w:rPr>
      </w:pPr>
      <w:r w:rsidRPr="006A5A80">
        <w:rPr>
          <w:rFonts w:eastAsia="Calibri"/>
        </w:rPr>
        <w:fldChar w:fldCharType="begin"/>
      </w:r>
      <w:r w:rsidRPr="006A5A80">
        <w:rPr>
          <w:rFonts w:eastAsia="Calibri"/>
        </w:rPr>
        <w:instrText xml:space="preserve"> ADDIN EN.REFLIST </w:instrText>
      </w:r>
      <w:r w:rsidRPr="006A5A80">
        <w:rPr>
          <w:rFonts w:eastAsia="Calibri"/>
        </w:rPr>
        <w:fldChar w:fldCharType="separate"/>
      </w:r>
      <w:r w:rsidR="00F350B2" w:rsidRPr="00F350B2">
        <w:rPr>
          <w:noProof/>
        </w:rPr>
        <w:t xml:space="preserve">Braun, A., Urai, A. E., &amp; Donner, T. H. (2018). Adaptive history biases result from confidence-weighted accumulation of past choices. </w:t>
      </w:r>
      <w:r w:rsidR="00F350B2" w:rsidRPr="00F350B2">
        <w:rPr>
          <w:i/>
          <w:noProof/>
        </w:rPr>
        <w:t>Journal of Neuroscience, 38</w:t>
      </w:r>
      <w:r w:rsidR="00F350B2" w:rsidRPr="00F350B2">
        <w:rPr>
          <w:noProof/>
        </w:rPr>
        <w:t xml:space="preserve">(10), 2418-2429. </w:t>
      </w:r>
    </w:p>
    <w:p w14:paraId="70982462" w14:textId="77777777" w:rsidR="00F350B2" w:rsidRPr="00F350B2" w:rsidRDefault="00F350B2" w:rsidP="00F350B2">
      <w:pPr>
        <w:pStyle w:val="EndNoteBibliography"/>
        <w:rPr>
          <w:noProof/>
        </w:rPr>
      </w:pPr>
    </w:p>
    <w:p w14:paraId="11696C7F" w14:textId="6E828FC7" w:rsidR="00F350B2" w:rsidRPr="00F350B2" w:rsidRDefault="00F350B2" w:rsidP="00F350B2">
      <w:pPr>
        <w:pStyle w:val="EndNoteBibliography"/>
        <w:ind w:left="720" w:hanging="720"/>
        <w:rPr>
          <w:noProof/>
        </w:rPr>
      </w:pPr>
      <w:r w:rsidRPr="00F350B2">
        <w:rPr>
          <w:noProof/>
        </w:rPr>
        <w:t xml:space="preserve">Bukowski, H., Todorova, B., Boch, M., Silani, G., &amp; Lamm, C. (2021). Socio-cognitive training impacts emotional and perceptual self-salience but not self-other distinction. </w:t>
      </w:r>
      <w:r w:rsidRPr="00F350B2">
        <w:rPr>
          <w:i/>
          <w:noProof/>
        </w:rPr>
        <w:t>Acta psychologica, 216</w:t>
      </w:r>
      <w:r w:rsidRPr="00F350B2">
        <w:rPr>
          <w:noProof/>
        </w:rPr>
        <w:t xml:space="preserve">, 103297. </w:t>
      </w:r>
      <w:hyperlink r:id="rId33" w:history="1">
        <w:r w:rsidRPr="00F350B2">
          <w:rPr>
            <w:rStyle w:val="ac"/>
            <w:noProof/>
          </w:rPr>
          <w:t>https://doi.org/10.1016/j.actpsy.2021.103297</w:t>
        </w:r>
      </w:hyperlink>
      <w:r w:rsidRPr="00F350B2">
        <w:rPr>
          <w:noProof/>
        </w:rPr>
        <w:t xml:space="preserve"> </w:t>
      </w:r>
    </w:p>
    <w:p w14:paraId="4347AD2B" w14:textId="77777777" w:rsidR="00F350B2" w:rsidRPr="00F350B2" w:rsidRDefault="00F350B2" w:rsidP="00F350B2">
      <w:pPr>
        <w:pStyle w:val="EndNoteBibliography"/>
        <w:rPr>
          <w:noProof/>
        </w:rPr>
      </w:pPr>
    </w:p>
    <w:p w14:paraId="2CFC54D6" w14:textId="6EDAA6F7" w:rsidR="00F350B2" w:rsidRPr="00F350B2" w:rsidRDefault="00F350B2" w:rsidP="00F350B2">
      <w:pPr>
        <w:pStyle w:val="EndNoteBibliography"/>
        <w:ind w:left="720" w:hanging="720"/>
        <w:rPr>
          <w:noProof/>
        </w:rPr>
      </w:pPr>
      <w:r w:rsidRPr="00F350B2">
        <w:rPr>
          <w:noProof/>
        </w:rPr>
        <w:t xml:space="preserve">Cheng, M., &amp; Tseng, C.-h. (2019). Saliency at first sight: instant identity referential advantage toward a newly met partner. </w:t>
      </w:r>
      <w:r w:rsidRPr="00F350B2">
        <w:rPr>
          <w:i/>
          <w:noProof/>
        </w:rPr>
        <w:t>Cognitive Research: Principles and Implications, 4</w:t>
      </w:r>
      <w:r w:rsidRPr="00F350B2">
        <w:rPr>
          <w:noProof/>
        </w:rPr>
        <w:t xml:space="preserve">(1), 1-18. </w:t>
      </w:r>
      <w:hyperlink r:id="rId34" w:history="1">
        <w:r w:rsidRPr="00F350B2">
          <w:rPr>
            <w:rStyle w:val="ac"/>
            <w:noProof/>
          </w:rPr>
          <w:t>https://doi.org/10.1186/s41235-019-0186-z</w:t>
        </w:r>
      </w:hyperlink>
      <w:r w:rsidRPr="00F350B2">
        <w:rPr>
          <w:noProof/>
        </w:rPr>
        <w:t xml:space="preserve"> </w:t>
      </w:r>
    </w:p>
    <w:p w14:paraId="6B0E749A" w14:textId="77777777" w:rsidR="00F350B2" w:rsidRPr="00F350B2" w:rsidRDefault="00F350B2" w:rsidP="00F350B2">
      <w:pPr>
        <w:pStyle w:val="EndNoteBibliography"/>
        <w:rPr>
          <w:noProof/>
        </w:rPr>
      </w:pPr>
    </w:p>
    <w:p w14:paraId="122439C1" w14:textId="29A34E86" w:rsidR="00F350B2" w:rsidRPr="00F350B2" w:rsidRDefault="00F350B2" w:rsidP="00F350B2">
      <w:pPr>
        <w:pStyle w:val="EndNoteBibliography"/>
        <w:ind w:left="720" w:hanging="720"/>
        <w:rPr>
          <w:noProof/>
        </w:rPr>
      </w:pPr>
      <w:r w:rsidRPr="00F350B2">
        <w:rPr>
          <w:noProof/>
        </w:rPr>
        <w:t xml:space="preserve">Cherry, E. C. (1953). Some experiments on the recognition of speech, with one and with two ears. </w:t>
      </w:r>
      <w:r w:rsidRPr="00F350B2">
        <w:rPr>
          <w:i/>
          <w:noProof/>
        </w:rPr>
        <w:t>The Journal of the acoustical society of America, 25</w:t>
      </w:r>
      <w:r w:rsidRPr="00F350B2">
        <w:rPr>
          <w:noProof/>
        </w:rPr>
        <w:t xml:space="preserve">(5), 975-979. </w:t>
      </w:r>
      <w:hyperlink r:id="rId35" w:history="1">
        <w:r w:rsidRPr="00F350B2">
          <w:rPr>
            <w:rStyle w:val="ac"/>
            <w:noProof/>
          </w:rPr>
          <w:t>https://doi.org/10.1121/1.1907229</w:t>
        </w:r>
      </w:hyperlink>
      <w:r w:rsidRPr="00F350B2">
        <w:rPr>
          <w:noProof/>
        </w:rPr>
        <w:t xml:space="preserve"> </w:t>
      </w:r>
    </w:p>
    <w:p w14:paraId="29D23CFF" w14:textId="77777777" w:rsidR="00F350B2" w:rsidRPr="00F350B2" w:rsidRDefault="00F350B2" w:rsidP="00F350B2">
      <w:pPr>
        <w:pStyle w:val="EndNoteBibliography"/>
        <w:rPr>
          <w:noProof/>
        </w:rPr>
      </w:pPr>
    </w:p>
    <w:p w14:paraId="4AE00E87" w14:textId="456E2B09" w:rsidR="00F350B2" w:rsidRPr="00F350B2" w:rsidRDefault="00F350B2" w:rsidP="00F350B2">
      <w:pPr>
        <w:pStyle w:val="EndNoteBibliography"/>
        <w:ind w:left="720" w:hanging="720"/>
        <w:rPr>
          <w:noProof/>
        </w:rPr>
      </w:pPr>
      <w:r w:rsidRPr="00F350B2">
        <w:rPr>
          <w:noProof/>
        </w:rPr>
        <w:t xml:space="preserve">Cicchetti, D. V., &amp; Sparrow, S. A. (1981). Developing criteria for establishing interrater reliability of specific items: applications to assessment of adaptive behavior. </w:t>
      </w:r>
      <w:r w:rsidRPr="00F350B2">
        <w:rPr>
          <w:i/>
          <w:noProof/>
        </w:rPr>
        <w:t>Am J Ment Defic, 86</w:t>
      </w:r>
      <w:r w:rsidRPr="00F350B2">
        <w:rPr>
          <w:noProof/>
        </w:rPr>
        <w:t xml:space="preserve">(2), 127-137. </w:t>
      </w:r>
      <w:hyperlink r:id="rId36" w:history="1">
        <w:r w:rsidRPr="00F350B2">
          <w:rPr>
            <w:rStyle w:val="ac"/>
            <w:noProof/>
          </w:rPr>
          <w:t>https://psycnet.apa.org/record/1982-00095-001</w:t>
        </w:r>
      </w:hyperlink>
      <w:r w:rsidRPr="00F350B2">
        <w:rPr>
          <w:noProof/>
        </w:rPr>
        <w:t xml:space="preserve"> </w:t>
      </w:r>
    </w:p>
    <w:p w14:paraId="043B3F7C" w14:textId="77777777" w:rsidR="00F350B2" w:rsidRPr="00F350B2" w:rsidRDefault="00F350B2" w:rsidP="00F350B2">
      <w:pPr>
        <w:pStyle w:val="EndNoteBibliography"/>
        <w:rPr>
          <w:noProof/>
        </w:rPr>
      </w:pPr>
    </w:p>
    <w:p w14:paraId="7419123D" w14:textId="77777777" w:rsidR="00F350B2" w:rsidRPr="00F350B2" w:rsidRDefault="00F350B2" w:rsidP="00F350B2">
      <w:pPr>
        <w:pStyle w:val="EndNoteBibliography"/>
        <w:ind w:left="720" w:hanging="720"/>
        <w:rPr>
          <w:noProof/>
        </w:rPr>
      </w:pPr>
      <w:r w:rsidRPr="00F350B2">
        <w:rPr>
          <w:noProof/>
        </w:rPr>
        <w:t xml:space="preserve">Clark, K., Birch-Hurst, K., Pennington, C. R., Petrie, A. C., Lee, J. T., &amp; Hedge, C. (2022). Test-retest reliability for common tasks in vision science. </w:t>
      </w:r>
      <w:r w:rsidRPr="00F350B2">
        <w:rPr>
          <w:i/>
          <w:noProof/>
        </w:rPr>
        <w:t>Journal of Vision, 22</w:t>
      </w:r>
      <w:r w:rsidRPr="00F350B2">
        <w:rPr>
          <w:noProof/>
        </w:rPr>
        <w:t xml:space="preserve">(8), 18-18. </w:t>
      </w:r>
    </w:p>
    <w:p w14:paraId="53181BE0" w14:textId="77777777" w:rsidR="00F350B2" w:rsidRPr="00F350B2" w:rsidRDefault="00F350B2" w:rsidP="00F350B2">
      <w:pPr>
        <w:pStyle w:val="EndNoteBibliography"/>
        <w:rPr>
          <w:noProof/>
        </w:rPr>
      </w:pPr>
    </w:p>
    <w:p w14:paraId="662BBD10" w14:textId="0445062E" w:rsidR="00F350B2" w:rsidRPr="00F350B2" w:rsidRDefault="00F350B2" w:rsidP="00F350B2">
      <w:pPr>
        <w:pStyle w:val="EndNoteBibliography"/>
        <w:ind w:left="720" w:hanging="720"/>
        <w:rPr>
          <w:noProof/>
        </w:rPr>
      </w:pPr>
      <w:r w:rsidRPr="00F350B2">
        <w:rPr>
          <w:noProof/>
        </w:rPr>
        <w:t xml:space="preserve">Constable, M. D., Becker, M. L., Oh, Y.-I., &amp; Knoblich, G. (2021). Affective compatibility with the self modulates the self-prioritisation effect. </w:t>
      </w:r>
      <w:r w:rsidRPr="00F350B2">
        <w:rPr>
          <w:i/>
          <w:noProof/>
        </w:rPr>
        <w:t>Cognition and Emotion, 35</w:t>
      </w:r>
      <w:r w:rsidRPr="00F350B2">
        <w:rPr>
          <w:noProof/>
        </w:rPr>
        <w:t xml:space="preserve">(2), 291-304. </w:t>
      </w:r>
      <w:hyperlink r:id="rId37" w:history="1">
        <w:r w:rsidRPr="00F350B2">
          <w:rPr>
            <w:rStyle w:val="ac"/>
            <w:noProof/>
          </w:rPr>
          <w:t>https://doi.org/10.1080/02699931.2020.1839383</w:t>
        </w:r>
      </w:hyperlink>
      <w:r w:rsidRPr="00F350B2">
        <w:rPr>
          <w:noProof/>
        </w:rPr>
        <w:t xml:space="preserve"> </w:t>
      </w:r>
    </w:p>
    <w:p w14:paraId="3D314F11" w14:textId="77777777" w:rsidR="00F350B2" w:rsidRPr="00F350B2" w:rsidRDefault="00F350B2" w:rsidP="00F350B2">
      <w:pPr>
        <w:pStyle w:val="EndNoteBibliography"/>
        <w:rPr>
          <w:noProof/>
        </w:rPr>
      </w:pPr>
    </w:p>
    <w:p w14:paraId="1D2C9C1E" w14:textId="6D796E76" w:rsidR="00F350B2" w:rsidRPr="00F350B2" w:rsidRDefault="00F350B2" w:rsidP="00F350B2">
      <w:pPr>
        <w:pStyle w:val="EndNoteBibliography"/>
        <w:ind w:left="720" w:hanging="720"/>
        <w:rPr>
          <w:noProof/>
        </w:rPr>
      </w:pPr>
      <w:r w:rsidRPr="00F350B2">
        <w:rPr>
          <w:noProof/>
        </w:rPr>
        <w:t xml:space="preserve">Constable, M. D., Elekes, F., Sebanz, N., &amp; Knoblich, G. (2019). Relevant for us? We-prioritization in cognitive processing. </w:t>
      </w:r>
      <w:r w:rsidRPr="00F350B2">
        <w:rPr>
          <w:i/>
          <w:noProof/>
        </w:rPr>
        <w:t>Journal of Experimental Psychology: Human Perception and Performance, 45</w:t>
      </w:r>
      <w:r w:rsidRPr="00F350B2">
        <w:rPr>
          <w:noProof/>
        </w:rPr>
        <w:t xml:space="preserve">(12). </w:t>
      </w:r>
      <w:hyperlink r:id="rId38" w:history="1">
        <w:r w:rsidRPr="00F350B2">
          <w:rPr>
            <w:rStyle w:val="ac"/>
            <w:noProof/>
          </w:rPr>
          <w:t>https://doi.org/10.1037/xhp0000691</w:t>
        </w:r>
      </w:hyperlink>
      <w:r w:rsidRPr="00F350B2">
        <w:rPr>
          <w:noProof/>
        </w:rPr>
        <w:t xml:space="preserve"> </w:t>
      </w:r>
    </w:p>
    <w:p w14:paraId="3CC18EF7" w14:textId="77777777" w:rsidR="00F350B2" w:rsidRPr="00F350B2" w:rsidRDefault="00F350B2" w:rsidP="00F350B2">
      <w:pPr>
        <w:pStyle w:val="EndNoteBibliography"/>
        <w:rPr>
          <w:noProof/>
        </w:rPr>
      </w:pPr>
    </w:p>
    <w:p w14:paraId="273AFE6D" w14:textId="59EAF443" w:rsidR="00F350B2" w:rsidRPr="00F350B2" w:rsidRDefault="00F350B2" w:rsidP="00F350B2">
      <w:pPr>
        <w:pStyle w:val="EndNoteBibliography"/>
        <w:ind w:left="720" w:hanging="720"/>
        <w:rPr>
          <w:noProof/>
        </w:rPr>
      </w:pPr>
      <w:r w:rsidRPr="00F350B2">
        <w:rPr>
          <w:noProof/>
        </w:rPr>
        <w:t xml:space="preserve">Constable, M. D., &amp; Knoblich, G. (2020). Sticking together? Re-binding previous other-associated stimuli interferes with self-verification but not partner-verification. </w:t>
      </w:r>
      <w:r w:rsidRPr="00F350B2">
        <w:rPr>
          <w:i/>
          <w:noProof/>
        </w:rPr>
        <w:t>Acta psychologica, 210</w:t>
      </w:r>
      <w:r w:rsidRPr="00F350B2">
        <w:rPr>
          <w:noProof/>
        </w:rPr>
        <w:t xml:space="preserve">, 103167. </w:t>
      </w:r>
      <w:hyperlink r:id="rId39" w:history="1">
        <w:r w:rsidRPr="00F350B2">
          <w:rPr>
            <w:rStyle w:val="ac"/>
            <w:noProof/>
          </w:rPr>
          <w:t>https://doi.org/10.1016/j.actpsy.2020.103167</w:t>
        </w:r>
      </w:hyperlink>
      <w:r w:rsidRPr="00F350B2">
        <w:rPr>
          <w:noProof/>
        </w:rPr>
        <w:t xml:space="preserve"> </w:t>
      </w:r>
    </w:p>
    <w:p w14:paraId="246CB3AD" w14:textId="77777777" w:rsidR="00F350B2" w:rsidRPr="00F350B2" w:rsidRDefault="00F350B2" w:rsidP="00F350B2">
      <w:pPr>
        <w:pStyle w:val="EndNoteBibliography"/>
        <w:rPr>
          <w:noProof/>
        </w:rPr>
      </w:pPr>
    </w:p>
    <w:p w14:paraId="114515C4" w14:textId="09C452B7" w:rsidR="00F350B2" w:rsidRPr="00F350B2" w:rsidRDefault="00F350B2" w:rsidP="00F350B2">
      <w:pPr>
        <w:pStyle w:val="EndNoteBibliography"/>
        <w:ind w:left="720" w:hanging="720"/>
        <w:rPr>
          <w:noProof/>
        </w:rPr>
      </w:pPr>
      <w:r w:rsidRPr="00F350B2">
        <w:rPr>
          <w:noProof/>
        </w:rPr>
        <w:lastRenderedPageBreak/>
        <w:t xml:space="preserve">Constable, M. D., Rajsic, J., Welsh, T. N., &amp; Pratt, J. (2019). It is not in the details: Self-related shapes are rapidly classified but their features are not better remembered. </w:t>
      </w:r>
      <w:r w:rsidRPr="00F350B2">
        <w:rPr>
          <w:i/>
          <w:noProof/>
        </w:rPr>
        <w:t>Memory &amp; Cognition, 47</w:t>
      </w:r>
      <w:r w:rsidRPr="00F350B2">
        <w:rPr>
          <w:noProof/>
        </w:rPr>
        <w:t xml:space="preserve">, 1145-1157. </w:t>
      </w:r>
      <w:hyperlink r:id="rId40" w:history="1">
        <w:r w:rsidRPr="00F350B2">
          <w:rPr>
            <w:rStyle w:val="ac"/>
            <w:noProof/>
          </w:rPr>
          <w:t>https://doi.org/10.3758/s13421-019-00924-6</w:t>
        </w:r>
      </w:hyperlink>
      <w:r w:rsidRPr="00F350B2">
        <w:rPr>
          <w:noProof/>
        </w:rPr>
        <w:t xml:space="preserve"> </w:t>
      </w:r>
    </w:p>
    <w:p w14:paraId="76636324" w14:textId="77777777" w:rsidR="00F350B2" w:rsidRPr="00F350B2" w:rsidRDefault="00F350B2" w:rsidP="00F350B2">
      <w:pPr>
        <w:pStyle w:val="EndNoteBibliography"/>
        <w:rPr>
          <w:noProof/>
        </w:rPr>
      </w:pPr>
    </w:p>
    <w:p w14:paraId="5E3B02FC" w14:textId="5F6C8C7B" w:rsidR="00F350B2" w:rsidRPr="00F350B2" w:rsidRDefault="00F350B2" w:rsidP="00F350B2">
      <w:pPr>
        <w:pStyle w:val="EndNoteBibliography"/>
        <w:ind w:left="720" w:hanging="720"/>
        <w:rPr>
          <w:noProof/>
        </w:rPr>
      </w:pPr>
      <w:r w:rsidRPr="00F350B2">
        <w:rPr>
          <w:noProof/>
        </w:rPr>
        <w:t xml:space="preserve">Conway, M. A., &amp; Dewhurst, S. A. (1995). The self and recollective experience. </w:t>
      </w:r>
      <w:r w:rsidRPr="00F350B2">
        <w:rPr>
          <w:i/>
          <w:noProof/>
        </w:rPr>
        <w:t>Applied Cognitive Psychology, 9</w:t>
      </w:r>
      <w:r w:rsidRPr="00F350B2">
        <w:rPr>
          <w:noProof/>
        </w:rPr>
        <w:t xml:space="preserve">(1), 1-19. </w:t>
      </w:r>
      <w:hyperlink r:id="rId41" w:history="1">
        <w:r w:rsidRPr="00F350B2">
          <w:rPr>
            <w:rStyle w:val="ac"/>
            <w:noProof/>
          </w:rPr>
          <w:t>https://doi.org/10.1002/acp.2350090102</w:t>
        </w:r>
      </w:hyperlink>
      <w:r w:rsidRPr="00F350B2">
        <w:rPr>
          <w:noProof/>
        </w:rPr>
        <w:t xml:space="preserve"> </w:t>
      </w:r>
    </w:p>
    <w:p w14:paraId="0D3064E5" w14:textId="77777777" w:rsidR="00F350B2" w:rsidRPr="00F350B2" w:rsidRDefault="00F350B2" w:rsidP="00F350B2">
      <w:pPr>
        <w:pStyle w:val="EndNoteBibliography"/>
        <w:rPr>
          <w:noProof/>
        </w:rPr>
      </w:pPr>
    </w:p>
    <w:p w14:paraId="3A73FA64" w14:textId="7214F002" w:rsidR="00F350B2" w:rsidRPr="00F350B2" w:rsidRDefault="00F350B2" w:rsidP="00F350B2">
      <w:pPr>
        <w:pStyle w:val="EndNoteBibliography"/>
        <w:ind w:left="720" w:hanging="720"/>
        <w:rPr>
          <w:noProof/>
        </w:rPr>
      </w:pPr>
      <w:r w:rsidRPr="00F350B2">
        <w:rPr>
          <w:noProof/>
        </w:rPr>
        <w:t xml:space="preserve">Craik, F. I. M., &amp; Tulving, E. (1975). Depth of processing and the retention of words in episodic memory. </w:t>
      </w:r>
      <w:r w:rsidRPr="00F350B2">
        <w:rPr>
          <w:i/>
          <w:noProof/>
        </w:rPr>
        <w:t>Journal of Experimental Psychology: General, 104</w:t>
      </w:r>
      <w:r w:rsidRPr="00F350B2">
        <w:rPr>
          <w:noProof/>
        </w:rPr>
        <w:t xml:space="preserve">(3), 268-294. </w:t>
      </w:r>
      <w:hyperlink r:id="rId42" w:history="1">
        <w:r w:rsidRPr="00F350B2">
          <w:rPr>
            <w:rStyle w:val="ac"/>
            <w:noProof/>
          </w:rPr>
          <w:t>https://doi.org/10.1037/0096-3445.104.3.268</w:t>
        </w:r>
      </w:hyperlink>
      <w:r w:rsidRPr="00F350B2">
        <w:rPr>
          <w:noProof/>
        </w:rPr>
        <w:t xml:space="preserve"> </w:t>
      </w:r>
    </w:p>
    <w:p w14:paraId="212DA471" w14:textId="77777777" w:rsidR="00F350B2" w:rsidRPr="00F350B2" w:rsidRDefault="00F350B2" w:rsidP="00F350B2">
      <w:pPr>
        <w:pStyle w:val="EndNoteBibliography"/>
        <w:rPr>
          <w:noProof/>
        </w:rPr>
      </w:pPr>
    </w:p>
    <w:p w14:paraId="6C5C7D6F" w14:textId="309DA13E" w:rsidR="00F350B2" w:rsidRPr="00F350B2" w:rsidRDefault="00F350B2" w:rsidP="00F350B2">
      <w:pPr>
        <w:pStyle w:val="EndNoteBibliography"/>
        <w:ind w:left="720" w:hanging="720"/>
        <w:rPr>
          <w:noProof/>
        </w:rPr>
      </w:pPr>
      <w:r w:rsidRPr="00F350B2">
        <w:rPr>
          <w:noProof/>
        </w:rPr>
        <w:t xml:space="preserve">Cunningham, S. J., &amp; Turk, D. J. (2017, Jun). Editorial: A review of self-processing biases in cognition. </w:t>
      </w:r>
      <w:r w:rsidRPr="00F350B2">
        <w:rPr>
          <w:i/>
          <w:noProof/>
        </w:rPr>
        <w:t>Quarterly journal of experimental psychology, 70</w:t>
      </w:r>
      <w:r w:rsidRPr="00F350B2">
        <w:rPr>
          <w:noProof/>
        </w:rPr>
        <w:t xml:space="preserve">(6), 987-995. </w:t>
      </w:r>
      <w:hyperlink r:id="rId43" w:history="1">
        <w:r w:rsidRPr="00F350B2">
          <w:rPr>
            <w:rStyle w:val="ac"/>
            <w:noProof/>
          </w:rPr>
          <w:t>https://doi.org/10.1080/17470218.2016.1276609</w:t>
        </w:r>
      </w:hyperlink>
      <w:r w:rsidRPr="00F350B2">
        <w:rPr>
          <w:noProof/>
        </w:rPr>
        <w:t xml:space="preserve"> </w:t>
      </w:r>
    </w:p>
    <w:p w14:paraId="77237677" w14:textId="77777777" w:rsidR="00F350B2" w:rsidRPr="00F350B2" w:rsidRDefault="00F350B2" w:rsidP="00F350B2">
      <w:pPr>
        <w:pStyle w:val="EndNoteBibliography"/>
        <w:rPr>
          <w:noProof/>
        </w:rPr>
      </w:pPr>
    </w:p>
    <w:p w14:paraId="17ACB95A" w14:textId="6D6FF6E7" w:rsidR="00F350B2" w:rsidRPr="00F350B2" w:rsidRDefault="00F350B2" w:rsidP="00F350B2">
      <w:pPr>
        <w:pStyle w:val="EndNoteBibliography"/>
        <w:ind w:left="720" w:hanging="720"/>
        <w:rPr>
          <w:noProof/>
        </w:rPr>
      </w:pPr>
      <w:r w:rsidRPr="00F350B2">
        <w:rPr>
          <w:noProof/>
        </w:rPr>
        <w:t xml:space="preserve">Cunningham, S. J., Turk, D. J., Macdonald, L. M., &amp; Macrae, C. N. (2008). Yours or mine? Ownership and memory. </w:t>
      </w:r>
      <w:r w:rsidRPr="00F350B2">
        <w:rPr>
          <w:i/>
          <w:noProof/>
        </w:rPr>
        <w:t>Consciousness and cognition, 17</w:t>
      </w:r>
      <w:r w:rsidRPr="00F350B2">
        <w:rPr>
          <w:noProof/>
        </w:rPr>
        <w:t xml:space="preserve">(1), 312-318. </w:t>
      </w:r>
      <w:hyperlink r:id="rId44" w:history="1">
        <w:r w:rsidRPr="00F350B2">
          <w:rPr>
            <w:rStyle w:val="ac"/>
            <w:noProof/>
          </w:rPr>
          <w:t>https://doi.org/10.1016/j.concog.2007.04.003</w:t>
        </w:r>
      </w:hyperlink>
      <w:r w:rsidRPr="00F350B2">
        <w:rPr>
          <w:noProof/>
        </w:rPr>
        <w:t xml:space="preserve"> </w:t>
      </w:r>
    </w:p>
    <w:p w14:paraId="77B8685D" w14:textId="77777777" w:rsidR="00F350B2" w:rsidRPr="00F350B2" w:rsidRDefault="00F350B2" w:rsidP="00F350B2">
      <w:pPr>
        <w:pStyle w:val="EndNoteBibliography"/>
        <w:rPr>
          <w:noProof/>
        </w:rPr>
      </w:pPr>
    </w:p>
    <w:p w14:paraId="2C6F600B" w14:textId="377BBCA1" w:rsidR="00F350B2" w:rsidRPr="00F350B2" w:rsidRDefault="00F350B2" w:rsidP="00F350B2">
      <w:pPr>
        <w:pStyle w:val="EndNoteBibliography"/>
        <w:ind w:left="720" w:hanging="720"/>
        <w:rPr>
          <w:noProof/>
        </w:rPr>
      </w:pPr>
      <w:r w:rsidRPr="00F350B2">
        <w:rPr>
          <w:noProof/>
        </w:rPr>
        <w:t xml:space="preserve">Desebrock, C., Sui, J., &amp; Spence, C. (2018). Self-reference in action: Arm-movement responses are enhanced in perceptual matching. </w:t>
      </w:r>
      <w:r w:rsidRPr="00F350B2">
        <w:rPr>
          <w:i/>
          <w:noProof/>
        </w:rPr>
        <w:t>Acta psychologica, 190</w:t>
      </w:r>
      <w:r w:rsidRPr="00F350B2">
        <w:rPr>
          <w:noProof/>
        </w:rPr>
        <w:t xml:space="preserve">, 258-266. </w:t>
      </w:r>
      <w:hyperlink r:id="rId45" w:history="1">
        <w:r w:rsidRPr="00F350B2">
          <w:rPr>
            <w:rStyle w:val="ac"/>
            <w:noProof/>
          </w:rPr>
          <w:t>https://doi.org/10.1016/j.actpsy.2018.08.009</w:t>
        </w:r>
      </w:hyperlink>
      <w:r w:rsidRPr="00F350B2">
        <w:rPr>
          <w:noProof/>
        </w:rPr>
        <w:t xml:space="preserve"> </w:t>
      </w:r>
    </w:p>
    <w:p w14:paraId="5102846B" w14:textId="77777777" w:rsidR="00F350B2" w:rsidRPr="00F350B2" w:rsidRDefault="00F350B2" w:rsidP="00F350B2">
      <w:pPr>
        <w:pStyle w:val="EndNoteBibliography"/>
        <w:rPr>
          <w:noProof/>
        </w:rPr>
      </w:pPr>
    </w:p>
    <w:p w14:paraId="2E3278CE" w14:textId="2DFE7CD8" w:rsidR="00F350B2" w:rsidRPr="00F350B2" w:rsidRDefault="00F350B2" w:rsidP="00F350B2">
      <w:pPr>
        <w:pStyle w:val="EndNoteBibliography"/>
        <w:ind w:left="720" w:hanging="720"/>
        <w:rPr>
          <w:noProof/>
        </w:rPr>
      </w:pPr>
      <w:r w:rsidRPr="00F350B2">
        <w:rPr>
          <w:noProof/>
        </w:rPr>
        <w:t xml:space="preserve">Enock, F., Sui, J., Hewstone, M., &amp; Humphreys, G. W. (2018). Self and team prioritisation effects in perceptual matching: Evidence for a shared representation. </w:t>
      </w:r>
      <w:r w:rsidRPr="00F350B2">
        <w:rPr>
          <w:i/>
          <w:noProof/>
        </w:rPr>
        <w:t>Acta psychologica, 182</w:t>
      </w:r>
      <w:r w:rsidRPr="00F350B2">
        <w:rPr>
          <w:noProof/>
        </w:rPr>
        <w:t xml:space="preserve">, 107-118. </w:t>
      </w:r>
      <w:hyperlink r:id="rId46" w:history="1">
        <w:r w:rsidRPr="00F350B2">
          <w:rPr>
            <w:rStyle w:val="ac"/>
            <w:noProof/>
          </w:rPr>
          <w:t>https://doi.org/10.1016/j.actpsy.2017.11.011</w:t>
        </w:r>
      </w:hyperlink>
      <w:r w:rsidRPr="00F350B2">
        <w:rPr>
          <w:noProof/>
        </w:rPr>
        <w:t xml:space="preserve"> </w:t>
      </w:r>
    </w:p>
    <w:p w14:paraId="033E2050" w14:textId="77777777" w:rsidR="00F350B2" w:rsidRPr="00F350B2" w:rsidRDefault="00F350B2" w:rsidP="00F350B2">
      <w:pPr>
        <w:pStyle w:val="EndNoteBibliography"/>
        <w:rPr>
          <w:noProof/>
        </w:rPr>
      </w:pPr>
    </w:p>
    <w:p w14:paraId="7768F8DE" w14:textId="4B47C352" w:rsidR="00F350B2" w:rsidRPr="00F350B2" w:rsidRDefault="00F350B2" w:rsidP="00F350B2">
      <w:pPr>
        <w:pStyle w:val="EndNoteBibliography"/>
        <w:ind w:left="720" w:hanging="720"/>
        <w:rPr>
          <w:noProof/>
        </w:rPr>
      </w:pPr>
      <w:r w:rsidRPr="00F350B2">
        <w:rPr>
          <w:noProof/>
        </w:rPr>
        <w:t xml:space="preserve">Enock, F. E., Hewstone, M. R., Lockwood, P. L., &amp; Sui, J. (2020). Overlap in processing advantages for minimal ingroups and the self. </w:t>
      </w:r>
      <w:r w:rsidRPr="00F350B2">
        <w:rPr>
          <w:i/>
          <w:noProof/>
        </w:rPr>
        <w:t>Scientific Reports, 10</w:t>
      </w:r>
      <w:r w:rsidRPr="00F350B2">
        <w:rPr>
          <w:noProof/>
        </w:rPr>
        <w:t xml:space="preserve">(1), 18933. </w:t>
      </w:r>
      <w:hyperlink r:id="rId47" w:history="1">
        <w:r w:rsidRPr="00F350B2">
          <w:rPr>
            <w:rStyle w:val="ac"/>
            <w:noProof/>
          </w:rPr>
          <w:t>https://doi.org/10.1038/s41598-020-76001-9</w:t>
        </w:r>
      </w:hyperlink>
      <w:r w:rsidRPr="00F350B2">
        <w:rPr>
          <w:noProof/>
        </w:rPr>
        <w:t xml:space="preserve"> </w:t>
      </w:r>
    </w:p>
    <w:p w14:paraId="1FD0BD61" w14:textId="77777777" w:rsidR="00F350B2" w:rsidRPr="00F350B2" w:rsidRDefault="00F350B2" w:rsidP="00F350B2">
      <w:pPr>
        <w:pStyle w:val="EndNoteBibliography"/>
        <w:rPr>
          <w:noProof/>
        </w:rPr>
      </w:pPr>
    </w:p>
    <w:p w14:paraId="05633694" w14:textId="3C03A42B" w:rsidR="00F350B2" w:rsidRPr="00F350B2" w:rsidRDefault="00F350B2" w:rsidP="00F350B2">
      <w:pPr>
        <w:pStyle w:val="EndNoteBibliography"/>
        <w:ind w:left="720" w:hanging="720"/>
        <w:rPr>
          <w:noProof/>
        </w:rPr>
      </w:pPr>
      <w:r w:rsidRPr="00F350B2">
        <w:rPr>
          <w:noProof/>
        </w:rPr>
        <w:t xml:space="preserve">Feng, C., Yan, X., Huang, W., Han, S., &amp; Ma, Y. (2018). Neural representations of the multidimensional self in the cortical midline structures. </w:t>
      </w:r>
      <w:r w:rsidRPr="00F350B2">
        <w:rPr>
          <w:i/>
          <w:noProof/>
        </w:rPr>
        <w:t>NeuroImage, 183</w:t>
      </w:r>
      <w:r w:rsidRPr="00F350B2">
        <w:rPr>
          <w:noProof/>
        </w:rPr>
        <w:t xml:space="preserve">, 291-299. </w:t>
      </w:r>
      <w:hyperlink r:id="rId48" w:history="1">
        <w:r w:rsidRPr="00F350B2">
          <w:rPr>
            <w:rStyle w:val="ac"/>
            <w:noProof/>
          </w:rPr>
          <w:t>https://doi.org/10.1016/j.neuroimage.2018.08.018</w:t>
        </w:r>
      </w:hyperlink>
      <w:r w:rsidRPr="00F350B2">
        <w:rPr>
          <w:noProof/>
        </w:rPr>
        <w:t xml:space="preserve"> </w:t>
      </w:r>
    </w:p>
    <w:p w14:paraId="6A46E409" w14:textId="77777777" w:rsidR="00F350B2" w:rsidRPr="00F350B2" w:rsidRDefault="00F350B2" w:rsidP="00F350B2">
      <w:pPr>
        <w:pStyle w:val="EndNoteBibliography"/>
        <w:rPr>
          <w:noProof/>
        </w:rPr>
      </w:pPr>
    </w:p>
    <w:p w14:paraId="639FCDCD" w14:textId="38E6F255" w:rsidR="00F350B2" w:rsidRPr="00F350B2" w:rsidRDefault="00F350B2" w:rsidP="00F350B2">
      <w:pPr>
        <w:pStyle w:val="EndNoteBibliography"/>
        <w:ind w:left="720" w:hanging="720"/>
        <w:rPr>
          <w:noProof/>
        </w:rPr>
      </w:pPr>
      <w:r w:rsidRPr="00F350B2">
        <w:rPr>
          <w:noProof/>
        </w:rPr>
        <w:t xml:space="preserve">Feng, C., Zhou, X., Zhu, X., Zhu, R., Han, S., &amp; Luo, Y.-J. (2020). Effect of intranasal oxytocin administration on self-other distinction: Modulations by psychological distance and gender. </w:t>
      </w:r>
      <w:r w:rsidRPr="00F350B2">
        <w:rPr>
          <w:i/>
          <w:noProof/>
        </w:rPr>
        <w:t>Psychoneuroendocrinology, 120</w:t>
      </w:r>
      <w:r w:rsidRPr="00F350B2">
        <w:rPr>
          <w:noProof/>
        </w:rPr>
        <w:t xml:space="preserve">, 104804. </w:t>
      </w:r>
      <w:hyperlink r:id="rId49" w:history="1">
        <w:r w:rsidRPr="00F350B2">
          <w:rPr>
            <w:rStyle w:val="ac"/>
            <w:noProof/>
          </w:rPr>
          <w:t>https://doi.org/10.1016/j.psyneuen.2020.104804</w:t>
        </w:r>
      </w:hyperlink>
      <w:r w:rsidRPr="00F350B2">
        <w:rPr>
          <w:noProof/>
        </w:rPr>
        <w:t xml:space="preserve"> </w:t>
      </w:r>
    </w:p>
    <w:p w14:paraId="1C49559C" w14:textId="77777777" w:rsidR="00F350B2" w:rsidRPr="00F350B2" w:rsidRDefault="00F350B2" w:rsidP="00F350B2">
      <w:pPr>
        <w:pStyle w:val="EndNoteBibliography"/>
        <w:rPr>
          <w:noProof/>
        </w:rPr>
      </w:pPr>
    </w:p>
    <w:p w14:paraId="70EED927" w14:textId="77777777" w:rsidR="00F350B2" w:rsidRPr="00F350B2" w:rsidRDefault="00F350B2" w:rsidP="00F350B2">
      <w:pPr>
        <w:pStyle w:val="EndNoteBibliography"/>
        <w:ind w:left="720" w:hanging="720"/>
        <w:rPr>
          <w:noProof/>
        </w:rPr>
      </w:pPr>
      <w:r w:rsidRPr="00F350B2">
        <w:rPr>
          <w:noProof/>
        </w:rPr>
        <w:t xml:space="preserve">Fischer, J., &amp; Whitney, D. (2014). Serial dependence in visual perception. </w:t>
      </w:r>
      <w:r w:rsidRPr="00F350B2">
        <w:rPr>
          <w:i/>
          <w:noProof/>
        </w:rPr>
        <w:t>Nature neuroscience, 17</w:t>
      </w:r>
      <w:r w:rsidRPr="00F350B2">
        <w:rPr>
          <w:noProof/>
        </w:rPr>
        <w:t xml:space="preserve">(5), 738-743. </w:t>
      </w:r>
    </w:p>
    <w:p w14:paraId="2311E618" w14:textId="77777777" w:rsidR="00F350B2" w:rsidRPr="00F350B2" w:rsidRDefault="00F350B2" w:rsidP="00F350B2">
      <w:pPr>
        <w:pStyle w:val="EndNoteBibliography"/>
        <w:rPr>
          <w:noProof/>
        </w:rPr>
      </w:pPr>
    </w:p>
    <w:p w14:paraId="38F1F5FF" w14:textId="1D80492D" w:rsidR="00F350B2" w:rsidRPr="00F350B2" w:rsidRDefault="00F350B2" w:rsidP="00F350B2">
      <w:pPr>
        <w:pStyle w:val="EndNoteBibliography"/>
        <w:ind w:left="720" w:hanging="720"/>
        <w:rPr>
          <w:noProof/>
        </w:rPr>
      </w:pPr>
      <w:r w:rsidRPr="00F350B2">
        <w:rPr>
          <w:noProof/>
        </w:rPr>
        <w:t xml:space="preserve">Fisher, R. A. (1992). Statistical methods for research workers. </w:t>
      </w:r>
      <w:r w:rsidRPr="00F350B2">
        <w:rPr>
          <w:i/>
          <w:noProof/>
        </w:rPr>
        <w:t>Springer New York</w:t>
      </w:r>
      <w:r w:rsidRPr="00F350B2">
        <w:rPr>
          <w:noProof/>
        </w:rPr>
        <w:t xml:space="preserve">. </w:t>
      </w:r>
      <w:hyperlink r:id="rId50" w:history="1">
        <w:r w:rsidRPr="00F350B2">
          <w:rPr>
            <w:rStyle w:val="ac"/>
            <w:noProof/>
          </w:rPr>
          <w:t>https://doi.org/10.1007/978-1-4612-4380-9_6</w:t>
        </w:r>
      </w:hyperlink>
      <w:r w:rsidRPr="00F350B2">
        <w:rPr>
          <w:noProof/>
        </w:rPr>
        <w:t xml:space="preserve"> </w:t>
      </w:r>
    </w:p>
    <w:p w14:paraId="3170CEC8" w14:textId="77777777" w:rsidR="00F350B2" w:rsidRPr="00F350B2" w:rsidRDefault="00F350B2" w:rsidP="00F350B2">
      <w:pPr>
        <w:pStyle w:val="EndNoteBibliography"/>
        <w:rPr>
          <w:noProof/>
        </w:rPr>
      </w:pPr>
    </w:p>
    <w:p w14:paraId="57D55A83" w14:textId="77777777" w:rsidR="00F350B2" w:rsidRPr="00F350B2" w:rsidRDefault="00F350B2" w:rsidP="00F350B2">
      <w:pPr>
        <w:pStyle w:val="EndNoteBibliography"/>
        <w:ind w:left="720" w:hanging="720"/>
        <w:rPr>
          <w:noProof/>
        </w:rPr>
      </w:pPr>
      <w:r w:rsidRPr="00F350B2">
        <w:rPr>
          <w:noProof/>
        </w:rPr>
        <w:lastRenderedPageBreak/>
        <w:t xml:space="preserve">Friehs, M. A., Dechant, M., Vedress, S., Frings, C., &amp; Mandryk, R. L. (2020). Effective gamification of the stop-signal task: two controlled laboratory experiments. </w:t>
      </w:r>
      <w:r w:rsidRPr="00F350B2">
        <w:rPr>
          <w:i/>
          <w:noProof/>
        </w:rPr>
        <w:t>JMIR Serious Games, 8</w:t>
      </w:r>
      <w:r w:rsidRPr="00F350B2">
        <w:rPr>
          <w:noProof/>
        </w:rPr>
        <w:t xml:space="preserve">(3), e17810. </w:t>
      </w:r>
    </w:p>
    <w:p w14:paraId="69667804" w14:textId="77777777" w:rsidR="00F350B2" w:rsidRPr="00F350B2" w:rsidRDefault="00F350B2" w:rsidP="00F350B2">
      <w:pPr>
        <w:pStyle w:val="EndNoteBibliography"/>
        <w:rPr>
          <w:noProof/>
        </w:rPr>
      </w:pPr>
    </w:p>
    <w:p w14:paraId="63DDB832" w14:textId="72DA3240" w:rsidR="00F350B2" w:rsidRPr="00F350B2" w:rsidRDefault="00F350B2" w:rsidP="00F350B2">
      <w:pPr>
        <w:pStyle w:val="EndNoteBibliography"/>
        <w:ind w:left="720" w:hanging="720"/>
        <w:rPr>
          <w:noProof/>
        </w:rPr>
      </w:pPr>
      <w:r w:rsidRPr="00F350B2">
        <w:rPr>
          <w:noProof/>
        </w:rPr>
        <w:t xml:space="preserve">Gillespie‐Smith, K., Ballantyne, C., Branigan, H. P., Turk, D. J., &amp; Cunningham, S. J. (2018). The I in autism: Severity and social functioning in autism are related to self‐processing. </w:t>
      </w:r>
      <w:r w:rsidRPr="00F350B2">
        <w:rPr>
          <w:i/>
          <w:noProof/>
        </w:rPr>
        <w:t>British journal of developmental psychology, 36</w:t>
      </w:r>
      <w:r w:rsidRPr="00F350B2">
        <w:rPr>
          <w:noProof/>
        </w:rPr>
        <w:t xml:space="preserve">(1), 127-141. </w:t>
      </w:r>
      <w:hyperlink r:id="rId51" w:history="1">
        <w:r w:rsidRPr="00F350B2">
          <w:rPr>
            <w:rStyle w:val="ac"/>
            <w:noProof/>
          </w:rPr>
          <w:t>https://doi.org/10.1111/bjdp.12219</w:t>
        </w:r>
      </w:hyperlink>
      <w:r w:rsidRPr="00F350B2">
        <w:rPr>
          <w:noProof/>
        </w:rPr>
        <w:t xml:space="preserve"> </w:t>
      </w:r>
    </w:p>
    <w:p w14:paraId="5DDDA971" w14:textId="77777777" w:rsidR="00F350B2" w:rsidRPr="00F350B2" w:rsidRDefault="00F350B2" w:rsidP="00F350B2">
      <w:pPr>
        <w:pStyle w:val="EndNoteBibliography"/>
        <w:rPr>
          <w:noProof/>
        </w:rPr>
      </w:pPr>
    </w:p>
    <w:p w14:paraId="6373151B" w14:textId="29BA0ED7" w:rsidR="00F350B2" w:rsidRPr="00F350B2" w:rsidRDefault="00F350B2" w:rsidP="00F350B2">
      <w:pPr>
        <w:pStyle w:val="EndNoteBibliography"/>
        <w:ind w:left="720" w:hanging="720"/>
        <w:rPr>
          <w:noProof/>
        </w:rPr>
      </w:pPr>
      <w:r w:rsidRPr="00F350B2">
        <w:rPr>
          <w:noProof/>
        </w:rPr>
        <w:t xml:space="preserve">Golubickis, M., Falbén, J. K., Ho, N. S., Sui, J., Cunningham, W. A., &amp; Macrae, C. N. (2020). Parts of me: Identity-relevance moderates self-prioritization. </w:t>
      </w:r>
      <w:r w:rsidRPr="00F350B2">
        <w:rPr>
          <w:i/>
          <w:noProof/>
        </w:rPr>
        <w:t>Consciousness and cognition, 77</w:t>
      </w:r>
      <w:r w:rsidRPr="00F350B2">
        <w:rPr>
          <w:noProof/>
        </w:rPr>
        <w:t xml:space="preserve">, 102848. </w:t>
      </w:r>
      <w:hyperlink r:id="rId52" w:history="1">
        <w:r w:rsidRPr="00F350B2">
          <w:rPr>
            <w:rStyle w:val="ac"/>
            <w:noProof/>
          </w:rPr>
          <w:t>https://doi.org/10.1016/j.concog.2019.102848</w:t>
        </w:r>
      </w:hyperlink>
      <w:r w:rsidRPr="00F350B2">
        <w:rPr>
          <w:noProof/>
        </w:rPr>
        <w:t xml:space="preserve"> </w:t>
      </w:r>
    </w:p>
    <w:p w14:paraId="2D08D31A" w14:textId="77777777" w:rsidR="00F350B2" w:rsidRPr="00F350B2" w:rsidRDefault="00F350B2" w:rsidP="00F350B2">
      <w:pPr>
        <w:pStyle w:val="EndNoteBibliography"/>
        <w:rPr>
          <w:noProof/>
        </w:rPr>
      </w:pPr>
    </w:p>
    <w:p w14:paraId="743FF343" w14:textId="303F7D7F" w:rsidR="00F350B2" w:rsidRPr="00F350B2" w:rsidRDefault="00F350B2" w:rsidP="00F350B2">
      <w:pPr>
        <w:pStyle w:val="EndNoteBibliography"/>
        <w:ind w:left="720" w:hanging="720"/>
        <w:rPr>
          <w:noProof/>
        </w:rPr>
      </w:pPr>
      <w:r w:rsidRPr="00F350B2">
        <w:rPr>
          <w:noProof/>
        </w:rPr>
        <w:t xml:space="preserve">Golubickis, M., Falben, J. K., Sahraie, A., Visokomogilski, A., Cunningham, W. A., Sui, J., &amp; Macrae, C. N. (2017). Self-prioritization and perceptual matching: The effects of temporal construal. </w:t>
      </w:r>
      <w:r w:rsidRPr="00F350B2">
        <w:rPr>
          <w:i/>
          <w:noProof/>
        </w:rPr>
        <w:t>Mem Cognit, 45</w:t>
      </w:r>
      <w:r w:rsidRPr="00F350B2">
        <w:rPr>
          <w:noProof/>
        </w:rPr>
        <w:t xml:space="preserve">(7), 1223-1239. </w:t>
      </w:r>
      <w:hyperlink r:id="rId53" w:history="1">
        <w:r w:rsidRPr="00F350B2">
          <w:rPr>
            <w:rStyle w:val="ac"/>
            <w:noProof/>
          </w:rPr>
          <w:t>https://doi.org/10.3758/s13421-017-0722-3</w:t>
        </w:r>
      </w:hyperlink>
      <w:r w:rsidRPr="00F350B2">
        <w:rPr>
          <w:noProof/>
        </w:rPr>
        <w:t xml:space="preserve"> </w:t>
      </w:r>
    </w:p>
    <w:p w14:paraId="235A8421" w14:textId="77777777" w:rsidR="00F350B2" w:rsidRPr="00F350B2" w:rsidRDefault="00F350B2" w:rsidP="00F350B2">
      <w:pPr>
        <w:pStyle w:val="EndNoteBibliography"/>
        <w:rPr>
          <w:noProof/>
        </w:rPr>
      </w:pPr>
    </w:p>
    <w:p w14:paraId="1BB81CE7" w14:textId="0AD1B6B6" w:rsidR="00F350B2" w:rsidRPr="00F350B2" w:rsidRDefault="00F350B2" w:rsidP="00F350B2">
      <w:pPr>
        <w:pStyle w:val="EndNoteBibliography"/>
        <w:ind w:left="720" w:hanging="720"/>
        <w:rPr>
          <w:noProof/>
        </w:rPr>
      </w:pPr>
      <w:r w:rsidRPr="00F350B2">
        <w:rPr>
          <w:noProof/>
        </w:rPr>
        <w:t xml:space="preserve">Golubickis, M., &amp; Macrae, C. N. (2021). Judging me and you: Task design modulates self-prioritization. </w:t>
      </w:r>
      <w:r w:rsidRPr="00F350B2">
        <w:rPr>
          <w:i/>
          <w:noProof/>
        </w:rPr>
        <w:t>Acta psychologica, 218</w:t>
      </w:r>
      <w:r w:rsidRPr="00F350B2">
        <w:rPr>
          <w:noProof/>
        </w:rPr>
        <w:t xml:space="preserve">, 103350. </w:t>
      </w:r>
      <w:hyperlink r:id="rId54" w:history="1">
        <w:r w:rsidRPr="00F350B2">
          <w:rPr>
            <w:rStyle w:val="ac"/>
            <w:noProof/>
          </w:rPr>
          <w:t>https://doi.org/10.1016/j.actpsy.2021.103350</w:t>
        </w:r>
      </w:hyperlink>
      <w:r w:rsidRPr="00F350B2">
        <w:rPr>
          <w:noProof/>
        </w:rPr>
        <w:t xml:space="preserve"> </w:t>
      </w:r>
    </w:p>
    <w:p w14:paraId="18D97758" w14:textId="77777777" w:rsidR="00F350B2" w:rsidRPr="00F350B2" w:rsidRDefault="00F350B2" w:rsidP="00F350B2">
      <w:pPr>
        <w:pStyle w:val="EndNoteBibliography"/>
        <w:rPr>
          <w:noProof/>
        </w:rPr>
      </w:pPr>
    </w:p>
    <w:p w14:paraId="3747E3C0" w14:textId="77777777" w:rsidR="00F350B2" w:rsidRPr="00F350B2" w:rsidRDefault="00F350B2" w:rsidP="00F350B2">
      <w:pPr>
        <w:pStyle w:val="EndNoteBibliography"/>
        <w:ind w:left="720" w:hanging="720"/>
        <w:rPr>
          <w:noProof/>
        </w:rPr>
      </w:pPr>
      <w:r w:rsidRPr="00F350B2">
        <w:rPr>
          <w:noProof/>
        </w:rPr>
        <w:t xml:space="preserve">Green, S. B., Yang, Y., Alt, M., Brinkley, S., Gray, S., Hogan, T., &amp; Cowan, N. (2016). Use of internal consistency coefficients for estimating reliability of experimental task scores. </w:t>
      </w:r>
      <w:r w:rsidRPr="00F350B2">
        <w:rPr>
          <w:i/>
          <w:noProof/>
        </w:rPr>
        <w:t>Psychonomic Bulletin &amp; Review, 23</w:t>
      </w:r>
      <w:r w:rsidRPr="00F350B2">
        <w:rPr>
          <w:noProof/>
        </w:rPr>
        <w:t xml:space="preserve">, 750-763. </w:t>
      </w:r>
    </w:p>
    <w:p w14:paraId="7EBEE6B2" w14:textId="77777777" w:rsidR="00F350B2" w:rsidRPr="00F350B2" w:rsidRDefault="00F350B2" w:rsidP="00F350B2">
      <w:pPr>
        <w:pStyle w:val="EndNoteBibliography"/>
        <w:rPr>
          <w:noProof/>
        </w:rPr>
      </w:pPr>
    </w:p>
    <w:p w14:paraId="68CD7408" w14:textId="77777777" w:rsidR="00F350B2" w:rsidRPr="00F350B2" w:rsidRDefault="00F350B2" w:rsidP="00F350B2">
      <w:pPr>
        <w:pStyle w:val="EndNoteBibliography"/>
        <w:ind w:left="720" w:hanging="720"/>
        <w:rPr>
          <w:noProof/>
        </w:rPr>
      </w:pPr>
      <w:r w:rsidRPr="00F350B2">
        <w:rPr>
          <w:noProof/>
        </w:rPr>
        <w:t xml:space="preserve">Hedge, C., Powell, G., &amp; Sumner, P. (2018). The reliability paradox: Why robust cognitive tasks do not produce reliable individual differences. </w:t>
      </w:r>
      <w:r w:rsidRPr="00F350B2">
        <w:rPr>
          <w:i/>
          <w:noProof/>
        </w:rPr>
        <w:t>Behavior Research Methods, 50</w:t>
      </w:r>
      <w:r w:rsidRPr="00F350B2">
        <w:rPr>
          <w:noProof/>
        </w:rPr>
        <w:t xml:space="preserve">, 1166-1186. </w:t>
      </w:r>
    </w:p>
    <w:p w14:paraId="0DD3E974" w14:textId="77777777" w:rsidR="00F350B2" w:rsidRPr="00F350B2" w:rsidRDefault="00F350B2" w:rsidP="00F350B2">
      <w:pPr>
        <w:pStyle w:val="EndNoteBibliography"/>
        <w:rPr>
          <w:noProof/>
        </w:rPr>
      </w:pPr>
    </w:p>
    <w:p w14:paraId="1EDBB44D" w14:textId="5B536D60" w:rsidR="00F350B2" w:rsidRPr="00F350B2" w:rsidRDefault="00F350B2" w:rsidP="00F350B2">
      <w:pPr>
        <w:pStyle w:val="EndNoteBibliography"/>
        <w:ind w:left="720" w:hanging="720"/>
        <w:rPr>
          <w:noProof/>
        </w:rPr>
      </w:pPr>
      <w:r w:rsidRPr="00F350B2">
        <w:rPr>
          <w:noProof/>
        </w:rPr>
        <w:t xml:space="preserve">Hu, C.-P., Lan, Y., Macrae, C. N., &amp; Sui, J. (2020). Good Me Bad Me: Prioritization of the Good-Self During Perceptual Decision-Making. </w:t>
      </w:r>
      <w:r w:rsidRPr="00F350B2">
        <w:rPr>
          <w:i/>
          <w:noProof/>
        </w:rPr>
        <w:t>Collabra. Psychology, 6</w:t>
      </w:r>
      <w:r w:rsidRPr="00F350B2">
        <w:rPr>
          <w:noProof/>
        </w:rPr>
        <w:t xml:space="preserve">(1), 20. </w:t>
      </w:r>
      <w:hyperlink r:id="rId55" w:history="1">
        <w:r w:rsidRPr="00F350B2">
          <w:rPr>
            <w:rStyle w:val="ac"/>
            <w:noProof/>
          </w:rPr>
          <w:t>https://doi.org/10.1525/collabra.301</w:t>
        </w:r>
      </w:hyperlink>
      <w:r w:rsidRPr="00F350B2">
        <w:rPr>
          <w:noProof/>
        </w:rPr>
        <w:t xml:space="preserve"> </w:t>
      </w:r>
    </w:p>
    <w:p w14:paraId="4A49BD50" w14:textId="77777777" w:rsidR="00F350B2" w:rsidRPr="00F350B2" w:rsidRDefault="00F350B2" w:rsidP="00F350B2">
      <w:pPr>
        <w:pStyle w:val="EndNoteBibliography"/>
        <w:rPr>
          <w:noProof/>
        </w:rPr>
      </w:pPr>
    </w:p>
    <w:p w14:paraId="68D96841" w14:textId="7CD81979" w:rsidR="00F350B2" w:rsidRPr="00F350B2" w:rsidRDefault="00F350B2" w:rsidP="00F350B2">
      <w:pPr>
        <w:pStyle w:val="EndNoteBibliography"/>
        <w:ind w:left="720" w:hanging="720"/>
        <w:rPr>
          <w:noProof/>
        </w:rPr>
      </w:pPr>
      <w:r w:rsidRPr="00F350B2">
        <w:rPr>
          <w:noProof/>
        </w:rPr>
        <w:t xml:space="preserve">Hu, C.-P., Peng, K., &amp; Sui, J. (2023, 2023-05-06). Data for Training Effect of Self Prioritization[DS/OL]. V1. </w:t>
      </w:r>
      <w:r w:rsidRPr="00F350B2">
        <w:rPr>
          <w:i/>
          <w:noProof/>
        </w:rPr>
        <w:t>Science Data Bank</w:t>
      </w:r>
      <w:r w:rsidRPr="00F350B2">
        <w:rPr>
          <w:noProof/>
        </w:rPr>
        <w:t xml:space="preserve">. </w:t>
      </w:r>
      <w:hyperlink r:id="rId56" w:history="1">
        <w:r w:rsidRPr="00F350B2">
          <w:rPr>
            <w:rStyle w:val="ac"/>
            <w:noProof/>
          </w:rPr>
          <w:t>https://doi.org/10.57760/sciencedb.08117</w:t>
        </w:r>
      </w:hyperlink>
      <w:r w:rsidRPr="00F350B2">
        <w:rPr>
          <w:noProof/>
        </w:rPr>
        <w:t xml:space="preserve">. </w:t>
      </w:r>
    </w:p>
    <w:p w14:paraId="3A5CE99F" w14:textId="77777777" w:rsidR="00F350B2" w:rsidRPr="00F350B2" w:rsidRDefault="00F350B2" w:rsidP="00F350B2">
      <w:pPr>
        <w:pStyle w:val="EndNoteBibliography"/>
        <w:rPr>
          <w:noProof/>
        </w:rPr>
      </w:pPr>
    </w:p>
    <w:p w14:paraId="6AF0B809" w14:textId="636F63D8" w:rsidR="00F350B2" w:rsidRPr="00F350B2" w:rsidRDefault="00F350B2" w:rsidP="00F350B2">
      <w:pPr>
        <w:pStyle w:val="EndNoteBibliography"/>
        <w:ind w:left="720" w:hanging="720"/>
        <w:rPr>
          <w:noProof/>
        </w:rPr>
      </w:pPr>
      <w:r w:rsidRPr="00F350B2">
        <w:rPr>
          <w:noProof/>
        </w:rPr>
        <w:t xml:space="preserve">Hughes, S. M., &amp; Harrison, M. A. (2013). I like my voice better: Self-enhancement bias in perceptions of voice attractiveness. </w:t>
      </w:r>
      <w:r w:rsidRPr="00F350B2">
        <w:rPr>
          <w:i/>
          <w:noProof/>
        </w:rPr>
        <w:t>Perception, 42</w:t>
      </w:r>
      <w:r w:rsidRPr="00F350B2">
        <w:rPr>
          <w:noProof/>
        </w:rPr>
        <w:t xml:space="preserve">(9), 941-949. </w:t>
      </w:r>
      <w:hyperlink r:id="rId57" w:history="1">
        <w:r w:rsidRPr="00F350B2">
          <w:rPr>
            <w:rStyle w:val="ac"/>
            <w:noProof/>
          </w:rPr>
          <w:t>https://doi.org/10.1068/p7526</w:t>
        </w:r>
      </w:hyperlink>
      <w:r w:rsidRPr="00F350B2">
        <w:rPr>
          <w:noProof/>
        </w:rPr>
        <w:t xml:space="preserve"> </w:t>
      </w:r>
    </w:p>
    <w:p w14:paraId="068C2A55" w14:textId="77777777" w:rsidR="00F350B2" w:rsidRPr="00F350B2" w:rsidRDefault="00F350B2" w:rsidP="00F350B2">
      <w:pPr>
        <w:pStyle w:val="EndNoteBibliography"/>
        <w:rPr>
          <w:noProof/>
        </w:rPr>
      </w:pPr>
    </w:p>
    <w:p w14:paraId="2F493BC2" w14:textId="77777777" w:rsidR="00F350B2" w:rsidRPr="00F350B2" w:rsidRDefault="00F350B2" w:rsidP="00F350B2">
      <w:pPr>
        <w:pStyle w:val="EndNoteBibliography"/>
        <w:ind w:left="720" w:hanging="720"/>
        <w:rPr>
          <w:noProof/>
        </w:rPr>
      </w:pPr>
      <w:r w:rsidRPr="00F350B2">
        <w:rPr>
          <w:noProof/>
        </w:rPr>
        <w:t xml:space="preserve">Huitema, B. E. (1986). Autocorrelation in behavioral research: Wherefore art thou? In </w:t>
      </w:r>
      <w:r w:rsidRPr="00F350B2">
        <w:rPr>
          <w:i/>
          <w:noProof/>
        </w:rPr>
        <w:t>Research methods in applied behavior analysis: Issues and advances</w:t>
      </w:r>
      <w:r w:rsidRPr="00F350B2">
        <w:rPr>
          <w:noProof/>
        </w:rPr>
        <w:t xml:space="preserve"> (pp. 187-208). Springer. </w:t>
      </w:r>
    </w:p>
    <w:p w14:paraId="65A4040A" w14:textId="77777777" w:rsidR="00F350B2" w:rsidRPr="00F350B2" w:rsidRDefault="00F350B2" w:rsidP="00F350B2">
      <w:pPr>
        <w:pStyle w:val="EndNoteBibliography"/>
        <w:rPr>
          <w:noProof/>
        </w:rPr>
      </w:pPr>
    </w:p>
    <w:p w14:paraId="3932A6AF" w14:textId="4011153A" w:rsidR="00F350B2" w:rsidRPr="00F350B2" w:rsidRDefault="00F350B2" w:rsidP="00F350B2">
      <w:pPr>
        <w:pStyle w:val="EndNoteBibliography"/>
        <w:ind w:left="720" w:hanging="720"/>
        <w:rPr>
          <w:noProof/>
        </w:rPr>
      </w:pPr>
      <w:r w:rsidRPr="00F350B2">
        <w:rPr>
          <w:noProof/>
        </w:rPr>
        <w:lastRenderedPageBreak/>
        <w:t xml:space="preserve">Humphreys, G. W., &amp; Sui, J. (2015). The salient self: Social saliency effects based on self-bias. </w:t>
      </w:r>
      <w:r w:rsidRPr="00F350B2">
        <w:rPr>
          <w:i/>
          <w:noProof/>
        </w:rPr>
        <w:t>Journal of cognitive psychology, 27</w:t>
      </w:r>
      <w:r w:rsidRPr="00F350B2">
        <w:rPr>
          <w:noProof/>
        </w:rPr>
        <w:t xml:space="preserve">(2), 129-140. </w:t>
      </w:r>
      <w:hyperlink r:id="rId58" w:history="1">
        <w:r w:rsidRPr="00F350B2">
          <w:rPr>
            <w:rStyle w:val="ac"/>
            <w:noProof/>
          </w:rPr>
          <w:t>https://doi.org/10.1080/20445911.2014.996156</w:t>
        </w:r>
      </w:hyperlink>
      <w:r w:rsidRPr="00F350B2">
        <w:rPr>
          <w:noProof/>
        </w:rPr>
        <w:t xml:space="preserve"> </w:t>
      </w:r>
    </w:p>
    <w:p w14:paraId="6E335D01" w14:textId="77777777" w:rsidR="00F350B2" w:rsidRPr="00F350B2" w:rsidRDefault="00F350B2" w:rsidP="00F350B2">
      <w:pPr>
        <w:pStyle w:val="EndNoteBibliography"/>
        <w:rPr>
          <w:noProof/>
        </w:rPr>
      </w:pPr>
    </w:p>
    <w:p w14:paraId="1A1C99AC" w14:textId="4A6407F9" w:rsidR="00F350B2" w:rsidRPr="00F350B2" w:rsidRDefault="00F350B2" w:rsidP="00F350B2">
      <w:pPr>
        <w:pStyle w:val="EndNoteBibliography"/>
        <w:ind w:left="720" w:hanging="720"/>
        <w:rPr>
          <w:noProof/>
        </w:rPr>
      </w:pPr>
      <w:r w:rsidRPr="00F350B2">
        <w:rPr>
          <w:noProof/>
        </w:rPr>
        <w:t xml:space="preserve">Jiang, M., Wong, S. K. M., Chung, H. K. S., Sun, Y., Hsiao, J. H., Sui, J., &amp; Humphreys, G. W. (2019). Cultural Orientation of Self-Bias in Perceptual Matching. </w:t>
      </w:r>
      <w:r w:rsidRPr="00F350B2">
        <w:rPr>
          <w:i/>
          <w:noProof/>
        </w:rPr>
        <w:t>Front Psychol, 10</w:t>
      </w:r>
      <w:r w:rsidRPr="00F350B2">
        <w:rPr>
          <w:noProof/>
        </w:rPr>
        <w:t xml:space="preserve">, 1469. </w:t>
      </w:r>
      <w:hyperlink r:id="rId59" w:history="1">
        <w:r w:rsidRPr="00F350B2">
          <w:rPr>
            <w:rStyle w:val="ac"/>
            <w:noProof/>
          </w:rPr>
          <w:t>https://doi.org/10.3389/fpsyg.2019.01469</w:t>
        </w:r>
      </w:hyperlink>
      <w:r w:rsidRPr="00F350B2">
        <w:rPr>
          <w:noProof/>
        </w:rPr>
        <w:t xml:space="preserve"> </w:t>
      </w:r>
    </w:p>
    <w:p w14:paraId="76CF13E4" w14:textId="77777777" w:rsidR="00F350B2" w:rsidRPr="00F350B2" w:rsidRDefault="00F350B2" w:rsidP="00F350B2">
      <w:pPr>
        <w:pStyle w:val="EndNoteBibliography"/>
        <w:rPr>
          <w:noProof/>
        </w:rPr>
      </w:pPr>
    </w:p>
    <w:p w14:paraId="11280FA1" w14:textId="77777777" w:rsidR="00F350B2" w:rsidRPr="00F350B2" w:rsidRDefault="00F350B2" w:rsidP="00F350B2">
      <w:pPr>
        <w:pStyle w:val="EndNoteBibliography"/>
        <w:ind w:left="720" w:hanging="720"/>
        <w:rPr>
          <w:noProof/>
        </w:rPr>
      </w:pPr>
      <w:r w:rsidRPr="00F350B2">
        <w:rPr>
          <w:noProof/>
        </w:rPr>
        <w:t xml:space="preserve">John-Saaltink, E. S., Kok, P., Lau, H. C., &amp; De Lange, F. P. (2016). Serial dependence in perceptual decisions is reflected in activity patterns in primary visual cortex. </w:t>
      </w:r>
      <w:r w:rsidRPr="00F350B2">
        <w:rPr>
          <w:i/>
          <w:noProof/>
        </w:rPr>
        <w:t>Journal of Neuroscience, 36</w:t>
      </w:r>
      <w:r w:rsidRPr="00F350B2">
        <w:rPr>
          <w:noProof/>
        </w:rPr>
        <w:t xml:space="preserve">(23), 6186-6192. </w:t>
      </w:r>
    </w:p>
    <w:p w14:paraId="29DBB561" w14:textId="77777777" w:rsidR="00F350B2" w:rsidRPr="00F350B2" w:rsidRDefault="00F350B2" w:rsidP="00F350B2">
      <w:pPr>
        <w:pStyle w:val="EndNoteBibliography"/>
        <w:rPr>
          <w:noProof/>
        </w:rPr>
      </w:pPr>
    </w:p>
    <w:p w14:paraId="22D2AF23" w14:textId="3A8B9712" w:rsidR="00F350B2" w:rsidRPr="00F350B2" w:rsidRDefault="00F350B2" w:rsidP="00F350B2">
      <w:pPr>
        <w:pStyle w:val="EndNoteBibliography"/>
        <w:ind w:left="720" w:hanging="720"/>
        <w:rPr>
          <w:noProof/>
        </w:rPr>
      </w:pPr>
      <w:r w:rsidRPr="00F350B2">
        <w:rPr>
          <w:noProof/>
        </w:rPr>
        <w:t xml:space="preserve">Johnson, D. J., Hopwood, C. J., Cesario, J., &amp; Pleskac, T. J. (2017). Advancing Research on Cognitive Processes in Social and Personality Psychology:A Hierarchical Drift Diffusion Model Primer. </w:t>
      </w:r>
      <w:r w:rsidRPr="00F350B2">
        <w:rPr>
          <w:i/>
          <w:noProof/>
        </w:rPr>
        <w:t>Social Psychological and Personality Science, 8</w:t>
      </w:r>
      <w:r w:rsidRPr="00F350B2">
        <w:rPr>
          <w:noProof/>
        </w:rPr>
        <w:t xml:space="preserve">(4), 413-423. </w:t>
      </w:r>
      <w:hyperlink r:id="rId60" w:history="1">
        <w:r w:rsidRPr="00F350B2">
          <w:rPr>
            <w:rStyle w:val="ac"/>
            <w:noProof/>
          </w:rPr>
          <w:t>https://doi.org/10.1177/1948550617703174</w:t>
        </w:r>
      </w:hyperlink>
      <w:r w:rsidRPr="00F350B2">
        <w:rPr>
          <w:noProof/>
        </w:rPr>
        <w:t xml:space="preserve"> </w:t>
      </w:r>
    </w:p>
    <w:p w14:paraId="10E3BACA" w14:textId="77777777" w:rsidR="00F350B2" w:rsidRPr="00F350B2" w:rsidRDefault="00F350B2" w:rsidP="00F350B2">
      <w:pPr>
        <w:pStyle w:val="EndNoteBibliography"/>
        <w:rPr>
          <w:noProof/>
        </w:rPr>
      </w:pPr>
    </w:p>
    <w:p w14:paraId="288AE01B" w14:textId="69F7E3F6" w:rsidR="00F350B2" w:rsidRPr="00F350B2" w:rsidRDefault="00F350B2" w:rsidP="00F350B2">
      <w:pPr>
        <w:pStyle w:val="EndNoteBibliography"/>
        <w:ind w:left="720" w:hanging="720"/>
        <w:rPr>
          <w:noProof/>
        </w:rPr>
      </w:pPr>
      <w:r w:rsidRPr="00F350B2">
        <w:rPr>
          <w:noProof/>
        </w:rPr>
        <w:t xml:space="preserve">Kahveci, S., Bathke, A., &amp; Blechert, J. (2022). Reliability of reaction time tasks: how should it be computed? </w:t>
      </w:r>
      <w:hyperlink r:id="rId61" w:history="1">
        <w:r w:rsidRPr="00F350B2">
          <w:rPr>
            <w:rStyle w:val="ac"/>
            <w:noProof/>
          </w:rPr>
          <w:t>https://doi.org/10.31234/osf.io/ta59r</w:t>
        </w:r>
      </w:hyperlink>
      <w:r w:rsidRPr="00F350B2">
        <w:rPr>
          <w:noProof/>
        </w:rPr>
        <w:t xml:space="preserve"> </w:t>
      </w:r>
    </w:p>
    <w:p w14:paraId="6EF5BFDF" w14:textId="77777777" w:rsidR="00F350B2" w:rsidRPr="00F350B2" w:rsidRDefault="00F350B2" w:rsidP="00F350B2">
      <w:pPr>
        <w:pStyle w:val="EndNoteBibliography"/>
        <w:rPr>
          <w:noProof/>
        </w:rPr>
      </w:pPr>
    </w:p>
    <w:p w14:paraId="696B8C86" w14:textId="5552E4D8" w:rsidR="00F350B2" w:rsidRPr="00F350B2" w:rsidRDefault="00F350B2" w:rsidP="00F350B2">
      <w:pPr>
        <w:pStyle w:val="EndNoteBibliography"/>
        <w:ind w:left="720" w:hanging="720"/>
        <w:rPr>
          <w:noProof/>
        </w:rPr>
      </w:pPr>
      <w:r w:rsidRPr="00F350B2">
        <w:rPr>
          <w:noProof/>
        </w:rPr>
        <w:t xml:space="preserve">Keenan, J. P., Wheeler, M. A., Gallup, G. G., &amp; Pascual-Leone, A. (2000). Self-recognition and the right prefrontal cortex. </w:t>
      </w:r>
      <w:r w:rsidRPr="00F350B2">
        <w:rPr>
          <w:i/>
          <w:noProof/>
        </w:rPr>
        <w:t>Trends in cognitive sciences, 4</w:t>
      </w:r>
      <w:r w:rsidRPr="00F350B2">
        <w:rPr>
          <w:noProof/>
        </w:rPr>
        <w:t xml:space="preserve">(9), 338-344. </w:t>
      </w:r>
      <w:hyperlink r:id="rId62" w:history="1">
        <w:r w:rsidRPr="00F350B2">
          <w:rPr>
            <w:rStyle w:val="ac"/>
            <w:noProof/>
          </w:rPr>
          <w:t>https://doi.org/10.1016/S1364-6613</w:t>
        </w:r>
      </w:hyperlink>
      <w:r w:rsidRPr="00F350B2">
        <w:rPr>
          <w:noProof/>
        </w:rPr>
        <w:t xml:space="preserve"> (00)01521-7 </w:t>
      </w:r>
    </w:p>
    <w:p w14:paraId="7B7FA7BB" w14:textId="77777777" w:rsidR="00F350B2" w:rsidRPr="00F350B2" w:rsidRDefault="00F350B2" w:rsidP="00F350B2">
      <w:pPr>
        <w:pStyle w:val="EndNoteBibliography"/>
        <w:rPr>
          <w:noProof/>
        </w:rPr>
      </w:pPr>
    </w:p>
    <w:p w14:paraId="5FC30C03" w14:textId="62C9C32B" w:rsidR="00F350B2" w:rsidRPr="00F350B2" w:rsidRDefault="00F350B2" w:rsidP="00F350B2">
      <w:pPr>
        <w:pStyle w:val="EndNoteBibliography"/>
        <w:ind w:left="720" w:hanging="720"/>
        <w:rPr>
          <w:noProof/>
        </w:rPr>
      </w:pPr>
      <w:r w:rsidRPr="00F350B2">
        <w:rPr>
          <w:noProof/>
        </w:rPr>
        <w:t xml:space="preserve">Kircher, T. T., Senior, C., Phillips, M. L., Benson, P. J., Bullmore, E. T., Brammer, M., ..., &amp; David, A. S. (2000). Towards a functional neuroanatomy of self processing: effects of faces and words. </w:t>
      </w:r>
      <w:r w:rsidRPr="00F350B2">
        <w:rPr>
          <w:i/>
          <w:noProof/>
        </w:rPr>
        <w:t>Cognitive Brain Research, 10</w:t>
      </w:r>
      <w:r w:rsidRPr="00F350B2">
        <w:rPr>
          <w:noProof/>
        </w:rPr>
        <w:t xml:space="preserve">(1-2), 133-144. </w:t>
      </w:r>
      <w:hyperlink r:id="rId63" w:history="1">
        <w:r w:rsidRPr="00F350B2">
          <w:rPr>
            <w:rStyle w:val="ac"/>
            <w:noProof/>
          </w:rPr>
          <w:t>https://doi.org/10.1016/S0926-6410(00)00036-7</w:t>
        </w:r>
      </w:hyperlink>
      <w:r w:rsidRPr="00F350B2">
        <w:rPr>
          <w:noProof/>
        </w:rPr>
        <w:t xml:space="preserve"> </w:t>
      </w:r>
    </w:p>
    <w:p w14:paraId="0C3C44EA" w14:textId="77777777" w:rsidR="00F350B2" w:rsidRPr="00F350B2" w:rsidRDefault="00F350B2" w:rsidP="00F350B2">
      <w:pPr>
        <w:pStyle w:val="EndNoteBibliography"/>
        <w:rPr>
          <w:noProof/>
        </w:rPr>
      </w:pPr>
    </w:p>
    <w:p w14:paraId="5980EEF0" w14:textId="36E50CCB" w:rsidR="00F350B2" w:rsidRPr="00F350B2" w:rsidRDefault="00F350B2" w:rsidP="00F350B2">
      <w:pPr>
        <w:pStyle w:val="EndNoteBibliography"/>
        <w:ind w:left="720" w:hanging="720"/>
        <w:rPr>
          <w:noProof/>
        </w:rPr>
      </w:pPr>
      <w:r w:rsidRPr="00F350B2">
        <w:rPr>
          <w:noProof/>
        </w:rPr>
        <w:t xml:space="preserve">Kolvoort, I. R., Wainio‐Theberge, S., Wolff, A., &amp; Northoff, G. (2020). Temporal integration as “common currency” of brain and self‐scale‐free activity in resting‐state EEG correlates with temporal delay effects on self‐relatedness. </w:t>
      </w:r>
      <w:r w:rsidRPr="00F350B2">
        <w:rPr>
          <w:i/>
          <w:noProof/>
        </w:rPr>
        <w:t>Human brain mapping, 41</w:t>
      </w:r>
      <w:r w:rsidRPr="00F350B2">
        <w:rPr>
          <w:noProof/>
        </w:rPr>
        <w:t xml:space="preserve">(15), 4355-4374. </w:t>
      </w:r>
      <w:hyperlink r:id="rId64" w:history="1">
        <w:r w:rsidRPr="00F350B2">
          <w:rPr>
            <w:rStyle w:val="ac"/>
            <w:noProof/>
          </w:rPr>
          <w:t>https://doi.org/10.1002/hbm.25129</w:t>
        </w:r>
      </w:hyperlink>
      <w:r w:rsidRPr="00F350B2">
        <w:rPr>
          <w:noProof/>
        </w:rPr>
        <w:t xml:space="preserve"> </w:t>
      </w:r>
    </w:p>
    <w:p w14:paraId="440B3A58" w14:textId="77777777" w:rsidR="00F350B2" w:rsidRPr="00F350B2" w:rsidRDefault="00F350B2" w:rsidP="00F350B2">
      <w:pPr>
        <w:pStyle w:val="EndNoteBibliography"/>
        <w:rPr>
          <w:noProof/>
        </w:rPr>
      </w:pPr>
    </w:p>
    <w:p w14:paraId="0D0DDBED" w14:textId="28833402" w:rsidR="00F350B2" w:rsidRPr="00F350B2" w:rsidRDefault="00F350B2" w:rsidP="00F350B2">
      <w:pPr>
        <w:pStyle w:val="EndNoteBibliography"/>
        <w:ind w:left="720" w:hanging="720"/>
        <w:rPr>
          <w:noProof/>
        </w:rPr>
      </w:pPr>
      <w:r w:rsidRPr="00F350B2">
        <w:rPr>
          <w:noProof/>
        </w:rPr>
        <w:t xml:space="preserve">Koo, T. K., &amp; Li, M. Y. (2016). A Guideline of Selecting and Reporting Intraclass Correlation Coefficients for Reliability Research. </w:t>
      </w:r>
      <w:r w:rsidRPr="00F350B2">
        <w:rPr>
          <w:i/>
          <w:noProof/>
        </w:rPr>
        <w:t>Journal of chiropractic medicine, 15</w:t>
      </w:r>
      <w:r w:rsidRPr="00F350B2">
        <w:rPr>
          <w:noProof/>
        </w:rPr>
        <w:t xml:space="preserve">(2), 155-163. </w:t>
      </w:r>
      <w:hyperlink r:id="rId65" w:history="1">
        <w:r w:rsidRPr="00F350B2">
          <w:rPr>
            <w:rStyle w:val="ac"/>
            <w:noProof/>
          </w:rPr>
          <w:t>https://doi.org/10.1016/j.jcm.2016.02.012</w:t>
        </w:r>
      </w:hyperlink>
      <w:r w:rsidRPr="00F350B2">
        <w:rPr>
          <w:noProof/>
        </w:rPr>
        <w:t xml:space="preserve"> </w:t>
      </w:r>
    </w:p>
    <w:p w14:paraId="03AE6396" w14:textId="77777777" w:rsidR="00F350B2" w:rsidRPr="00F350B2" w:rsidRDefault="00F350B2" w:rsidP="00F350B2">
      <w:pPr>
        <w:pStyle w:val="EndNoteBibliography"/>
        <w:rPr>
          <w:noProof/>
        </w:rPr>
      </w:pPr>
    </w:p>
    <w:p w14:paraId="0C8C48AD" w14:textId="77777777" w:rsidR="00F350B2" w:rsidRPr="00F350B2" w:rsidRDefault="00F350B2" w:rsidP="00F350B2">
      <w:pPr>
        <w:pStyle w:val="EndNoteBibliography"/>
        <w:ind w:left="720" w:hanging="720"/>
        <w:rPr>
          <w:noProof/>
        </w:rPr>
      </w:pPr>
      <w:r w:rsidRPr="00F350B2">
        <w:rPr>
          <w:noProof/>
        </w:rPr>
        <w:t xml:space="preserve">Kucina, T., Wells, L., Lewis, I., de Salas, K., Kohl, A., Palmer, M. A., Sauer, J. D., Matzke, D., Aidman, E., &amp; Heathcote, A. (2023). Calibration of cognitive tests to address the reliability paradox for decision-conflict tasks. </w:t>
      </w:r>
      <w:r w:rsidRPr="00F350B2">
        <w:rPr>
          <w:i/>
          <w:noProof/>
        </w:rPr>
        <w:t>Nature Communications, 14</w:t>
      </w:r>
      <w:r w:rsidRPr="00F350B2">
        <w:rPr>
          <w:noProof/>
        </w:rPr>
        <w:t xml:space="preserve">(1), 2234. </w:t>
      </w:r>
    </w:p>
    <w:p w14:paraId="57F720C5" w14:textId="77777777" w:rsidR="00F350B2" w:rsidRPr="00F350B2" w:rsidRDefault="00F350B2" w:rsidP="00F350B2">
      <w:pPr>
        <w:pStyle w:val="EndNoteBibliography"/>
        <w:rPr>
          <w:noProof/>
        </w:rPr>
      </w:pPr>
    </w:p>
    <w:p w14:paraId="29F4EB6B" w14:textId="21FA4A31" w:rsidR="00F350B2" w:rsidRPr="00F350B2" w:rsidRDefault="00F350B2" w:rsidP="00F350B2">
      <w:pPr>
        <w:pStyle w:val="EndNoteBibliography"/>
        <w:ind w:left="720" w:hanging="720"/>
        <w:rPr>
          <w:noProof/>
        </w:rPr>
      </w:pPr>
      <w:r w:rsidRPr="00F350B2">
        <w:rPr>
          <w:noProof/>
        </w:rPr>
        <w:t xml:space="preserve">Kupper, L. L., &amp; Hafner, K. b. (1989). On Assessing Interrater Agreement for Multiple Attribute Responses. </w:t>
      </w:r>
      <w:r w:rsidRPr="00F350B2">
        <w:rPr>
          <w:i/>
          <w:noProof/>
        </w:rPr>
        <w:t>Biometrics, 45</w:t>
      </w:r>
      <w:r w:rsidRPr="00F350B2">
        <w:rPr>
          <w:noProof/>
        </w:rPr>
        <w:t xml:space="preserve">(3), 957-967. </w:t>
      </w:r>
      <w:hyperlink r:id="rId66" w:history="1">
        <w:r w:rsidRPr="00F350B2">
          <w:rPr>
            <w:rStyle w:val="ac"/>
            <w:noProof/>
          </w:rPr>
          <w:t>https://doi.org/10.2307/2531695</w:t>
        </w:r>
      </w:hyperlink>
      <w:r w:rsidRPr="00F350B2">
        <w:rPr>
          <w:noProof/>
        </w:rPr>
        <w:t xml:space="preserve"> </w:t>
      </w:r>
    </w:p>
    <w:p w14:paraId="516EA94B" w14:textId="77777777" w:rsidR="00F350B2" w:rsidRPr="00F350B2" w:rsidRDefault="00F350B2" w:rsidP="00F350B2">
      <w:pPr>
        <w:pStyle w:val="EndNoteBibliography"/>
        <w:rPr>
          <w:noProof/>
        </w:rPr>
      </w:pPr>
    </w:p>
    <w:p w14:paraId="0F1C9E7A" w14:textId="77777777" w:rsidR="00F350B2" w:rsidRPr="00F350B2" w:rsidRDefault="00F350B2" w:rsidP="00F350B2">
      <w:pPr>
        <w:pStyle w:val="EndNoteBibliography"/>
        <w:ind w:left="720" w:hanging="720"/>
        <w:rPr>
          <w:noProof/>
        </w:rPr>
      </w:pPr>
      <w:r w:rsidRPr="00F350B2">
        <w:rPr>
          <w:noProof/>
        </w:rPr>
        <w:lastRenderedPageBreak/>
        <w:t xml:space="preserve">Liljequist, D., Elfving, B., &amp; Skavberg Roaldsen, K. (2019). Intraclass correlation–A discussion and demonstration of basic features. </w:t>
      </w:r>
      <w:r w:rsidRPr="00F350B2">
        <w:rPr>
          <w:i/>
          <w:noProof/>
        </w:rPr>
        <w:t>PloS one, 14</w:t>
      </w:r>
      <w:r w:rsidRPr="00F350B2">
        <w:rPr>
          <w:noProof/>
        </w:rPr>
        <w:t xml:space="preserve">(7), e0219854. </w:t>
      </w:r>
    </w:p>
    <w:p w14:paraId="6D1A944F" w14:textId="77777777" w:rsidR="00F350B2" w:rsidRPr="00F350B2" w:rsidRDefault="00F350B2" w:rsidP="00F350B2">
      <w:pPr>
        <w:pStyle w:val="EndNoteBibliography"/>
        <w:rPr>
          <w:noProof/>
        </w:rPr>
      </w:pPr>
    </w:p>
    <w:p w14:paraId="381BF145" w14:textId="3E8DBE1C" w:rsidR="00F350B2" w:rsidRPr="00F350B2" w:rsidRDefault="00F350B2" w:rsidP="00F350B2">
      <w:pPr>
        <w:pStyle w:val="EndNoteBibliography"/>
        <w:ind w:left="720" w:hanging="720"/>
        <w:rPr>
          <w:noProof/>
        </w:rPr>
      </w:pPr>
      <w:r w:rsidRPr="00F350B2">
        <w:rPr>
          <w:noProof/>
        </w:rPr>
        <w:t xml:space="preserve">Lin, H., Saunders, B., Friese, M., Evans, N. J., &amp; Inzlicht, M. (2020). Strong effort manipulations reduce response caution: A preregistered reinvention of the ego-depletion paradigm. </w:t>
      </w:r>
      <w:r w:rsidRPr="00F350B2">
        <w:rPr>
          <w:i/>
          <w:noProof/>
        </w:rPr>
        <w:t>Psychological science, 31</w:t>
      </w:r>
      <w:r w:rsidRPr="00F350B2">
        <w:rPr>
          <w:noProof/>
        </w:rPr>
        <w:t xml:space="preserve">(5), 531-547. </w:t>
      </w:r>
      <w:hyperlink r:id="rId67" w:history="1">
        <w:r w:rsidRPr="00F350B2">
          <w:rPr>
            <w:rStyle w:val="ac"/>
            <w:noProof/>
          </w:rPr>
          <w:t>https://doi.org/10.1177/0956797620904990</w:t>
        </w:r>
      </w:hyperlink>
      <w:r w:rsidRPr="00F350B2">
        <w:rPr>
          <w:noProof/>
        </w:rPr>
        <w:t xml:space="preserve"> </w:t>
      </w:r>
    </w:p>
    <w:p w14:paraId="5EE19E40" w14:textId="77777777" w:rsidR="00F350B2" w:rsidRPr="00F350B2" w:rsidRDefault="00F350B2" w:rsidP="00F350B2">
      <w:pPr>
        <w:pStyle w:val="EndNoteBibliography"/>
        <w:rPr>
          <w:noProof/>
        </w:rPr>
      </w:pPr>
    </w:p>
    <w:p w14:paraId="64BF19CE" w14:textId="77777777" w:rsidR="00F350B2" w:rsidRPr="00F350B2" w:rsidRDefault="00F350B2" w:rsidP="00F350B2">
      <w:pPr>
        <w:pStyle w:val="EndNoteBibliography"/>
        <w:ind w:left="720" w:hanging="720"/>
        <w:rPr>
          <w:noProof/>
        </w:rPr>
      </w:pPr>
      <w:r w:rsidRPr="00F350B2">
        <w:rPr>
          <w:noProof/>
        </w:rPr>
        <w:t xml:space="preserve">Liu, T., Sui, J., &amp; Hildebrandt, A. (2023). To see or not to see: The parallel processing of self-relevance and facial expressions. </w:t>
      </w:r>
      <w:r w:rsidRPr="00F350B2">
        <w:rPr>
          <w:i/>
          <w:noProof/>
        </w:rPr>
        <w:t xml:space="preserve">Manuscript submitted for publication. </w:t>
      </w:r>
      <w:r w:rsidRPr="00F350B2">
        <w:rPr>
          <w:noProof/>
        </w:rPr>
        <w:t xml:space="preserve">. </w:t>
      </w:r>
    </w:p>
    <w:p w14:paraId="51676E86" w14:textId="77777777" w:rsidR="00F350B2" w:rsidRPr="00F350B2" w:rsidRDefault="00F350B2" w:rsidP="00F350B2">
      <w:pPr>
        <w:pStyle w:val="EndNoteBibliography"/>
        <w:rPr>
          <w:noProof/>
        </w:rPr>
      </w:pPr>
    </w:p>
    <w:p w14:paraId="58E483E8" w14:textId="4142CFF4" w:rsidR="00F350B2" w:rsidRPr="00F350B2" w:rsidRDefault="00F350B2" w:rsidP="00F350B2">
      <w:pPr>
        <w:pStyle w:val="EndNoteBibliography"/>
        <w:ind w:left="720" w:hanging="720"/>
        <w:rPr>
          <w:noProof/>
        </w:rPr>
      </w:pPr>
      <w:r w:rsidRPr="00F350B2">
        <w:rPr>
          <w:noProof/>
        </w:rPr>
        <w:t xml:space="preserve">Liu, Y. S., Song, Y., Lee, N. A., Bennett, D. M., Button, K. S., Greenshaw, A., Cao, B., &amp; Sui, J. (2022). Depression screening using a non-verbal self-association task: A machine-learning based pilot study. </w:t>
      </w:r>
      <w:r w:rsidRPr="00F350B2">
        <w:rPr>
          <w:i/>
          <w:noProof/>
        </w:rPr>
        <w:t>Journal of Affective Disorders, 310</w:t>
      </w:r>
      <w:r w:rsidRPr="00F350B2">
        <w:rPr>
          <w:noProof/>
        </w:rPr>
        <w:t xml:space="preserve">, 87-95. </w:t>
      </w:r>
      <w:hyperlink r:id="rId68" w:history="1">
        <w:r w:rsidRPr="00F350B2">
          <w:rPr>
            <w:rStyle w:val="ac"/>
            <w:noProof/>
          </w:rPr>
          <w:t>https://doi.org/10.1016/j.jad.2022.04.122</w:t>
        </w:r>
      </w:hyperlink>
      <w:r w:rsidRPr="00F350B2">
        <w:rPr>
          <w:noProof/>
        </w:rPr>
        <w:t xml:space="preserve"> </w:t>
      </w:r>
    </w:p>
    <w:p w14:paraId="4C1B9F1A" w14:textId="77777777" w:rsidR="00F350B2" w:rsidRPr="00F350B2" w:rsidRDefault="00F350B2" w:rsidP="00F350B2">
      <w:pPr>
        <w:pStyle w:val="EndNoteBibliography"/>
        <w:rPr>
          <w:noProof/>
        </w:rPr>
      </w:pPr>
    </w:p>
    <w:p w14:paraId="5495ACDA" w14:textId="77777777" w:rsidR="00F350B2" w:rsidRPr="00F350B2" w:rsidRDefault="00F350B2" w:rsidP="00F350B2">
      <w:pPr>
        <w:pStyle w:val="EndNoteBibliography"/>
        <w:ind w:left="720" w:hanging="720"/>
        <w:rPr>
          <w:noProof/>
        </w:rPr>
      </w:pPr>
      <w:r w:rsidRPr="00F350B2">
        <w:rPr>
          <w:noProof/>
        </w:rPr>
        <w:t xml:space="preserve">Logie, R. H., Sala, S. D., Laiacona, M., Chalmers, P., &amp; Wynn, V. (1996). Group aggregates and individual reliability: The case of verbal short-term memory. </w:t>
      </w:r>
      <w:r w:rsidRPr="00F350B2">
        <w:rPr>
          <w:i/>
          <w:noProof/>
        </w:rPr>
        <w:t>Memory &amp; Cognition, 24</w:t>
      </w:r>
      <w:r w:rsidRPr="00F350B2">
        <w:rPr>
          <w:noProof/>
        </w:rPr>
        <w:t xml:space="preserve">, 305-321. </w:t>
      </w:r>
    </w:p>
    <w:p w14:paraId="7CC985ED" w14:textId="77777777" w:rsidR="00F350B2" w:rsidRPr="00F350B2" w:rsidRDefault="00F350B2" w:rsidP="00F350B2">
      <w:pPr>
        <w:pStyle w:val="EndNoteBibliography"/>
        <w:rPr>
          <w:noProof/>
        </w:rPr>
      </w:pPr>
    </w:p>
    <w:p w14:paraId="0EC20818" w14:textId="290F5A70" w:rsidR="00F350B2" w:rsidRPr="00F350B2" w:rsidRDefault="00F350B2" w:rsidP="00F350B2">
      <w:pPr>
        <w:pStyle w:val="EndNoteBibliography"/>
        <w:ind w:left="720" w:hanging="720"/>
        <w:rPr>
          <w:noProof/>
        </w:rPr>
      </w:pPr>
      <w:r w:rsidRPr="00F350B2">
        <w:rPr>
          <w:noProof/>
        </w:rPr>
        <w:t xml:space="preserve">Maire, H., Brochard, R., &amp; Zagar, D. (2020). A Developmental Study of the Self‐Prioritization Effect in Children Between 6 and 10 Years of Age. </w:t>
      </w:r>
      <w:r w:rsidRPr="00F350B2">
        <w:rPr>
          <w:i/>
          <w:noProof/>
        </w:rPr>
        <w:t>Child development, 91</w:t>
      </w:r>
      <w:r w:rsidRPr="00F350B2">
        <w:rPr>
          <w:noProof/>
        </w:rPr>
        <w:t xml:space="preserve">(3), 694-704. </w:t>
      </w:r>
      <w:hyperlink r:id="rId69" w:history="1">
        <w:r w:rsidRPr="00F350B2">
          <w:rPr>
            <w:rStyle w:val="ac"/>
            <w:noProof/>
          </w:rPr>
          <w:t>https://doi.org/10.1111/cdev.13352</w:t>
        </w:r>
      </w:hyperlink>
      <w:r w:rsidRPr="00F350B2">
        <w:rPr>
          <w:noProof/>
        </w:rPr>
        <w:t xml:space="preserve"> </w:t>
      </w:r>
    </w:p>
    <w:p w14:paraId="2BB5DAC0" w14:textId="77777777" w:rsidR="00F350B2" w:rsidRPr="00F350B2" w:rsidRDefault="00F350B2" w:rsidP="00F350B2">
      <w:pPr>
        <w:pStyle w:val="EndNoteBibliography"/>
        <w:rPr>
          <w:noProof/>
        </w:rPr>
      </w:pPr>
    </w:p>
    <w:p w14:paraId="5BB117E9" w14:textId="1D0471BD" w:rsidR="00F350B2" w:rsidRPr="00F350B2" w:rsidRDefault="00F350B2" w:rsidP="00F350B2">
      <w:pPr>
        <w:pStyle w:val="EndNoteBibliography"/>
        <w:ind w:left="720" w:hanging="720"/>
        <w:rPr>
          <w:noProof/>
        </w:rPr>
      </w:pPr>
      <w:r w:rsidRPr="00F350B2">
        <w:rPr>
          <w:noProof/>
        </w:rPr>
        <w:t xml:space="preserve">Makel, M. C., Plucker, J. A., &amp; Hegarty, B. (2012). Replications in psychology research: How often do they really occur? </w:t>
      </w:r>
      <w:r w:rsidRPr="00F350B2">
        <w:rPr>
          <w:i/>
          <w:noProof/>
        </w:rPr>
        <w:t>Perspectives on Psychological Science, 7</w:t>
      </w:r>
      <w:r w:rsidRPr="00F350B2">
        <w:rPr>
          <w:noProof/>
        </w:rPr>
        <w:t xml:space="preserve">(6), 537-542. </w:t>
      </w:r>
      <w:hyperlink r:id="rId70" w:history="1">
        <w:r w:rsidRPr="00F350B2">
          <w:rPr>
            <w:rStyle w:val="ac"/>
            <w:noProof/>
          </w:rPr>
          <w:t>https://doi.org/10.1177/1745691612460688</w:t>
        </w:r>
      </w:hyperlink>
      <w:r w:rsidRPr="00F350B2">
        <w:rPr>
          <w:noProof/>
        </w:rPr>
        <w:t xml:space="preserve"> </w:t>
      </w:r>
    </w:p>
    <w:p w14:paraId="7C5A72E2" w14:textId="77777777" w:rsidR="00F350B2" w:rsidRPr="00F350B2" w:rsidRDefault="00F350B2" w:rsidP="00F350B2">
      <w:pPr>
        <w:pStyle w:val="EndNoteBibliography"/>
        <w:rPr>
          <w:noProof/>
        </w:rPr>
      </w:pPr>
    </w:p>
    <w:p w14:paraId="46C86506" w14:textId="5543597D" w:rsidR="00F350B2" w:rsidRPr="00F350B2" w:rsidRDefault="00F350B2" w:rsidP="00F350B2">
      <w:pPr>
        <w:pStyle w:val="EndNoteBibliography"/>
        <w:ind w:left="720" w:hanging="720"/>
        <w:rPr>
          <w:noProof/>
        </w:rPr>
      </w:pPr>
      <w:r w:rsidRPr="00F350B2">
        <w:rPr>
          <w:noProof/>
        </w:rPr>
        <w:t xml:space="preserve">Martínez-Pérez, V., Campoy, G., Palmero, L. B., &amp; Fuentes, L. J. (2020). Examining the dorsolateral and ventromedial prefrontal cortex involvement in the self-attention network: A randomized, sham-controlled, parallel group, double-blind, and multichannel HD-tDCS study. </w:t>
      </w:r>
      <w:r w:rsidRPr="00F350B2">
        <w:rPr>
          <w:i/>
          <w:noProof/>
        </w:rPr>
        <w:t>Frontiers in Neuroscience, 14</w:t>
      </w:r>
      <w:r w:rsidRPr="00F350B2">
        <w:rPr>
          <w:noProof/>
        </w:rPr>
        <w:t xml:space="preserve">, 683. </w:t>
      </w:r>
      <w:hyperlink r:id="rId71" w:history="1">
        <w:r w:rsidRPr="00F350B2">
          <w:rPr>
            <w:rStyle w:val="ac"/>
            <w:noProof/>
          </w:rPr>
          <w:t>https://doi.org/10.3389/fnins.2020.00683</w:t>
        </w:r>
      </w:hyperlink>
      <w:r w:rsidRPr="00F350B2">
        <w:rPr>
          <w:noProof/>
        </w:rPr>
        <w:t xml:space="preserve"> </w:t>
      </w:r>
    </w:p>
    <w:p w14:paraId="59DC4557" w14:textId="77777777" w:rsidR="00F350B2" w:rsidRPr="00F350B2" w:rsidRDefault="00F350B2" w:rsidP="00F350B2">
      <w:pPr>
        <w:pStyle w:val="EndNoteBibliography"/>
        <w:rPr>
          <w:noProof/>
        </w:rPr>
      </w:pPr>
    </w:p>
    <w:p w14:paraId="7705BDF3" w14:textId="77777777" w:rsidR="00F350B2" w:rsidRPr="00F350B2" w:rsidRDefault="00F350B2" w:rsidP="00F350B2">
      <w:pPr>
        <w:pStyle w:val="EndNoteBibliography"/>
        <w:ind w:left="720" w:hanging="720"/>
        <w:rPr>
          <w:noProof/>
        </w:rPr>
      </w:pPr>
      <w:r w:rsidRPr="00F350B2">
        <w:rPr>
          <w:noProof/>
        </w:rPr>
        <w:t xml:space="preserve">Mei, N., Rahnev, D., &amp; Soto, D. (2023). Using serial dependence to predict confidence across observers and cognitive domains. </w:t>
      </w:r>
      <w:r w:rsidRPr="00F350B2">
        <w:rPr>
          <w:i/>
          <w:noProof/>
        </w:rPr>
        <w:t>Psychonomic Bulletin &amp; Review</w:t>
      </w:r>
      <w:r w:rsidRPr="00F350B2">
        <w:rPr>
          <w:noProof/>
        </w:rPr>
        <w:t xml:space="preserve">, 1-13. </w:t>
      </w:r>
    </w:p>
    <w:p w14:paraId="01F9488B" w14:textId="77777777" w:rsidR="00F350B2" w:rsidRPr="00F350B2" w:rsidRDefault="00F350B2" w:rsidP="00F350B2">
      <w:pPr>
        <w:pStyle w:val="EndNoteBibliography"/>
        <w:rPr>
          <w:noProof/>
        </w:rPr>
      </w:pPr>
    </w:p>
    <w:p w14:paraId="09F4BBDD" w14:textId="77777777" w:rsidR="00F350B2" w:rsidRPr="00F350B2" w:rsidRDefault="00F350B2" w:rsidP="00F350B2">
      <w:pPr>
        <w:pStyle w:val="EndNoteBibliography"/>
        <w:ind w:left="720" w:hanging="720"/>
        <w:rPr>
          <w:noProof/>
        </w:rPr>
      </w:pPr>
      <w:r w:rsidRPr="00F350B2">
        <w:rPr>
          <w:noProof/>
        </w:rPr>
        <w:t xml:space="preserve">Mollon, J. D., Bosten, J. M., Peterzell, D. H., &amp; Webster, M. A. (2017). Individual differences in visual science: What can be learned and what is good experimental practice? </w:t>
      </w:r>
      <w:r w:rsidRPr="00F350B2">
        <w:rPr>
          <w:i/>
          <w:noProof/>
        </w:rPr>
        <w:t>Vision research, 141</w:t>
      </w:r>
      <w:r w:rsidRPr="00F350B2">
        <w:rPr>
          <w:noProof/>
        </w:rPr>
        <w:t xml:space="preserve">, 4-15. </w:t>
      </w:r>
    </w:p>
    <w:p w14:paraId="4AF3F70E" w14:textId="77777777" w:rsidR="00F350B2" w:rsidRPr="00F350B2" w:rsidRDefault="00F350B2" w:rsidP="00F350B2">
      <w:pPr>
        <w:pStyle w:val="EndNoteBibliography"/>
        <w:rPr>
          <w:noProof/>
        </w:rPr>
      </w:pPr>
    </w:p>
    <w:p w14:paraId="29F5881B" w14:textId="4AAFF33D" w:rsidR="00F350B2" w:rsidRPr="00F350B2" w:rsidRDefault="00F350B2" w:rsidP="00F350B2">
      <w:pPr>
        <w:pStyle w:val="EndNoteBibliography"/>
        <w:ind w:left="720" w:hanging="720"/>
        <w:rPr>
          <w:noProof/>
        </w:rPr>
      </w:pPr>
      <w:r w:rsidRPr="00F350B2">
        <w:rPr>
          <w:noProof/>
        </w:rPr>
        <w:t xml:space="preserve">Moray, N. (1959). Attention in dichotic listening: Affective cues and the influence of instructions. </w:t>
      </w:r>
      <w:r w:rsidRPr="00F350B2">
        <w:rPr>
          <w:i/>
          <w:noProof/>
        </w:rPr>
        <w:t>Quarterly journal of experimental psychology, 11</w:t>
      </w:r>
      <w:r w:rsidRPr="00F350B2">
        <w:rPr>
          <w:noProof/>
        </w:rPr>
        <w:t xml:space="preserve">(1), 56-60. </w:t>
      </w:r>
      <w:hyperlink r:id="rId72" w:history="1">
        <w:r w:rsidRPr="00F350B2">
          <w:rPr>
            <w:rStyle w:val="ac"/>
            <w:noProof/>
          </w:rPr>
          <w:t>https://doi.org/10.1080/17470215908416289</w:t>
        </w:r>
      </w:hyperlink>
      <w:r w:rsidRPr="00F350B2">
        <w:rPr>
          <w:noProof/>
        </w:rPr>
        <w:t xml:space="preserve"> </w:t>
      </w:r>
    </w:p>
    <w:p w14:paraId="1FF57C4F" w14:textId="77777777" w:rsidR="00F350B2" w:rsidRPr="00F350B2" w:rsidRDefault="00F350B2" w:rsidP="00F350B2">
      <w:pPr>
        <w:pStyle w:val="EndNoteBibliography"/>
        <w:rPr>
          <w:noProof/>
        </w:rPr>
      </w:pPr>
    </w:p>
    <w:p w14:paraId="3D43C1C7" w14:textId="0E943D87" w:rsidR="00F350B2" w:rsidRPr="00F350B2" w:rsidRDefault="00F350B2" w:rsidP="00F350B2">
      <w:pPr>
        <w:pStyle w:val="EndNoteBibliography"/>
        <w:ind w:left="720" w:hanging="720"/>
        <w:rPr>
          <w:noProof/>
        </w:rPr>
      </w:pPr>
      <w:r w:rsidRPr="00F350B2">
        <w:rPr>
          <w:noProof/>
        </w:rPr>
        <w:lastRenderedPageBreak/>
        <w:t xml:space="preserve">Navon, M., &amp; Makovski, T. (2021). Are Self-related Items Unique? the Self-prioritization Effect Revisited. </w:t>
      </w:r>
      <w:hyperlink r:id="rId73" w:history="1">
        <w:r w:rsidRPr="00F350B2">
          <w:rPr>
            <w:rStyle w:val="ac"/>
            <w:noProof/>
          </w:rPr>
          <w:t>https://doi.org/10.31234/osf.io/9dzm4</w:t>
        </w:r>
      </w:hyperlink>
      <w:r w:rsidRPr="00F350B2">
        <w:rPr>
          <w:noProof/>
        </w:rPr>
        <w:t xml:space="preserve"> </w:t>
      </w:r>
    </w:p>
    <w:p w14:paraId="6B90C8A1" w14:textId="77777777" w:rsidR="00F350B2" w:rsidRPr="00F350B2" w:rsidRDefault="00F350B2" w:rsidP="00F350B2">
      <w:pPr>
        <w:pStyle w:val="EndNoteBibliography"/>
        <w:rPr>
          <w:noProof/>
        </w:rPr>
      </w:pPr>
    </w:p>
    <w:p w14:paraId="0674B132" w14:textId="6AE15818" w:rsidR="00F350B2" w:rsidRPr="00F350B2" w:rsidRDefault="00F350B2" w:rsidP="00F350B2">
      <w:pPr>
        <w:pStyle w:val="EndNoteBibliography"/>
        <w:ind w:left="720" w:hanging="720"/>
        <w:rPr>
          <w:noProof/>
        </w:rPr>
      </w:pPr>
      <w:r w:rsidRPr="00F350B2">
        <w:rPr>
          <w:noProof/>
        </w:rPr>
        <w:t xml:space="preserve">Nijhof, A. D., &amp; Bird, G. (2019). Self‐processing in individuals with autism spectrum disorder. </w:t>
      </w:r>
      <w:r w:rsidRPr="00F350B2">
        <w:rPr>
          <w:i/>
          <w:noProof/>
        </w:rPr>
        <w:t>Autism research, 12</w:t>
      </w:r>
      <w:r w:rsidRPr="00F350B2">
        <w:rPr>
          <w:noProof/>
        </w:rPr>
        <w:t xml:space="preserve">(11), 1580-1584. </w:t>
      </w:r>
      <w:hyperlink r:id="rId74" w:history="1">
        <w:r w:rsidRPr="00F350B2">
          <w:rPr>
            <w:rStyle w:val="ac"/>
            <w:noProof/>
          </w:rPr>
          <w:t>https://doi.org/10.1002/aur.2200</w:t>
        </w:r>
      </w:hyperlink>
      <w:r w:rsidRPr="00F350B2">
        <w:rPr>
          <w:noProof/>
        </w:rPr>
        <w:t xml:space="preserve"> </w:t>
      </w:r>
    </w:p>
    <w:p w14:paraId="37FECBE6" w14:textId="77777777" w:rsidR="00F350B2" w:rsidRPr="00F350B2" w:rsidRDefault="00F350B2" w:rsidP="00F350B2">
      <w:pPr>
        <w:pStyle w:val="EndNoteBibliography"/>
        <w:rPr>
          <w:noProof/>
        </w:rPr>
      </w:pPr>
    </w:p>
    <w:p w14:paraId="1B2979BF" w14:textId="000DC4C1" w:rsidR="00F350B2" w:rsidRPr="00F350B2" w:rsidRDefault="00F350B2" w:rsidP="00F350B2">
      <w:pPr>
        <w:pStyle w:val="EndNoteBibliography"/>
        <w:ind w:left="720" w:hanging="720"/>
        <w:rPr>
          <w:noProof/>
        </w:rPr>
      </w:pPr>
      <w:r w:rsidRPr="00F350B2">
        <w:rPr>
          <w:noProof/>
        </w:rPr>
        <w:t xml:space="preserve">Orellana-Corrales, G., Matschke, C., &amp; Wesslein, A.-K. Does Self-Associating a Geometric Shape Immediately Cause Attentional Prioritization? Comparing Familiar vs. Recently Self-Associated Stimuli in the Dot-Probe Task. </w:t>
      </w:r>
      <w:hyperlink r:id="rId75" w:history="1">
        <w:r w:rsidRPr="00F350B2">
          <w:rPr>
            <w:rStyle w:val="ac"/>
            <w:noProof/>
          </w:rPr>
          <w:t>https://doi.org/10.1027/1618-3169/a000502</w:t>
        </w:r>
      </w:hyperlink>
      <w:r w:rsidRPr="00F350B2">
        <w:rPr>
          <w:noProof/>
        </w:rPr>
        <w:t xml:space="preserve"> </w:t>
      </w:r>
    </w:p>
    <w:p w14:paraId="561EE57D" w14:textId="77777777" w:rsidR="00F350B2" w:rsidRPr="00F350B2" w:rsidRDefault="00F350B2" w:rsidP="00F350B2">
      <w:pPr>
        <w:pStyle w:val="EndNoteBibliography"/>
        <w:rPr>
          <w:noProof/>
        </w:rPr>
      </w:pPr>
    </w:p>
    <w:p w14:paraId="14148C88" w14:textId="77777777" w:rsidR="00F350B2" w:rsidRPr="00F350B2" w:rsidRDefault="00F350B2" w:rsidP="00F350B2">
      <w:pPr>
        <w:pStyle w:val="EndNoteBibliography"/>
        <w:ind w:left="720" w:hanging="720"/>
        <w:rPr>
          <w:noProof/>
        </w:rPr>
      </w:pPr>
      <w:r w:rsidRPr="00F350B2">
        <w:rPr>
          <w:noProof/>
        </w:rPr>
        <w:t xml:space="preserve">Oswald, F. L., McAbee, S. T., Redick, T. S., &amp; Hambrick, D. Z. (2015). The development of a short domain-general measure of working memory capacity. </w:t>
      </w:r>
      <w:r w:rsidRPr="00F350B2">
        <w:rPr>
          <w:i/>
          <w:noProof/>
        </w:rPr>
        <w:t>Behavior Research Methods, 47</w:t>
      </w:r>
      <w:r w:rsidRPr="00F350B2">
        <w:rPr>
          <w:noProof/>
        </w:rPr>
        <w:t xml:space="preserve">, 1343-1355. </w:t>
      </w:r>
    </w:p>
    <w:p w14:paraId="41C2EA1F" w14:textId="77777777" w:rsidR="00F350B2" w:rsidRPr="00F350B2" w:rsidRDefault="00F350B2" w:rsidP="00F350B2">
      <w:pPr>
        <w:pStyle w:val="EndNoteBibliography"/>
        <w:rPr>
          <w:noProof/>
        </w:rPr>
      </w:pPr>
    </w:p>
    <w:p w14:paraId="731C6B9D" w14:textId="77777777" w:rsidR="00F350B2" w:rsidRPr="00F350B2" w:rsidRDefault="00F350B2" w:rsidP="00F350B2">
      <w:pPr>
        <w:pStyle w:val="EndNoteBibliography"/>
        <w:ind w:left="720" w:hanging="720"/>
        <w:rPr>
          <w:noProof/>
        </w:rPr>
      </w:pPr>
      <w:r w:rsidRPr="00F350B2">
        <w:rPr>
          <w:noProof/>
        </w:rPr>
        <w:t xml:space="preserve">Parsons, S., Kruijt, A.-W., &amp; Fox, E. (2019). Psychological science needs a standard practice of reporting the reliability of cognitive-behavioral measurements. </w:t>
      </w:r>
      <w:r w:rsidRPr="00F350B2">
        <w:rPr>
          <w:i/>
          <w:noProof/>
        </w:rPr>
        <w:t>Advances in methods and practices in psychological science, 2</w:t>
      </w:r>
      <w:r w:rsidRPr="00F350B2">
        <w:rPr>
          <w:noProof/>
        </w:rPr>
        <w:t xml:space="preserve">(4), 378-395. </w:t>
      </w:r>
    </w:p>
    <w:p w14:paraId="14A5A4A2" w14:textId="77777777" w:rsidR="00F350B2" w:rsidRPr="00F350B2" w:rsidRDefault="00F350B2" w:rsidP="00F350B2">
      <w:pPr>
        <w:pStyle w:val="EndNoteBibliography"/>
        <w:rPr>
          <w:noProof/>
        </w:rPr>
      </w:pPr>
    </w:p>
    <w:p w14:paraId="4907BD0F" w14:textId="77777777" w:rsidR="00F350B2" w:rsidRPr="00F350B2" w:rsidRDefault="00F350B2" w:rsidP="00F350B2">
      <w:pPr>
        <w:pStyle w:val="EndNoteBibliography"/>
        <w:ind w:left="720" w:hanging="720"/>
        <w:rPr>
          <w:noProof/>
        </w:rPr>
      </w:pPr>
      <w:r w:rsidRPr="00F350B2">
        <w:rPr>
          <w:noProof/>
        </w:rPr>
        <w:t xml:space="preserve">Pascucci, D., Tanrikulu, Ö. D., Ozkirli, A., Houborg, C., Ceylan, G., Zerr, P., Rafiei, M., &amp; Kristjánsson, Á. (2023). Serial dependence in visual perception: A review. </w:t>
      </w:r>
      <w:r w:rsidRPr="00F350B2">
        <w:rPr>
          <w:i/>
          <w:noProof/>
        </w:rPr>
        <w:t>Journal of Vision, 23</w:t>
      </w:r>
      <w:r w:rsidRPr="00F350B2">
        <w:rPr>
          <w:noProof/>
        </w:rPr>
        <w:t xml:space="preserve">(1), 9-9. </w:t>
      </w:r>
    </w:p>
    <w:p w14:paraId="3EB5593E" w14:textId="77777777" w:rsidR="00F350B2" w:rsidRPr="00F350B2" w:rsidRDefault="00F350B2" w:rsidP="00F350B2">
      <w:pPr>
        <w:pStyle w:val="EndNoteBibliography"/>
        <w:rPr>
          <w:noProof/>
        </w:rPr>
      </w:pPr>
    </w:p>
    <w:p w14:paraId="274745AE" w14:textId="1C002CB8" w:rsidR="00F350B2" w:rsidRPr="00F350B2" w:rsidRDefault="00F350B2" w:rsidP="00F350B2">
      <w:pPr>
        <w:pStyle w:val="EndNoteBibliography"/>
        <w:ind w:left="720" w:hanging="720"/>
        <w:rPr>
          <w:noProof/>
        </w:rPr>
      </w:pPr>
      <w:r w:rsidRPr="00F350B2">
        <w:rPr>
          <w:noProof/>
        </w:rPr>
        <w:t xml:space="preserve">Payne, B., Lavan, N., Knight, S., &amp; McGettigan, C. (2021). Perceptual prioritization of self‐associated voices. </w:t>
      </w:r>
      <w:r w:rsidRPr="00F350B2">
        <w:rPr>
          <w:i/>
          <w:noProof/>
        </w:rPr>
        <w:t>British Journal of Psychology, 112</w:t>
      </w:r>
      <w:r w:rsidRPr="00F350B2">
        <w:rPr>
          <w:noProof/>
        </w:rPr>
        <w:t xml:space="preserve">(3), 585-610. </w:t>
      </w:r>
      <w:hyperlink r:id="rId76" w:history="1">
        <w:r w:rsidRPr="00F350B2">
          <w:rPr>
            <w:rStyle w:val="ac"/>
            <w:noProof/>
          </w:rPr>
          <w:t>https://doi.org/10.1111/bjop.12479</w:t>
        </w:r>
      </w:hyperlink>
      <w:r w:rsidRPr="00F350B2">
        <w:rPr>
          <w:noProof/>
        </w:rPr>
        <w:t xml:space="preserve"> </w:t>
      </w:r>
    </w:p>
    <w:p w14:paraId="2F162C98" w14:textId="77777777" w:rsidR="00F350B2" w:rsidRPr="00F350B2" w:rsidRDefault="00F350B2" w:rsidP="00F350B2">
      <w:pPr>
        <w:pStyle w:val="EndNoteBibliography"/>
        <w:rPr>
          <w:noProof/>
        </w:rPr>
      </w:pPr>
    </w:p>
    <w:p w14:paraId="6ABCE647" w14:textId="77777777" w:rsidR="00F350B2" w:rsidRPr="00F350B2" w:rsidRDefault="00F350B2" w:rsidP="00F350B2">
      <w:pPr>
        <w:pStyle w:val="EndNoteBibliography"/>
        <w:ind w:left="720" w:hanging="720"/>
        <w:rPr>
          <w:noProof/>
        </w:rPr>
      </w:pPr>
      <w:r w:rsidRPr="00F350B2">
        <w:rPr>
          <w:noProof/>
        </w:rPr>
        <w:t xml:space="preserve">Pedersen, M. L., &amp; Frank, M. J. (2020). Simultaneous hierarchical bayesian parameter estimation for reinforcement learning and drift diffusion models: a tutorial and links to neural data. </w:t>
      </w:r>
      <w:r w:rsidRPr="00F350B2">
        <w:rPr>
          <w:i/>
          <w:noProof/>
        </w:rPr>
        <w:t>Computational Brain &amp; Behavior, 3</w:t>
      </w:r>
      <w:r w:rsidRPr="00F350B2">
        <w:rPr>
          <w:noProof/>
        </w:rPr>
        <w:t xml:space="preserve">, 458-471. </w:t>
      </w:r>
    </w:p>
    <w:p w14:paraId="4DD89D4C" w14:textId="77777777" w:rsidR="00F350B2" w:rsidRPr="00F350B2" w:rsidRDefault="00F350B2" w:rsidP="00F350B2">
      <w:pPr>
        <w:pStyle w:val="EndNoteBibliography"/>
        <w:rPr>
          <w:noProof/>
        </w:rPr>
      </w:pPr>
    </w:p>
    <w:p w14:paraId="08CD3987" w14:textId="7F30F397" w:rsidR="00F350B2" w:rsidRPr="00F350B2" w:rsidRDefault="00F350B2" w:rsidP="00F350B2">
      <w:pPr>
        <w:pStyle w:val="EndNoteBibliography"/>
        <w:ind w:left="720" w:hanging="720"/>
        <w:rPr>
          <w:noProof/>
        </w:rPr>
      </w:pPr>
      <w:r w:rsidRPr="00F350B2">
        <w:rPr>
          <w:noProof/>
        </w:rPr>
        <w:t xml:space="preserve">Pronk, T., Molenaar, D., Wiers, R. W., &amp; Murre, J. (2022). Methods to split cognitive task data for estimating split-half reliability: A comprehensive review and systematic assessment. </w:t>
      </w:r>
      <w:r w:rsidRPr="00F350B2">
        <w:rPr>
          <w:i/>
          <w:noProof/>
        </w:rPr>
        <w:t>Psychonomic Bulletin &amp; Review, 29</w:t>
      </w:r>
      <w:r w:rsidRPr="00F350B2">
        <w:rPr>
          <w:noProof/>
        </w:rPr>
        <w:t xml:space="preserve">(1), 44-54. </w:t>
      </w:r>
      <w:hyperlink r:id="rId77" w:history="1">
        <w:r w:rsidRPr="00F350B2">
          <w:rPr>
            <w:rStyle w:val="ac"/>
            <w:noProof/>
          </w:rPr>
          <w:t>https://doi.org/10.3758/s13423-021-01948-3</w:t>
        </w:r>
      </w:hyperlink>
      <w:r w:rsidRPr="00F350B2">
        <w:rPr>
          <w:noProof/>
        </w:rPr>
        <w:t xml:space="preserve"> </w:t>
      </w:r>
    </w:p>
    <w:p w14:paraId="4CFDF2D9" w14:textId="77777777" w:rsidR="00F350B2" w:rsidRPr="00F350B2" w:rsidRDefault="00F350B2" w:rsidP="00F350B2">
      <w:pPr>
        <w:pStyle w:val="EndNoteBibliography"/>
        <w:rPr>
          <w:noProof/>
        </w:rPr>
      </w:pPr>
    </w:p>
    <w:p w14:paraId="36CD5BB0" w14:textId="069078E7" w:rsidR="00F350B2" w:rsidRPr="00F350B2" w:rsidRDefault="00F350B2" w:rsidP="00F350B2">
      <w:pPr>
        <w:pStyle w:val="EndNoteBibliography"/>
        <w:ind w:left="720" w:hanging="720"/>
        <w:rPr>
          <w:noProof/>
        </w:rPr>
      </w:pPr>
      <w:r w:rsidRPr="00F350B2">
        <w:rPr>
          <w:noProof/>
        </w:rPr>
        <w:t xml:space="preserve">Qian, H., Wang, Z., Li, C., &amp; Gao, X. (2020). Prioritised self-referential processing is modulated by emotional arousal. </w:t>
      </w:r>
      <w:r w:rsidRPr="00F350B2">
        <w:rPr>
          <w:i/>
          <w:noProof/>
        </w:rPr>
        <w:t>Quarterly journal of experimental psychology, 73</w:t>
      </w:r>
      <w:r w:rsidRPr="00F350B2">
        <w:rPr>
          <w:noProof/>
        </w:rPr>
        <w:t xml:space="preserve">(5), 688-697. </w:t>
      </w:r>
      <w:hyperlink r:id="rId78" w:history="1">
        <w:r w:rsidRPr="00F350B2">
          <w:rPr>
            <w:rStyle w:val="ac"/>
            <w:noProof/>
          </w:rPr>
          <w:t>https://doi.org/10.1177/1747021819892158</w:t>
        </w:r>
      </w:hyperlink>
      <w:r w:rsidRPr="00F350B2">
        <w:rPr>
          <w:noProof/>
        </w:rPr>
        <w:t xml:space="preserve"> </w:t>
      </w:r>
    </w:p>
    <w:p w14:paraId="518B6024" w14:textId="77777777" w:rsidR="00F350B2" w:rsidRPr="00F350B2" w:rsidRDefault="00F350B2" w:rsidP="00F350B2">
      <w:pPr>
        <w:pStyle w:val="EndNoteBibliography"/>
        <w:rPr>
          <w:noProof/>
        </w:rPr>
      </w:pPr>
    </w:p>
    <w:p w14:paraId="0F746089" w14:textId="07B6D90C" w:rsidR="00F350B2" w:rsidRPr="00F350B2" w:rsidRDefault="00F350B2" w:rsidP="00F350B2">
      <w:pPr>
        <w:pStyle w:val="EndNoteBibliography"/>
        <w:ind w:left="720" w:hanging="720"/>
        <w:rPr>
          <w:noProof/>
        </w:rPr>
      </w:pPr>
      <w:r w:rsidRPr="00F350B2">
        <w:rPr>
          <w:noProof/>
        </w:rPr>
        <w:t xml:space="preserve">R Core Team. (2023). R: A Language and Environment for Statistical Computing. </w:t>
      </w:r>
      <w:hyperlink r:id="rId79" w:history="1">
        <w:r w:rsidRPr="00F350B2">
          <w:rPr>
            <w:rStyle w:val="ac"/>
            <w:noProof/>
          </w:rPr>
          <w:t>https://www.R-project.org/</w:t>
        </w:r>
      </w:hyperlink>
      <w:r w:rsidRPr="00F350B2">
        <w:rPr>
          <w:noProof/>
        </w:rPr>
        <w:t xml:space="preserve"> </w:t>
      </w:r>
    </w:p>
    <w:p w14:paraId="11133E1B" w14:textId="77777777" w:rsidR="00F350B2" w:rsidRPr="00F350B2" w:rsidRDefault="00F350B2" w:rsidP="00F350B2">
      <w:pPr>
        <w:pStyle w:val="EndNoteBibliography"/>
        <w:rPr>
          <w:noProof/>
        </w:rPr>
      </w:pPr>
    </w:p>
    <w:p w14:paraId="053DB53C" w14:textId="77777777" w:rsidR="00F350B2" w:rsidRPr="00F350B2" w:rsidRDefault="00F350B2" w:rsidP="00F350B2">
      <w:pPr>
        <w:pStyle w:val="EndNoteBibliography"/>
        <w:ind w:left="720" w:hanging="720"/>
        <w:rPr>
          <w:noProof/>
        </w:rPr>
      </w:pPr>
      <w:r w:rsidRPr="00F350B2">
        <w:rPr>
          <w:noProof/>
        </w:rPr>
        <w:t xml:space="preserve">Rad, M. S., Martingano, A. J., &amp; Ginges, J. (2018). Toward a psychology of Homo sapiens: Making psychological science more representative of the human population. </w:t>
      </w:r>
      <w:r w:rsidRPr="00F350B2">
        <w:rPr>
          <w:i/>
          <w:noProof/>
        </w:rPr>
        <w:t>Proceedings of the National Academy of Sciences, 115</w:t>
      </w:r>
      <w:r w:rsidRPr="00F350B2">
        <w:rPr>
          <w:noProof/>
        </w:rPr>
        <w:t xml:space="preserve">(45), 11401-11405. </w:t>
      </w:r>
    </w:p>
    <w:p w14:paraId="5FDFE9C8" w14:textId="77777777" w:rsidR="00F350B2" w:rsidRPr="00F350B2" w:rsidRDefault="00F350B2" w:rsidP="00F350B2">
      <w:pPr>
        <w:pStyle w:val="EndNoteBibliography"/>
        <w:rPr>
          <w:noProof/>
        </w:rPr>
      </w:pPr>
    </w:p>
    <w:p w14:paraId="4689BCCF" w14:textId="77777777" w:rsidR="00F350B2" w:rsidRPr="00F350B2" w:rsidRDefault="00F350B2" w:rsidP="00F350B2">
      <w:pPr>
        <w:pStyle w:val="EndNoteBibliography"/>
        <w:ind w:left="720" w:hanging="720"/>
        <w:rPr>
          <w:noProof/>
        </w:rPr>
      </w:pPr>
      <w:r w:rsidRPr="00F350B2">
        <w:rPr>
          <w:noProof/>
        </w:rPr>
        <w:t xml:space="preserve">Ratcliff, R. (1978). A theory of memory retrieval. </w:t>
      </w:r>
      <w:r w:rsidRPr="00F350B2">
        <w:rPr>
          <w:i/>
          <w:noProof/>
        </w:rPr>
        <w:t>Psychological review, 85</w:t>
      </w:r>
      <w:r w:rsidRPr="00F350B2">
        <w:rPr>
          <w:noProof/>
        </w:rPr>
        <w:t xml:space="preserve">(2), 59. </w:t>
      </w:r>
    </w:p>
    <w:p w14:paraId="55C370E1" w14:textId="77777777" w:rsidR="00F350B2" w:rsidRPr="00F350B2" w:rsidRDefault="00F350B2" w:rsidP="00F350B2">
      <w:pPr>
        <w:pStyle w:val="EndNoteBibliography"/>
        <w:rPr>
          <w:noProof/>
        </w:rPr>
      </w:pPr>
    </w:p>
    <w:p w14:paraId="5261E687" w14:textId="77777777" w:rsidR="00F350B2" w:rsidRPr="00F350B2" w:rsidRDefault="00F350B2" w:rsidP="00F350B2">
      <w:pPr>
        <w:pStyle w:val="EndNoteBibliography"/>
        <w:ind w:left="720" w:hanging="720"/>
        <w:rPr>
          <w:noProof/>
        </w:rPr>
      </w:pPr>
      <w:r w:rsidRPr="00F350B2">
        <w:rPr>
          <w:noProof/>
        </w:rPr>
        <w:t xml:space="preserve">Ratcliff, R., Smith, P. L., Brown, S. D., &amp; McKoon, G. (2016). Diffusion decision model: Current issues and history. </w:t>
      </w:r>
      <w:r w:rsidRPr="00F350B2">
        <w:rPr>
          <w:i/>
          <w:noProof/>
        </w:rPr>
        <w:t>Trends in cognitive sciences, 20</w:t>
      </w:r>
      <w:r w:rsidRPr="00F350B2">
        <w:rPr>
          <w:noProof/>
        </w:rPr>
        <w:t xml:space="preserve">(4), 260-281. </w:t>
      </w:r>
    </w:p>
    <w:p w14:paraId="6F88C1C1" w14:textId="77777777" w:rsidR="00F350B2" w:rsidRPr="00F350B2" w:rsidRDefault="00F350B2" w:rsidP="00F350B2">
      <w:pPr>
        <w:pStyle w:val="EndNoteBibliography"/>
        <w:rPr>
          <w:noProof/>
        </w:rPr>
      </w:pPr>
    </w:p>
    <w:p w14:paraId="365B66A9" w14:textId="44D930C7" w:rsidR="00F350B2" w:rsidRPr="00F350B2" w:rsidRDefault="00F350B2" w:rsidP="00F350B2">
      <w:pPr>
        <w:pStyle w:val="EndNoteBibliography"/>
        <w:ind w:left="720" w:hanging="720"/>
        <w:rPr>
          <w:noProof/>
        </w:rPr>
      </w:pPr>
      <w:r w:rsidRPr="00F350B2">
        <w:rPr>
          <w:noProof/>
        </w:rPr>
        <w:t xml:space="preserve">Revelle, W. R. (2017). psych: Procedures for personality and psychological research. </w:t>
      </w:r>
      <w:hyperlink r:id="rId80" w:history="1">
        <w:r w:rsidRPr="00F350B2">
          <w:rPr>
            <w:rStyle w:val="ac"/>
            <w:noProof/>
          </w:rPr>
          <w:t>https://CRAN.R-project.org/package=psych</w:t>
        </w:r>
      </w:hyperlink>
      <w:r w:rsidRPr="00F350B2">
        <w:rPr>
          <w:noProof/>
        </w:rPr>
        <w:t xml:space="preserve"> </w:t>
      </w:r>
    </w:p>
    <w:p w14:paraId="656B3631" w14:textId="77777777" w:rsidR="00F350B2" w:rsidRPr="00F350B2" w:rsidRDefault="00F350B2" w:rsidP="00F350B2">
      <w:pPr>
        <w:pStyle w:val="EndNoteBibliography"/>
        <w:rPr>
          <w:noProof/>
        </w:rPr>
      </w:pPr>
    </w:p>
    <w:p w14:paraId="567A7A14" w14:textId="6297106B" w:rsidR="00F350B2" w:rsidRPr="00F350B2" w:rsidRDefault="00F350B2" w:rsidP="00F350B2">
      <w:pPr>
        <w:pStyle w:val="EndNoteBibliography"/>
        <w:ind w:left="720" w:hanging="720"/>
        <w:rPr>
          <w:noProof/>
        </w:rPr>
      </w:pPr>
      <w:r w:rsidRPr="00F350B2">
        <w:rPr>
          <w:noProof/>
        </w:rPr>
        <w:t xml:space="preserve">Rogers, T. B., Kuiper, N. A., &amp; Kirker, W. S. (1977, Sep). Self-reference and the encoding of personal information. </w:t>
      </w:r>
      <w:r w:rsidRPr="00F350B2">
        <w:rPr>
          <w:i/>
          <w:noProof/>
        </w:rPr>
        <w:t>J Pers Soc Psychol, 35</w:t>
      </w:r>
      <w:r w:rsidRPr="00F350B2">
        <w:rPr>
          <w:noProof/>
        </w:rPr>
        <w:t xml:space="preserve">(9), 677-688. </w:t>
      </w:r>
      <w:hyperlink r:id="rId81" w:history="1">
        <w:r w:rsidRPr="00F350B2">
          <w:rPr>
            <w:rStyle w:val="ac"/>
            <w:noProof/>
          </w:rPr>
          <w:t>https://doi.org/10.1037//0022-3514.35.9.677</w:t>
        </w:r>
      </w:hyperlink>
      <w:r w:rsidRPr="00F350B2">
        <w:rPr>
          <w:noProof/>
        </w:rPr>
        <w:t xml:space="preserve"> </w:t>
      </w:r>
    </w:p>
    <w:p w14:paraId="23E549BB" w14:textId="77777777" w:rsidR="00F350B2" w:rsidRPr="00F350B2" w:rsidRDefault="00F350B2" w:rsidP="00F350B2">
      <w:pPr>
        <w:pStyle w:val="EndNoteBibliography"/>
        <w:rPr>
          <w:noProof/>
        </w:rPr>
      </w:pPr>
    </w:p>
    <w:p w14:paraId="7F93593E" w14:textId="34ACA72D" w:rsidR="00F350B2" w:rsidRPr="00F350B2" w:rsidRDefault="00F350B2" w:rsidP="00F350B2">
      <w:pPr>
        <w:pStyle w:val="EndNoteBibliography"/>
        <w:ind w:left="720" w:hanging="720"/>
        <w:rPr>
          <w:noProof/>
        </w:rPr>
      </w:pPr>
      <w:r w:rsidRPr="00F350B2">
        <w:rPr>
          <w:noProof/>
        </w:rPr>
        <w:t xml:space="preserve">Schäfer, S., &amp; Frings, C. (2019). Understanding self-prioritisation: The prioritisation of self-relevant stimuli and its relation to the individual self-esteem. </w:t>
      </w:r>
      <w:r w:rsidRPr="00F350B2">
        <w:rPr>
          <w:i/>
          <w:noProof/>
        </w:rPr>
        <w:t>Journal of cognitive psychology, 31</w:t>
      </w:r>
      <w:r w:rsidRPr="00F350B2">
        <w:rPr>
          <w:noProof/>
        </w:rPr>
        <w:t xml:space="preserve">(8), 813-824. </w:t>
      </w:r>
      <w:hyperlink r:id="rId82" w:history="1">
        <w:r w:rsidRPr="00F350B2">
          <w:rPr>
            <w:rStyle w:val="ac"/>
            <w:noProof/>
          </w:rPr>
          <w:t>https://doi.org/10.1080/20445911.2019.1686393</w:t>
        </w:r>
      </w:hyperlink>
      <w:r w:rsidRPr="00F350B2">
        <w:rPr>
          <w:noProof/>
        </w:rPr>
        <w:t xml:space="preserve"> </w:t>
      </w:r>
    </w:p>
    <w:p w14:paraId="1A3F045B" w14:textId="77777777" w:rsidR="00F350B2" w:rsidRPr="00F350B2" w:rsidRDefault="00F350B2" w:rsidP="00F350B2">
      <w:pPr>
        <w:pStyle w:val="EndNoteBibliography"/>
        <w:rPr>
          <w:noProof/>
        </w:rPr>
      </w:pPr>
    </w:p>
    <w:p w14:paraId="76018A12" w14:textId="1B6141C9" w:rsidR="00F350B2" w:rsidRPr="00F350B2" w:rsidRDefault="00F350B2" w:rsidP="00F350B2">
      <w:pPr>
        <w:pStyle w:val="EndNoteBibliography"/>
        <w:ind w:left="720" w:hanging="720"/>
        <w:rPr>
          <w:noProof/>
        </w:rPr>
      </w:pPr>
      <w:r w:rsidRPr="00F350B2">
        <w:rPr>
          <w:noProof/>
        </w:rPr>
        <w:t xml:space="preserve">Shapiro, K. L., Caldwell, J., &amp; Sorensen, R. E. (1997). Personal names and the attentional blink: a visual "cocktail party" effect. </w:t>
      </w:r>
      <w:r w:rsidRPr="00F350B2">
        <w:rPr>
          <w:i/>
          <w:noProof/>
        </w:rPr>
        <w:t>J Exp Psychol Hum Percept Perform, 23</w:t>
      </w:r>
      <w:r w:rsidRPr="00F350B2">
        <w:rPr>
          <w:noProof/>
        </w:rPr>
        <w:t xml:space="preserve">(2), 504-514. </w:t>
      </w:r>
      <w:hyperlink r:id="rId83" w:history="1">
        <w:r w:rsidRPr="00F350B2">
          <w:rPr>
            <w:rStyle w:val="ac"/>
            <w:noProof/>
          </w:rPr>
          <w:t>https://doi.org/10.1037//0096-1523.23.2.504</w:t>
        </w:r>
      </w:hyperlink>
      <w:r w:rsidRPr="00F350B2">
        <w:rPr>
          <w:noProof/>
        </w:rPr>
        <w:t xml:space="preserve"> </w:t>
      </w:r>
    </w:p>
    <w:p w14:paraId="00893B01" w14:textId="77777777" w:rsidR="00F350B2" w:rsidRPr="00F350B2" w:rsidRDefault="00F350B2" w:rsidP="00F350B2">
      <w:pPr>
        <w:pStyle w:val="EndNoteBibliography"/>
        <w:rPr>
          <w:noProof/>
        </w:rPr>
      </w:pPr>
    </w:p>
    <w:p w14:paraId="65011352" w14:textId="77777777" w:rsidR="00F350B2" w:rsidRPr="00F350B2" w:rsidRDefault="00F350B2" w:rsidP="00F350B2">
      <w:pPr>
        <w:pStyle w:val="EndNoteBibliography"/>
        <w:ind w:left="720" w:hanging="720"/>
        <w:rPr>
          <w:noProof/>
        </w:rPr>
      </w:pPr>
      <w:r w:rsidRPr="00F350B2">
        <w:rPr>
          <w:noProof/>
        </w:rPr>
        <w:t xml:space="preserve">Shinn, M., Lam, N. H., &amp; Murray, J. D. (2020). A flexible framework for simulating and fitting generalized drift-diffusion models. </w:t>
      </w:r>
      <w:r w:rsidRPr="00F350B2">
        <w:rPr>
          <w:i/>
          <w:noProof/>
        </w:rPr>
        <w:t>ELife, 9</w:t>
      </w:r>
      <w:r w:rsidRPr="00F350B2">
        <w:rPr>
          <w:noProof/>
        </w:rPr>
        <w:t xml:space="preserve">, e56938. </w:t>
      </w:r>
    </w:p>
    <w:p w14:paraId="77E83B22" w14:textId="77777777" w:rsidR="00F350B2" w:rsidRPr="00F350B2" w:rsidRDefault="00F350B2" w:rsidP="00F350B2">
      <w:pPr>
        <w:pStyle w:val="EndNoteBibliography"/>
        <w:rPr>
          <w:noProof/>
        </w:rPr>
      </w:pPr>
    </w:p>
    <w:p w14:paraId="3E07A5E3" w14:textId="77777777" w:rsidR="00F350B2" w:rsidRPr="00F350B2" w:rsidRDefault="00F350B2" w:rsidP="00F350B2">
      <w:pPr>
        <w:pStyle w:val="EndNoteBibliography"/>
        <w:ind w:left="720" w:hanging="720"/>
        <w:rPr>
          <w:noProof/>
        </w:rPr>
      </w:pPr>
      <w:r w:rsidRPr="00F350B2">
        <w:rPr>
          <w:noProof/>
        </w:rPr>
        <w:t xml:space="preserve">Siegelman, N., Bogaerts, L., &amp; Frost, R. (2017). Measuring individual differences in statistical learning: Current pitfalls and possible solutions. </w:t>
      </w:r>
      <w:r w:rsidRPr="00F350B2">
        <w:rPr>
          <w:i/>
          <w:noProof/>
        </w:rPr>
        <w:t>Behavior Research Methods, 49</w:t>
      </w:r>
      <w:r w:rsidRPr="00F350B2">
        <w:rPr>
          <w:noProof/>
        </w:rPr>
        <w:t xml:space="preserve">, 418-432. </w:t>
      </w:r>
    </w:p>
    <w:p w14:paraId="60C878D4" w14:textId="77777777" w:rsidR="00F350B2" w:rsidRPr="00F350B2" w:rsidRDefault="00F350B2" w:rsidP="00F350B2">
      <w:pPr>
        <w:pStyle w:val="EndNoteBibliography"/>
        <w:rPr>
          <w:noProof/>
        </w:rPr>
      </w:pPr>
    </w:p>
    <w:p w14:paraId="71FFE62A" w14:textId="0A37AA08" w:rsidR="00F350B2" w:rsidRPr="00F350B2" w:rsidRDefault="00F350B2" w:rsidP="00F350B2">
      <w:pPr>
        <w:pStyle w:val="EndNoteBibliography"/>
        <w:ind w:left="720" w:hanging="720"/>
        <w:rPr>
          <w:noProof/>
        </w:rPr>
      </w:pPr>
      <w:r w:rsidRPr="00F350B2">
        <w:rPr>
          <w:noProof/>
        </w:rPr>
        <w:t xml:space="preserve">Stoeber, J., &amp; Eysenck, M. W. (2008). Perfectionism and efficiency: Accuracy, response bias, and invested time in proof-reading performance. </w:t>
      </w:r>
      <w:r w:rsidRPr="00F350B2">
        <w:rPr>
          <w:i/>
          <w:noProof/>
        </w:rPr>
        <w:t>Journal of research in personality, 42</w:t>
      </w:r>
      <w:r w:rsidRPr="00F350B2">
        <w:rPr>
          <w:noProof/>
        </w:rPr>
        <w:t xml:space="preserve">(6), 1673-1678. </w:t>
      </w:r>
      <w:hyperlink r:id="rId84" w:history="1">
        <w:r w:rsidRPr="00F350B2">
          <w:rPr>
            <w:rStyle w:val="ac"/>
            <w:noProof/>
          </w:rPr>
          <w:t>https://doi.org/10.1016/j.jrp.2008.08.001</w:t>
        </w:r>
      </w:hyperlink>
      <w:r w:rsidRPr="00F350B2">
        <w:rPr>
          <w:noProof/>
        </w:rPr>
        <w:t xml:space="preserve"> </w:t>
      </w:r>
    </w:p>
    <w:p w14:paraId="53A3BC27" w14:textId="77777777" w:rsidR="00F350B2" w:rsidRPr="00F350B2" w:rsidRDefault="00F350B2" w:rsidP="00F350B2">
      <w:pPr>
        <w:pStyle w:val="EndNoteBibliography"/>
        <w:rPr>
          <w:noProof/>
        </w:rPr>
      </w:pPr>
    </w:p>
    <w:p w14:paraId="50CABA7D" w14:textId="6AABEA27" w:rsidR="00F350B2" w:rsidRPr="00F350B2" w:rsidRDefault="00F350B2" w:rsidP="00F350B2">
      <w:pPr>
        <w:pStyle w:val="EndNoteBibliography"/>
        <w:ind w:left="720" w:hanging="720"/>
        <w:rPr>
          <w:noProof/>
        </w:rPr>
      </w:pPr>
      <w:r w:rsidRPr="00F350B2">
        <w:rPr>
          <w:noProof/>
        </w:rPr>
        <w:t xml:space="preserve">Strachan, J. W., Constable, M. D., &amp; Knoblich, G. (2020). It goes with the territory: Ownership across spatial boundaries. </w:t>
      </w:r>
      <w:r w:rsidRPr="00F350B2">
        <w:rPr>
          <w:i/>
          <w:noProof/>
        </w:rPr>
        <w:t>Journal of Experimental Psychology: Human Perception and Performance, 46</w:t>
      </w:r>
      <w:r w:rsidRPr="00F350B2">
        <w:rPr>
          <w:noProof/>
        </w:rPr>
        <w:t xml:space="preserve">(8), 789. </w:t>
      </w:r>
      <w:hyperlink r:id="rId85" w:history="1">
        <w:r w:rsidRPr="00F350B2">
          <w:rPr>
            <w:rStyle w:val="ac"/>
            <w:noProof/>
          </w:rPr>
          <w:t>https://doi.org/10.1037/xhp0000742</w:t>
        </w:r>
      </w:hyperlink>
      <w:r w:rsidRPr="00F350B2">
        <w:rPr>
          <w:noProof/>
        </w:rPr>
        <w:t xml:space="preserve"> </w:t>
      </w:r>
    </w:p>
    <w:p w14:paraId="0725A8AD" w14:textId="77777777" w:rsidR="00F350B2" w:rsidRPr="00F350B2" w:rsidRDefault="00F350B2" w:rsidP="00F350B2">
      <w:pPr>
        <w:pStyle w:val="EndNoteBibliography"/>
        <w:rPr>
          <w:noProof/>
        </w:rPr>
      </w:pPr>
    </w:p>
    <w:p w14:paraId="1B194B0E" w14:textId="446ACF55" w:rsidR="00F350B2" w:rsidRPr="00F350B2" w:rsidRDefault="00F350B2" w:rsidP="00F350B2">
      <w:pPr>
        <w:pStyle w:val="EndNoteBibliography"/>
        <w:ind w:left="720" w:hanging="720"/>
        <w:rPr>
          <w:noProof/>
        </w:rPr>
      </w:pPr>
      <w:r w:rsidRPr="00F350B2">
        <w:rPr>
          <w:noProof/>
        </w:rPr>
        <w:t xml:space="preserve">Sui, J., He, X., &amp; Humphreys, G. W. (2012). Perceptual effects of social salience: Evidence from self-prioritization effects on perceptual matching. </w:t>
      </w:r>
      <w:r w:rsidRPr="00F350B2">
        <w:rPr>
          <w:i/>
          <w:noProof/>
        </w:rPr>
        <w:t>Journal of experimental psychology. Human perception and performance, 38</w:t>
      </w:r>
      <w:r w:rsidRPr="00F350B2">
        <w:rPr>
          <w:noProof/>
        </w:rPr>
        <w:t xml:space="preserve">(5), 1105-1117. </w:t>
      </w:r>
      <w:hyperlink r:id="rId86" w:history="1">
        <w:r w:rsidRPr="00F350B2">
          <w:rPr>
            <w:rStyle w:val="ac"/>
            <w:noProof/>
          </w:rPr>
          <w:t>https://doi.org/10.1037/a0029792</w:t>
        </w:r>
      </w:hyperlink>
      <w:r w:rsidRPr="00F350B2">
        <w:rPr>
          <w:noProof/>
        </w:rPr>
        <w:t xml:space="preserve"> </w:t>
      </w:r>
    </w:p>
    <w:p w14:paraId="0986EAAE" w14:textId="77777777" w:rsidR="00F350B2" w:rsidRPr="00F350B2" w:rsidRDefault="00F350B2" w:rsidP="00F350B2">
      <w:pPr>
        <w:pStyle w:val="EndNoteBibliography"/>
        <w:rPr>
          <w:noProof/>
        </w:rPr>
      </w:pPr>
    </w:p>
    <w:p w14:paraId="0590AB07" w14:textId="1E22F1BB" w:rsidR="00F350B2" w:rsidRPr="00F350B2" w:rsidRDefault="00F350B2" w:rsidP="00F350B2">
      <w:pPr>
        <w:pStyle w:val="EndNoteBibliography"/>
        <w:ind w:left="720" w:hanging="720"/>
        <w:rPr>
          <w:noProof/>
        </w:rPr>
      </w:pPr>
      <w:r w:rsidRPr="00F350B2">
        <w:rPr>
          <w:noProof/>
        </w:rPr>
        <w:t xml:space="preserve">Sui, J., &amp; Humphreys, G. W. (2013, Nov). Self-referential processing is distinct from semantic elaboration: Evidence from long-term memory effects in a patient with amnesia and semantic impairments. </w:t>
      </w:r>
      <w:r w:rsidRPr="00F350B2">
        <w:rPr>
          <w:i/>
          <w:noProof/>
        </w:rPr>
        <w:t>Neuropsychologia, 51</w:t>
      </w:r>
      <w:r w:rsidRPr="00F350B2">
        <w:rPr>
          <w:noProof/>
        </w:rPr>
        <w:t xml:space="preserve">(13), 2663-2673. </w:t>
      </w:r>
      <w:hyperlink r:id="rId87" w:history="1">
        <w:r w:rsidRPr="00F350B2">
          <w:rPr>
            <w:rStyle w:val="ac"/>
            <w:noProof/>
          </w:rPr>
          <w:t>https://doi.org/10.1016/j.neuropsychologia.2013.07.025</w:t>
        </w:r>
      </w:hyperlink>
      <w:r w:rsidRPr="00F350B2">
        <w:rPr>
          <w:noProof/>
        </w:rPr>
        <w:t xml:space="preserve"> </w:t>
      </w:r>
    </w:p>
    <w:p w14:paraId="3CF12283" w14:textId="77777777" w:rsidR="00F350B2" w:rsidRPr="00F350B2" w:rsidRDefault="00F350B2" w:rsidP="00F350B2">
      <w:pPr>
        <w:pStyle w:val="EndNoteBibliography"/>
        <w:rPr>
          <w:noProof/>
        </w:rPr>
      </w:pPr>
    </w:p>
    <w:p w14:paraId="71C75511" w14:textId="221B0E74" w:rsidR="00F350B2" w:rsidRPr="00F350B2" w:rsidRDefault="00F350B2" w:rsidP="00F350B2">
      <w:pPr>
        <w:pStyle w:val="EndNoteBibliography"/>
        <w:ind w:left="720" w:hanging="720"/>
        <w:rPr>
          <w:noProof/>
        </w:rPr>
      </w:pPr>
      <w:r w:rsidRPr="00F350B2">
        <w:rPr>
          <w:noProof/>
        </w:rPr>
        <w:lastRenderedPageBreak/>
        <w:t xml:space="preserve">Sui, J., &amp; Humphreys, G. W. (2017). The self survives extinction: Self-association biases attention in patients with visual extinction. </w:t>
      </w:r>
      <w:r w:rsidRPr="00F350B2">
        <w:rPr>
          <w:i/>
          <w:noProof/>
        </w:rPr>
        <w:t>Cortex, 95</w:t>
      </w:r>
      <w:r w:rsidRPr="00F350B2">
        <w:rPr>
          <w:noProof/>
        </w:rPr>
        <w:t xml:space="preserve">, 248-256. </w:t>
      </w:r>
      <w:hyperlink r:id="rId88" w:history="1">
        <w:r w:rsidRPr="00F350B2">
          <w:rPr>
            <w:rStyle w:val="ac"/>
            <w:noProof/>
          </w:rPr>
          <w:t>https://doi.org/10.1016/j.cortex.2017.08.006</w:t>
        </w:r>
      </w:hyperlink>
      <w:r w:rsidRPr="00F350B2">
        <w:rPr>
          <w:noProof/>
        </w:rPr>
        <w:t xml:space="preserve"> </w:t>
      </w:r>
    </w:p>
    <w:p w14:paraId="28AF3548" w14:textId="77777777" w:rsidR="00F350B2" w:rsidRPr="00F350B2" w:rsidRDefault="00F350B2" w:rsidP="00F350B2">
      <w:pPr>
        <w:pStyle w:val="EndNoteBibliography"/>
        <w:rPr>
          <w:noProof/>
        </w:rPr>
      </w:pPr>
    </w:p>
    <w:p w14:paraId="0D1A8868" w14:textId="0A70C069" w:rsidR="00F350B2" w:rsidRPr="00F350B2" w:rsidRDefault="00F350B2" w:rsidP="00F350B2">
      <w:pPr>
        <w:pStyle w:val="EndNoteBibliography"/>
        <w:ind w:left="720" w:hanging="720"/>
        <w:rPr>
          <w:noProof/>
        </w:rPr>
      </w:pPr>
      <w:r w:rsidRPr="00F350B2">
        <w:rPr>
          <w:noProof/>
        </w:rPr>
        <w:t xml:space="preserve">Svensson, S. L., Golubickis, M., Maclean, H., Falbén, J. K., Persson, L. M., Tsamadi, D., Caughey, S., Sahraie, A., &amp; Macrae, C. N. (2022). More or less of me and you: self-relevance augments the effects of item probability on stimulus prioritization. </w:t>
      </w:r>
      <w:r w:rsidRPr="00F350B2">
        <w:rPr>
          <w:i/>
          <w:noProof/>
        </w:rPr>
        <w:t>Psychological Research, 86</w:t>
      </w:r>
      <w:r w:rsidRPr="00F350B2">
        <w:rPr>
          <w:noProof/>
        </w:rPr>
        <w:t xml:space="preserve">(4), 1145-1164. </w:t>
      </w:r>
      <w:hyperlink r:id="rId89" w:history="1">
        <w:r w:rsidRPr="00F350B2">
          <w:rPr>
            <w:rStyle w:val="ac"/>
            <w:noProof/>
          </w:rPr>
          <w:t>https://doi.org/10.1007/s00426-021-01562-x</w:t>
        </w:r>
      </w:hyperlink>
      <w:r w:rsidRPr="00F350B2">
        <w:rPr>
          <w:noProof/>
        </w:rPr>
        <w:t xml:space="preserve"> </w:t>
      </w:r>
    </w:p>
    <w:p w14:paraId="7EF74814" w14:textId="77777777" w:rsidR="00F350B2" w:rsidRPr="00F350B2" w:rsidRDefault="00F350B2" w:rsidP="00F350B2">
      <w:pPr>
        <w:pStyle w:val="EndNoteBibliography"/>
        <w:rPr>
          <w:noProof/>
        </w:rPr>
      </w:pPr>
    </w:p>
    <w:p w14:paraId="14351E08" w14:textId="0FA7DA0C" w:rsidR="00F350B2" w:rsidRPr="00F350B2" w:rsidRDefault="00F350B2" w:rsidP="00F350B2">
      <w:pPr>
        <w:pStyle w:val="EndNoteBibliography"/>
        <w:ind w:left="720" w:hanging="720"/>
        <w:rPr>
          <w:noProof/>
        </w:rPr>
      </w:pPr>
      <w:r w:rsidRPr="00F350B2">
        <w:rPr>
          <w:noProof/>
        </w:rPr>
        <w:t xml:space="preserve">Symons, C. S., &amp; Johnson, B. T. (1997, May). The self-reference effect in memory: a meta-analysis. </w:t>
      </w:r>
      <w:r w:rsidRPr="00F350B2">
        <w:rPr>
          <w:i/>
          <w:noProof/>
        </w:rPr>
        <w:t>Psychological Bulletin, 121</w:t>
      </w:r>
      <w:r w:rsidRPr="00F350B2">
        <w:rPr>
          <w:noProof/>
        </w:rPr>
        <w:t xml:space="preserve">(3), 371-394. </w:t>
      </w:r>
      <w:hyperlink r:id="rId90" w:history="1">
        <w:r w:rsidRPr="00F350B2">
          <w:rPr>
            <w:rStyle w:val="ac"/>
            <w:noProof/>
          </w:rPr>
          <w:t>https://doi.org/10.1037/0033-2909.121.3.371</w:t>
        </w:r>
      </w:hyperlink>
      <w:r w:rsidRPr="00F350B2">
        <w:rPr>
          <w:noProof/>
        </w:rPr>
        <w:t xml:space="preserve"> </w:t>
      </w:r>
    </w:p>
    <w:p w14:paraId="77B62B4B" w14:textId="77777777" w:rsidR="00F350B2" w:rsidRPr="00F350B2" w:rsidRDefault="00F350B2" w:rsidP="00F350B2">
      <w:pPr>
        <w:pStyle w:val="EndNoteBibliography"/>
        <w:rPr>
          <w:noProof/>
        </w:rPr>
      </w:pPr>
    </w:p>
    <w:p w14:paraId="302888FF" w14:textId="28B82DB9" w:rsidR="00F350B2" w:rsidRPr="00F350B2" w:rsidRDefault="00F350B2" w:rsidP="00F350B2">
      <w:pPr>
        <w:pStyle w:val="EndNoteBibliography"/>
        <w:ind w:left="720" w:hanging="720"/>
        <w:rPr>
          <w:noProof/>
        </w:rPr>
      </w:pPr>
      <w:r w:rsidRPr="00F350B2">
        <w:rPr>
          <w:noProof/>
        </w:rPr>
        <w:t xml:space="preserve">Turk, D. J., Heatherton, T. F., Kelley, W. M., Funnell, M. G., Gazzaniga, M. S., &amp; Macrae, C. N. (2002). Mike or me? Self-recognition in a split-brain patient. </w:t>
      </w:r>
      <w:r w:rsidRPr="00F350B2">
        <w:rPr>
          <w:i/>
          <w:noProof/>
        </w:rPr>
        <w:t>Nature neuroscience, 5</w:t>
      </w:r>
      <w:r w:rsidRPr="00F350B2">
        <w:rPr>
          <w:noProof/>
        </w:rPr>
        <w:t xml:space="preserve">(9), 841-842. </w:t>
      </w:r>
      <w:hyperlink r:id="rId91" w:history="1">
        <w:r w:rsidRPr="00F350B2">
          <w:rPr>
            <w:rStyle w:val="ac"/>
            <w:noProof/>
          </w:rPr>
          <w:t>https://doi.org/10.1038/nn907</w:t>
        </w:r>
      </w:hyperlink>
      <w:r w:rsidRPr="00F350B2">
        <w:rPr>
          <w:noProof/>
        </w:rPr>
        <w:t xml:space="preserve"> </w:t>
      </w:r>
    </w:p>
    <w:p w14:paraId="4529F349" w14:textId="77777777" w:rsidR="00F350B2" w:rsidRPr="00F350B2" w:rsidRDefault="00F350B2" w:rsidP="00F350B2">
      <w:pPr>
        <w:pStyle w:val="EndNoteBibliography"/>
        <w:rPr>
          <w:noProof/>
        </w:rPr>
      </w:pPr>
    </w:p>
    <w:p w14:paraId="240356C3" w14:textId="77777777" w:rsidR="00F350B2" w:rsidRPr="00F350B2" w:rsidRDefault="00F350B2" w:rsidP="00F350B2">
      <w:pPr>
        <w:pStyle w:val="EndNoteBibliography"/>
        <w:ind w:left="720" w:hanging="720"/>
        <w:rPr>
          <w:noProof/>
        </w:rPr>
      </w:pPr>
      <w:r w:rsidRPr="00F350B2">
        <w:rPr>
          <w:noProof/>
        </w:rPr>
        <w:t xml:space="preserve">Viechtbauer, W. (2010). Conducting meta-analyses in R with the metafor package. </w:t>
      </w:r>
      <w:r w:rsidRPr="00F350B2">
        <w:rPr>
          <w:i/>
          <w:noProof/>
        </w:rPr>
        <w:t>Journal of statistical software, 36</w:t>
      </w:r>
      <w:r w:rsidRPr="00F350B2">
        <w:rPr>
          <w:noProof/>
        </w:rPr>
        <w:t xml:space="preserve">, 1-48. </w:t>
      </w:r>
    </w:p>
    <w:p w14:paraId="1B9D3E66" w14:textId="77777777" w:rsidR="00F350B2" w:rsidRPr="00F350B2" w:rsidRDefault="00F350B2" w:rsidP="00F350B2">
      <w:pPr>
        <w:pStyle w:val="EndNoteBibliography"/>
        <w:rPr>
          <w:noProof/>
        </w:rPr>
      </w:pPr>
    </w:p>
    <w:p w14:paraId="25A42DEA" w14:textId="77777777" w:rsidR="00F350B2" w:rsidRPr="00F350B2" w:rsidRDefault="00F350B2" w:rsidP="00F350B2">
      <w:pPr>
        <w:pStyle w:val="EndNoteBibliography"/>
        <w:ind w:left="720" w:hanging="720"/>
        <w:rPr>
          <w:noProof/>
        </w:rPr>
      </w:pPr>
      <w:r w:rsidRPr="00F350B2">
        <w:rPr>
          <w:noProof/>
        </w:rPr>
        <w:t xml:space="preserve">Wabersich, D., &amp; Vandekerckhove, J. (2014). The RWiener Package: an R Package Providing Distribution Functions for the Wiener Diffusion Model. </w:t>
      </w:r>
      <w:r w:rsidRPr="00F350B2">
        <w:rPr>
          <w:i/>
          <w:noProof/>
        </w:rPr>
        <w:t>R Journal, 6</w:t>
      </w:r>
      <w:r w:rsidRPr="00F350B2">
        <w:rPr>
          <w:noProof/>
        </w:rPr>
        <w:t xml:space="preserve">(1). </w:t>
      </w:r>
    </w:p>
    <w:p w14:paraId="694768FE" w14:textId="77777777" w:rsidR="00F350B2" w:rsidRPr="00F350B2" w:rsidRDefault="00F350B2" w:rsidP="00F350B2">
      <w:pPr>
        <w:pStyle w:val="EndNoteBibliography"/>
        <w:rPr>
          <w:noProof/>
        </w:rPr>
      </w:pPr>
    </w:p>
    <w:p w14:paraId="5097041F" w14:textId="447DF143" w:rsidR="00F350B2" w:rsidRPr="00F350B2" w:rsidRDefault="00F350B2" w:rsidP="00F350B2">
      <w:pPr>
        <w:pStyle w:val="EndNoteBibliography"/>
        <w:ind w:left="720" w:hanging="720"/>
        <w:rPr>
          <w:noProof/>
        </w:rPr>
      </w:pPr>
      <w:r w:rsidRPr="00F350B2">
        <w:rPr>
          <w:noProof/>
        </w:rPr>
        <w:t xml:space="preserve">Wagenmakers, E.-J., Van Der Maas, H. L., &amp; Grasman, R. P. (2007). An EZ-diffusion model for response time and accuracy. </w:t>
      </w:r>
      <w:r w:rsidRPr="00F350B2">
        <w:rPr>
          <w:i/>
          <w:noProof/>
        </w:rPr>
        <w:t>Psychonomic Bulletin &amp; Review, 14</w:t>
      </w:r>
      <w:r w:rsidRPr="00F350B2">
        <w:rPr>
          <w:noProof/>
        </w:rPr>
        <w:t xml:space="preserve">(1), 3-22. </w:t>
      </w:r>
      <w:hyperlink r:id="rId92" w:history="1">
        <w:r w:rsidRPr="00F350B2">
          <w:rPr>
            <w:rStyle w:val="ac"/>
            <w:noProof/>
          </w:rPr>
          <w:t>https://doi.org/10.3758/BF03194023</w:t>
        </w:r>
      </w:hyperlink>
      <w:r w:rsidRPr="00F350B2">
        <w:rPr>
          <w:noProof/>
        </w:rPr>
        <w:t xml:space="preserve"> </w:t>
      </w:r>
    </w:p>
    <w:p w14:paraId="481FB163" w14:textId="77777777" w:rsidR="00F350B2" w:rsidRPr="00F350B2" w:rsidRDefault="00F350B2" w:rsidP="00F350B2">
      <w:pPr>
        <w:pStyle w:val="EndNoteBibliography"/>
        <w:rPr>
          <w:noProof/>
        </w:rPr>
      </w:pPr>
    </w:p>
    <w:p w14:paraId="0321E2F3" w14:textId="3415A65B" w:rsidR="00F350B2" w:rsidRPr="00F350B2" w:rsidRDefault="00F350B2" w:rsidP="00F350B2">
      <w:pPr>
        <w:pStyle w:val="EndNoteBibliography"/>
        <w:ind w:left="720" w:hanging="720"/>
        <w:rPr>
          <w:noProof/>
        </w:rPr>
      </w:pPr>
      <w:r w:rsidRPr="00F350B2">
        <w:rPr>
          <w:noProof/>
        </w:rPr>
        <w:t xml:space="preserve">Woźniak, M., Kourtis, D., &amp; Knoblich, G. (2018). Prioritization of arbitrary faces associated to self: An EEG study. </w:t>
      </w:r>
      <w:r w:rsidRPr="00F350B2">
        <w:rPr>
          <w:i/>
          <w:noProof/>
        </w:rPr>
        <w:t>PloS one, 13</w:t>
      </w:r>
      <w:r w:rsidRPr="00F350B2">
        <w:rPr>
          <w:noProof/>
        </w:rPr>
        <w:t xml:space="preserve">(1), e0190679. </w:t>
      </w:r>
      <w:hyperlink r:id="rId93" w:history="1">
        <w:r w:rsidRPr="00F350B2">
          <w:rPr>
            <w:rStyle w:val="ac"/>
            <w:noProof/>
          </w:rPr>
          <w:t>https://doi.org/10.1371/journal.pone.0190679</w:t>
        </w:r>
      </w:hyperlink>
      <w:r w:rsidRPr="00F350B2">
        <w:rPr>
          <w:noProof/>
        </w:rPr>
        <w:t xml:space="preserve"> </w:t>
      </w:r>
    </w:p>
    <w:p w14:paraId="5F4D8711" w14:textId="77777777" w:rsidR="00F350B2" w:rsidRPr="00F350B2" w:rsidRDefault="00F350B2" w:rsidP="00F350B2">
      <w:pPr>
        <w:pStyle w:val="EndNoteBibliography"/>
        <w:rPr>
          <w:noProof/>
        </w:rPr>
      </w:pPr>
    </w:p>
    <w:p w14:paraId="75E0B83F" w14:textId="43013173" w:rsidR="00F350B2" w:rsidRPr="00F350B2" w:rsidRDefault="00F350B2" w:rsidP="00F350B2">
      <w:pPr>
        <w:pStyle w:val="EndNoteBibliography"/>
        <w:ind w:left="720" w:hanging="720"/>
        <w:rPr>
          <w:noProof/>
        </w:rPr>
      </w:pPr>
      <w:r w:rsidRPr="00F350B2">
        <w:rPr>
          <w:noProof/>
        </w:rPr>
        <w:t xml:space="preserve">Xu, Y., Yuan, Y., Xie, X., Tan, H., &amp; Guan, L. (2021). Romantic feedbacks influence self-relevant processing: the moderating effects of sex difference and facial attractiveness. </w:t>
      </w:r>
      <w:r w:rsidRPr="00F350B2">
        <w:rPr>
          <w:i/>
          <w:noProof/>
        </w:rPr>
        <w:t>Current Psychology</w:t>
      </w:r>
      <w:r w:rsidRPr="00F350B2">
        <w:rPr>
          <w:noProof/>
        </w:rPr>
        <w:t xml:space="preserve">, 1-13. </w:t>
      </w:r>
      <w:hyperlink r:id="rId94" w:history="1">
        <w:r w:rsidRPr="00F350B2">
          <w:rPr>
            <w:rStyle w:val="ac"/>
            <w:noProof/>
          </w:rPr>
          <w:t>https://doi.org/10.1007/s12144-021-02114-7</w:t>
        </w:r>
      </w:hyperlink>
      <w:r w:rsidRPr="00F350B2">
        <w:rPr>
          <w:noProof/>
        </w:rPr>
        <w:t xml:space="preserve"> </w:t>
      </w:r>
    </w:p>
    <w:p w14:paraId="049365B0" w14:textId="77777777" w:rsidR="00F350B2" w:rsidRPr="00F350B2" w:rsidRDefault="00F350B2" w:rsidP="00F350B2">
      <w:pPr>
        <w:pStyle w:val="EndNoteBibliography"/>
        <w:rPr>
          <w:noProof/>
        </w:rPr>
      </w:pPr>
    </w:p>
    <w:p w14:paraId="0C03EA4F" w14:textId="77777777" w:rsidR="00F350B2" w:rsidRPr="00F350B2" w:rsidRDefault="00F350B2" w:rsidP="00F350B2">
      <w:pPr>
        <w:pStyle w:val="EndNoteBibliography"/>
        <w:ind w:left="720" w:hanging="720"/>
        <w:rPr>
          <w:noProof/>
        </w:rPr>
      </w:pPr>
      <w:r w:rsidRPr="00F350B2">
        <w:rPr>
          <w:noProof/>
        </w:rPr>
        <w:t xml:space="preserve">Zhang, H., &amp; Alais, D. (2020). Individual difference in serial dependence results from opposite influences of perceptual choices and motor responses. </w:t>
      </w:r>
      <w:r w:rsidRPr="00F350B2">
        <w:rPr>
          <w:i/>
          <w:noProof/>
        </w:rPr>
        <w:t>Journal of Vision, 20</w:t>
      </w:r>
      <w:r w:rsidRPr="00F350B2">
        <w:rPr>
          <w:noProof/>
        </w:rPr>
        <w:t xml:space="preserve">(8), 2-2. </w:t>
      </w:r>
    </w:p>
    <w:p w14:paraId="014E4083" w14:textId="77777777" w:rsidR="00F350B2" w:rsidRPr="00F350B2" w:rsidRDefault="00F350B2" w:rsidP="00F350B2">
      <w:pPr>
        <w:pStyle w:val="EndNoteBibliography"/>
        <w:rPr>
          <w:noProof/>
        </w:rPr>
      </w:pPr>
    </w:p>
    <w:p w14:paraId="0C77C5C8" w14:textId="55858835" w:rsidR="00F350B2" w:rsidRPr="00F350B2" w:rsidRDefault="00F350B2" w:rsidP="00F350B2">
      <w:pPr>
        <w:pStyle w:val="EndNoteBibliography"/>
        <w:ind w:left="720" w:hanging="720"/>
        <w:rPr>
          <w:noProof/>
        </w:rPr>
      </w:pPr>
      <w:r w:rsidRPr="00F350B2">
        <w:rPr>
          <w:noProof/>
        </w:rPr>
        <w:t xml:space="preserve">Zhou, A., Duan, B., Wen, M., Wu, W., Li, M., Ma, X., &amp; Tan, Y. (2019). Self-referential processing can modulate visual spatial attention deficits in children with dyslexia. </w:t>
      </w:r>
      <w:r w:rsidRPr="00F350B2">
        <w:rPr>
          <w:i/>
          <w:noProof/>
        </w:rPr>
        <w:t>Frontiers in Psychology, 10</w:t>
      </w:r>
      <w:r w:rsidRPr="00F350B2">
        <w:rPr>
          <w:noProof/>
        </w:rPr>
        <w:t xml:space="preserve">, 2270. </w:t>
      </w:r>
      <w:hyperlink r:id="rId95" w:history="1">
        <w:r w:rsidRPr="00F350B2">
          <w:rPr>
            <w:rStyle w:val="ac"/>
            <w:noProof/>
          </w:rPr>
          <w:t>https://doi.org/10.3389/fpsyg.2019.02270</w:t>
        </w:r>
      </w:hyperlink>
      <w:r w:rsidRPr="00F350B2">
        <w:rPr>
          <w:noProof/>
        </w:rPr>
        <w:t xml:space="preserve"> </w:t>
      </w:r>
    </w:p>
    <w:p w14:paraId="01D424AC" w14:textId="77777777" w:rsidR="00F350B2" w:rsidRPr="00F350B2" w:rsidRDefault="00F350B2" w:rsidP="00F350B2">
      <w:pPr>
        <w:pStyle w:val="EndNoteBibliography"/>
        <w:rPr>
          <w:noProof/>
        </w:rPr>
      </w:pPr>
    </w:p>
    <w:p w14:paraId="03F75E6C" w14:textId="458C3E25" w:rsidR="00F350B2" w:rsidRPr="00F350B2" w:rsidRDefault="00F350B2" w:rsidP="00F350B2">
      <w:pPr>
        <w:pStyle w:val="EndNoteBibliography"/>
        <w:ind w:left="720" w:hanging="720"/>
        <w:rPr>
          <w:noProof/>
        </w:rPr>
      </w:pPr>
      <w:r w:rsidRPr="00F350B2">
        <w:rPr>
          <w:noProof/>
        </w:rPr>
        <w:t xml:space="preserve">Zorowitz, S., &amp; Niv, Y. (2023). Improving the reliability of cognitive task measures: A narrative review. </w:t>
      </w:r>
      <w:r w:rsidRPr="00F350B2">
        <w:rPr>
          <w:i/>
          <w:noProof/>
        </w:rPr>
        <w:t>Biological Psychiatry: Cognitive Neuroscience and Neuroimaging</w:t>
      </w:r>
      <w:r w:rsidRPr="00F350B2">
        <w:rPr>
          <w:noProof/>
        </w:rPr>
        <w:t xml:space="preserve">. </w:t>
      </w:r>
      <w:hyperlink r:id="rId96" w:history="1">
        <w:r w:rsidRPr="00F350B2">
          <w:rPr>
            <w:rStyle w:val="ac"/>
            <w:noProof/>
          </w:rPr>
          <w:t>https://doi.org/10.1016/j.bpsc.2023.02.004</w:t>
        </w:r>
      </w:hyperlink>
      <w:r w:rsidRPr="00F350B2">
        <w:rPr>
          <w:noProof/>
        </w:rPr>
        <w:t xml:space="preserve"> </w:t>
      </w:r>
    </w:p>
    <w:p w14:paraId="1C91EE26" w14:textId="77777777" w:rsidR="00F350B2" w:rsidRPr="00F350B2" w:rsidRDefault="00F350B2" w:rsidP="00F350B2">
      <w:pPr>
        <w:pStyle w:val="EndNoteBibliography"/>
        <w:rPr>
          <w:noProof/>
        </w:rPr>
      </w:pPr>
    </w:p>
    <w:p w14:paraId="55268D77" w14:textId="4CE7F68E" w:rsidR="00586F83" w:rsidRPr="006A5A80" w:rsidRDefault="00B03D7E">
      <w:pPr>
        <w:rPr>
          <w:rFonts w:eastAsia="Calibri"/>
        </w:rPr>
      </w:pPr>
      <w:r w:rsidRPr="006A5A80">
        <w:rPr>
          <w:rFonts w:eastAsia="Calibri"/>
        </w:rPr>
        <w:lastRenderedPageBreak/>
        <w:fldChar w:fldCharType="end"/>
      </w:r>
    </w:p>
    <w:sectPr w:rsidR="00586F83" w:rsidRPr="006A5A80" w:rsidSect="00FF4222">
      <w:pgSz w:w="12240" w:h="15840"/>
      <w:pgMar w:top="1440" w:right="1440" w:bottom="1440" w:left="1440"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office user" w:date="2023-07-20T18:25:00Z" w:initials="o1">
    <w:p w14:paraId="1C6D19A8" w14:textId="77777777" w:rsidR="004E53A7" w:rsidRDefault="004E53A7" w:rsidP="009F7E26">
      <w:r>
        <w:rPr>
          <w:rStyle w:val="a6"/>
        </w:rPr>
        <w:annotationRef/>
      </w:r>
      <w:r>
        <w:rPr>
          <w:color w:val="000000"/>
          <w:sz w:val="20"/>
          <w:szCs w:val="20"/>
        </w:rPr>
        <w:t xml:space="preserve">Abstract </w:t>
      </w:r>
      <w:r>
        <w:rPr>
          <w:rFonts w:hint="eastAsia"/>
          <w:color w:val="000000"/>
          <w:sz w:val="20"/>
          <w:szCs w:val="20"/>
        </w:rPr>
        <w:t>的</w:t>
      </w:r>
      <w:r>
        <w:rPr>
          <w:color w:val="000000"/>
          <w:sz w:val="20"/>
          <w:szCs w:val="20"/>
        </w:rPr>
        <w:t xml:space="preserve">results </w:t>
      </w:r>
      <w:r>
        <w:rPr>
          <w:rFonts w:hint="eastAsia"/>
          <w:color w:val="000000"/>
          <w:sz w:val="20"/>
          <w:szCs w:val="20"/>
        </w:rPr>
        <w:t>现在要改为</w:t>
      </w:r>
      <w:r>
        <w:rPr>
          <w:color w:val="000000"/>
          <w:sz w:val="20"/>
          <w:szCs w:val="20"/>
        </w:rPr>
        <w:t xml:space="preserve"> WASR</w:t>
      </w:r>
      <w:r>
        <w:rPr>
          <w:rFonts w:hint="eastAsia"/>
          <w:color w:val="000000"/>
          <w:sz w:val="20"/>
          <w:szCs w:val="20"/>
        </w:rPr>
        <w:t>的格式</w:t>
      </w:r>
    </w:p>
    <w:p w14:paraId="2416464E" w14:textId="77777777" w:rsidR="004E53A7" w:rsidRDefault="004E53A7" w:rsidP="009F7E26"/>
  </w:comment>
  <w:comment w:id="3" w:author="MengZhen" w:date="2023-07-20T20:50:00Z" w:initials="M">
    <w:p w14:paraId="18C50465" w14:textId="77777777" w:rsidR="004742C6" w:rsidRDefault="004742C6" w:rsidP="00873AB2">
      <w:pPr>
        <w:pStyle w:val="a7"/>
      </w:pPr>
      <w:r>
        <w:rPr>
          <w:rStyle w:val="a6"/>
        </w:rPr>
        <w:annotationRef/>
      </w:r>
      <w:r>
        <w:rPr>
          <w:rFonts w:hint="eastAsia"/>
        </w:rPr>
        <w:t>√</w:t>
      </w:r>
    </w:p>
  </w:comment>
  <w:comment w:id="8" w:author="office user" w:date="2023-07-20T13:03:00Z" w:initials="o1">
    <w:p w14:paraId="7E6D8493" w14:textId="58E6BFF8" w:rsidR="00F65597" w:rsidRDefault="00F65597" w:rsidP="006C2202">
      <w:r>
        <w:rPr>
          <w:rStyle w:val="a6"/>
        </w:rPr>
        <w:annotationRef/>
      </w:r>
      <w:r>
        <w:rPr>
          <w:rFonts w:hint="eastAsia"/>
          <w:color w:val="000000"/>
          <w:sz w:val="20"/>
          <w:szCs w:val="20"/>
        </w:rPr>
        <w:t>这里放几篇你纳入的文献，用了这些指标的</w:t>
      </w:r>
    </w:p>
  </w:comment>
  <w:comment w:id="9" w:author="MengZhen" w:date="2023-07-20T14:43:00Z" w:initials="M">
    <w:p w14:paraId="78F8E823" w14:textId="77777777" w:rsidR="008818E8" w:rsidRDefault="008818E8" w:rsidP="000A65BC">
      <w:pPr>
        <w:pStyle w:val="a7"/>
      </w:pPr>
      <w:r>
        <w:rPr>
          <w:rStyle w:val="a6"/>
        </w:rPr>
        <w:annotationRef/>
      </w:r>
      <w:r>
        <w:rPr>
          <w:rFonts w:hint="eastAsia"/>
        </w:rPr>
        <w:t>√</w:t>
      </w:r>
    </w:p>
  </w:comment>
  <w:comment w:id="22" w:author="office user" w:date="2023-07-19T18:05:00Z" w:initials="o1">
    <w:p w14:paraId="22E1321A" w14:textId="5FDC2D27" w:rsidR="00DD3690" w:rsidRDefault="004B7E46" w:rsidP="007742B2">
      <w:r>
        <w:rPr>
          <w:rStyle w:val="a6"/>
        </w:rPr>
        <w:annotationRef/>
      </w:r>
      <w:r w:rsidR="00DD3690">
        <w:rPr>
          <w:rFonts w:hint="eastAsia"/>
          <w:sz w:val="20"/>
          <w:szCs w:val="20"/>
        </w:rPr>
        <w:t>我和孟真重新捋了一下数据收集流程。</w:t>
      </w:r>
    </w:p>
  </w:comment>
  <w:comment w:id="23" w:author="Hu Chuan-Peng" w:date="2023-07-15T15:31:00Z" w:initials="HC">
    <w:p w14:paraId="4A35390A" w14:textId="1BCE603C" w:rsidR="006C4880" w:rsidRDefault="006C4880" w:rsidP="006C4880">
      <w:pPr>
        <w:pStyle w:val="a7"/>
      </w:pPr>
      <w:r>
        <w:rPr>
          <w:rStyle w:val="a6"/>
        </w:rPr>
        <w:annotationRef/>
      </w:r>
      <w:r>
        <w:rPr>
          <w:rFonts w:ascii="宋体" w:eastAsia="宋体" w:hAnsi="宋体" w:cs="宋体" w:hint="eastAsia"/>
        </w:rPr>
        <w:t>这句话不清楚，我们自己的数据和合作者的数据是否包括在18个数据集里？</w:t>
      </w:r>
    </w:p>
  </w:comment>
  <w:comment w:id="24" w:author="office user" w:date="2023-07-20T13:33:00Z" w:initials="o1">
    <w:p w14:paraId="469239F7" w14:textId="77777777" w:rsidR="00067D40" w:rsidRPr="008818E8" w:rsidRDefault="00067D40" w:rsidP="007040DB">
      <w:pPr>
        <w:rPr>
          <w:rFonts w:eastAsiaTheme="minorEastAsia"/>
        </w:rPr>
      </w:pPr>
      <w:r>
        <w:rPr>
          <w:rStyle w:val="a6"/>
        </w:rPr>
        <w:annotationRef/>
      </w:r>
      <w:r>
        <w:rPr>
          <w:rFonts w:hint="eastAsia"/>
          <w:color w:val="000000"/>
          <w:sz w:val="20"/>
          <w:szCs w:val="20"/>
        </w:rPr>
        <w:t>加上</w:t>
      </w:r>
      <w:r>
        <w:rPr>
          <w:color w:val="000000"/>
          <w:sz w:val="20"/>
          <w:szCs w:val="20"/>
        </w:rPr>
        <w:t>citation</w:t>
      </w:r>
    </w:p>
  </w:comment>
  <w:comment w:id="25" w:author="MengZhen" w:date="2023-07-20T14:48:00Z" w:initials="M">
    <w:p w14:paraId="5D69E739" w14:textId="77777777" w:rsidR="008818E8" w:rsidRDefault="008818E8" w:rsidP="00AF1B43">
      <w:pPr>
        <w:pStyle w:val="a7"/>
      </w:pPr>
      <w:r>
        <w:rPr>
          <w:rStyle w:val="a6"/>
        </w:rPr>
        <w:annotationRef/>
      </w:r>
      <w:r>
        <w:rPr>
          <w:rFonts w:hint="eastAsia"/>
        </w:rPr>
        <w:t>√</w:t>
      </w:r>
    </w:p>
  </w:comment>
  <w:comment w:id="26" w:author="MengZhen" w:date="2023-07-16T12:25:00Z" w:initials="M">
    <w:p w14:paraId="512A2359" w14:textId="79CB656D" w:rsidR="00B13EF6" w:rsidRDefault="00B13EF6">
      <w:pPr>
        <w:pStyle w:val="a7"/>
      </w:pPr>
      <w:r>
        <w:rPr>
          <w:rStyle w:val="a6"/>
        </w:rPr>
        <w:annotationRef/>
      </w:r>
      <w:r>
        <w:rPr>
          <w:rFonts w:ascii="宋体" w:eastAsia="宋体" w:hAnsi="宋体" w:cs="宋体" w:hint="eastAsia"/>
        </w:rPr>
        <w:t>在phase</w:t>
      </w:r>
      <w:r>
        <w:rPr>
          <w:rFonts w:ascii="宋体" w:eastAsia="宋体" w:hAnsi="宋体" w:cs="宋体"/>
        </w:rPr>
        <w:t xml:space="preserve"> 2</w:t>
      </w:r>
      <w:r>
        <w:rPr>
          <w:rFonts w:ascii="宋体" w:eastAsia="宋体" w:hAnsi="宋体" w:cs="宋体" w:hint="eastAsia"/>
        </w:rPr>
        <w:t>会进行switch</w:t>
      </w:r>
      <w:r>
        <w:rPr>
          <w:rFonts w:ascii="宋体" w:eastAsia="宋体" w:hAnsi="宋体" w:cs="宋体"/>
        </w:rPr>
        <w:t xml:space="preserve"> </w:t>
      </w:r>
      <w:r>
        <w:rPr>
          <w:rFonts w:ascii="宋体" w:eastAsia="宋体" w:hAnsi="宋体" w:cs="宋体" w:hint="eastAsia"/>
        </w:rPr>
        <w:t>identity，所以如果只有phase</w:t>
      </w:r>
      <w:r>
        <w:rPr>
          <w:rFonts w:ascii="宋体" w:eastAsia="宋体" w:hAnsi="宋体" w:cs="宋体"/>
        </w:rPr>
        <w:t xml:space="preserve"> 1</w:t>
      </w:r>
      <w:r>
        <w:rPr>
          <w:rFonts w:ascii="宋体" w:eastAsia="宋体" w:hAnsi="宋体" w:cs="宋体" w:hint="eastAsia"/>
        </w:rPr>
        <w:t>进入分析，则不会出现I</w:t>
      </w:r>
      <w:r>
        <w:rPr>
          <w:rFonts w:ascii="宋体" w:eastAsia="宋体" w:hAnsi="宋体" w:cs="宋体"/>
        </w:rPr>
        <w:t>V 3</w:t>
      </w:r>
    </w:p>
  </w:comment>
  <w:comment w:id="27" w:author="office user" w:date="2023-07-20T13:27:00Z" w:initials="o1">
    <w:p w14:paraId="7B483B97" w14:textId="77777777" w:rsidR="00DD3690" w:rsidRDefault="00DD3690" w:rsidP="009A51F8">
      <w:r>
        <w:rPr>
          <w:rStyle w:val="a6"/>
        </w:rPr>
        <w:annotationRef/>
      </w:r>
      <w:r>
        <w:rPr>
          <w:rFonts w:hint="eastAsia"/>
          <w:color w:val="000000"/>
          <w:sz w:val="20"/>
          <w:szCs w:val="20"/>
        </w:rPr>
        <w:t>这是指</w:t>
      </w:r>
      <w:r>
        <w:rPr>
          <w:color w:val="000000"/>
          <w:sz w:val="20"/>
          <w:szCs w:val="20"/>
        </w:rPr>
        <w:t>presentation</w:t>
      </w:r>
      <w:r>
        <w:rPr>
          <w:rFonts w:hint="eastAsia"/>
          <w:color w:val="000000"/>
          <w:sz w:val="20"/>
          <w:szCs w:val="20"/>
        </w:rPr>
        <w:t>有两个</w:t>
      </w:r>
      <w:r>
        <w:rPr>
          <w:color w:val="000000"/>
          <w:sz w:val="20"/>
          <w:szCs w:val="20"/>
        </w:rPr>
        <w:t>condition</w:t>
      </w:r>
      <w:r>
        <w:rPr>
          <w:rFonts w:hint="eastAsia"/>
          <w:color w:val="000000"/>
          <w:sz w:val="20"/>
          <w:szCs w:val="20"/>
        </w:rPr>
        <w:t>，我们用的</w:t>
      </w:r>
      <w:r>
        <w:rPr>
          <w:color w:val="000000"/>
          <w:sz w:val="20"/>
          <w:szCs w:val="20"/>
        </w:rPr>
        <w:t>mixed</w:t>
      </w:r>
      <w:r>
        <w:rPr>
          <w:rFonts w:hint="eastAsia"/>
          <w:color w:val="000000"/>
          <w:sz w:val="20"/>
          <w:szCs w:val="20"/>
        </w:rPr>
        <w:t>是吗？</w:t>
      </w:r>
    </w:p>
    <w:p w14:paraId="53CA3EEB" w14:textId="77777777" w:rsidR="00DD3690" w:rsidRDefault="00DD3690" w:rsidP="009A51F8"/>
  </w:comment>
  <w:comment w:id="28" w:author="MengZhen" w:date="2023-07-20T14:49:00Z" w:initials="M">
    <w:p w14:paraId="0E5F8B4C" w14:textId="77777777" w:rsidR="007D2E0B" w:rsidRDefault="007D2E0B" w:rsidP="000D5382">
      <w:pPr>
        <w:pStyle w:val="a7"/>
      </w:pPr>
      <w:r>
        <w:rPr>
          <w:rStyle w:val="a6"/>
        </w:rPr>
        <w:annotationRef/>
      </w:r>
      <w:r>
        <w:rPr>
          <w:rFonts w:hint="eastAsia"/>
        </w:rPr>
        <w:t>是这个意思，加粗表示选用了这个水平的数据集</w:t>
      </w:r>
    </w:p>
  </w:comment>
  <w:comment w:id="29" w:author="office user" w:date="2023-07-20T13:28:00Z" w:initials="o1">
    <w:p w14:paraId="6FAF2B29" w14:textId="3E4B65CF" w:rsidR="00DD3690" w:rsidRDefault="00DD3690" w:rsidP="001A3BA2">
      <w:r>
        <w:rPr>
          <w:rStyle w:val="a6"/>
        </w:rPr>
        <w:annotationRef/>
      </w:r>
      <w:r>
        <w:rPr>
          <w:rFonts w:hint="eastAsia"/>
          <w:color w:val="000000"/>
          <w:sz w:val="20"/>
          <w:szCs w:val="20"/>
        </w:rPr>
        <w:t>这篇没选</w:t>
      </w:r>
      <w:r>
        <w:rPr>
          <w:color w:val="000000"/>
          <w:sz w:val="20"/>
          <w:szCs w:val="20"/>
        </w:rPr>
        <w:t>IV3</w:t>
      </w:r>
      <w:r>
        <w:rPr>
          <w:rFonts w:hint="eastAsia"/>
          <w:color w:val="000000"/>
          <w:sz w:val="20"/>
          <w:szCs w:val="20"/>
        </w:rPr>
        <w:t>？</w:t>
      </w:r>
    </w:p>
    <w:p w14:paraId="3DA09927" w14:textId="77777777" w:rsidR="00DD3690" w:rsidRDefault="00DD3690" w:rsidP="001A3BA2"/>
  </w:comment>
  <w:comment w:id="30" w:author="MengZhen" w:date="2023-07-20T14:50:00Z" w:initials="M">
    <w:p w14:paraId="59267613" w14:textId="77777777" w:rsidR="007D2E0B" w:rsidRDefault="007D2E0B" w:rsidP="00F70262">
      <w:pPr>
        <w:pStyle w:val="a7"/>
      </w:pPr>
      <w:r>
        <w:rPr>
          <w:rStyle w:val="a6"/>
        </w:rPr>
        <w:annotationRef/>
      </w:r>
      <w:r>
        <w:rPr>
          <w:rFonts w:hint="eastAsia"/>
        </w:rPr>
        <w:t>这里的</w:t>
      </w:r>
      <w:r>
        <w:rPr>
          <w:lang w:val="en-US"/>
        </w:rPr>
        <w:t>IV3</w:t>
      </w:r>
      <w:r>
        <w:rPr>
          <w:rFonts w:hint="eastAsia"/>
        </w:rPr>
        <w:t>是与实验绑定的，实验</w:t>
      </w:r>
      <w:r>
        <w:rPr>
          <w:lang w:val="en-US"/>
        </w:rPr>
        <w:t>2</w:t>
      </w:r>
      <w:r>
        <w:t xml:space="preserve"> self </w:t>
      </w:r>
      <w:r>
        <w:rPr>
          <w:lang w:val="en-US"/>
        </w:rPr>
        <w:t>&gt; friend</w:t>
      </w:r>
      <w:r>
        <w:rPr>
          <w:rFonts w:hint="eastAsia"/>
        </w:rPr>
        <w:t>，实验</w:t>
      </w:r>
      <w:r>
        <w:rPr>
          <w:lang w:val="en-US"/>
        </w:rPr>
        <w:t xml:space="preserve">3 </w:t>
      </w:r>
      <w:r>
        <w:t xml:space="preserve">self </w:t>
      </w:r>
      <w:r>
        <w:rPr>
          <w:lang w:val="en-US"/>
        </w:rPr>
        <w:t>&lt; friend</w:t>
      </w:r>
      <w:r>
        <w:rPr>
          <w:rFonts w:hint="eastAsia"/>
        </w:rPr>
        <w:t>。分析时是忽略了</w:t>
      </w:r>
      <w:r>
        <w:rPr>
          <w:lang w:val="en-US"/>
        </w:rPr>
        <w:t>IV3</w:t>
      </w:r>
    </w:p>
  </w:comment>
  <w:comment w:id="31" w:author="office user" w:date="2023-07-20T15:42:00Z" w:initials="o1">
    <w:p w14:paraId="38CEF172" w14:textId="77777777" w:rsidR="00703ABB" w:rsidRDefault="00703ABB" w:rsidP="00A4746C">
      <w:r>
        <w:rPr>
          <w:rStyle w:val="a6"/>
        </w:rPr>
        <w:annotationRef/>
      </w:r>
      <w:r>
        <w:rPr>
          <w:rFonts w:hint="eastAsia"/>
          <w:color w:val="000000"/>
          <w:sz w:val="20"/>
          <w:szCs w:val="20"/>
        </w:rPr>
        <w:t>这里在</w:t>
      </w:r>
      <w:r>
        <w:rPr>
          <w:color w:val="000000"/>
          <w:sz w:val="20"/>
          <w:szCs w:val="20"/>
        </w:rPr>
        <w:t>note</w:t>
      </w:r>
      <w:r>
        <w:rPr>
          <w:rFonts w:hint="eastAsia"/>
          <w:color w:val="000000"/>
          <w:sz w:val="20"/>
          <w:szCs w:val="20"/>
        </w:rPr>
        <w:t>里补充一下，对于这些文章里的</w:t>
      </w:r>
      <w:r>
        <w:rPr>
          <w:color w:val="000000"/>
          <w:sz w:val="20"/>
          <w:szCs w:val="20"/>
        </w:rPr>
        <w:t>iv3</w:t>
      </w:r>
      <w:r>
        <w:rPr>
          <w:rFonts w:hint="eastAsia"/>
          <w:color w:val="000000"/>
          <w:sz w:val="20"/>
          <w:szCs w:val="20"/>
        </w:rPr>
        <w:t>的类似处理</w:t>
      </w:r>
    </w:p>
  </w:comment>
  <w:comment w:id="39" w:author="office user" w:date="2023-07-20T13:37:00Z" w:initials="o1">
    <w:p w14:paraId="5B6A3AB3" w14:textId="62BCAEBE" w:rsidR="001C2F36" w:rsidRDefault="001C2F36" w:rsidP="001C2F36">
      <w:r>
        <w:rPr>
          <w:rStyle w:val="a6"/>
        </w:rPr>
        <w:annotationRef/>
      </w:r>
      <w:r>
        <w:rPr>
          <w:rFonts w:hint="eastAsia"/>
          <w:color w:val="000000"/>
          <w:sz w:val="20"/>
          <w:szCs w:val="20"/>
        </w:rPr>
        <w:t>补充预注册网址</w:t>
      </w:r>
    </w:p>
  </w:comment>
  <w:comment w:id="40" w:author="MengZhen" w:date="2023-07-20T14:51:00Z" w:initials="M">
    <w:p w14:paraId="3DC940B7" w14:textId="77777777" w:rsidR="007D2E0B" w:rsidRDefault="007D2E0B" w:rsidP="00AB036D">
      <w:pPr>
        <w:pStyle w:val="a7"/>
      </w:pPr>
      <w:r>
        <w:rPr>
          <w:rStyle w:val="a6"/>
        </w:rPr>
        <w:annotationRef/>
      </w:r>
      <w:r>
        <w:rPr>
          <w:rFonts w:hint="eastAsia"/>
        </w:rPr>
        <w:t>√</w:t>
      </w:r>
    </w:p>
  </w:comment>
  <w:comment w:id="41" w:author="office user" w:date="2023-07-20T16:15:00Z" w:initials="o1">
    <w:p w14:paraId="49B642FC" w14:textId="77777777" w:rsidR="00633D69" w:rsidRDefault="00633D69" w:rsidP="000D0C55">
      <w:r>
        <w:rPr>
          <w:rStyle w:val="a6"/>
        </w:rPr>
        <w:annotationRef/>
      </w:r>
      <w:r>
        <w:rPr>
          <w:rFonts w:hint="eastAsia"/>
          <w:color w:val="000000"/>
          <w:sz w:val="20"/>
          <w:szCs w:val="20"/>
        </w:rPr>
        <w:t>加上新图</w:t>
      </w:r>
    </w:p>
  </w:comment>
  <w:comment w:id="42" w:author="MengZhen" w:date="2023-07-20T20:51:00Z" w:initials="M">
    <w:p w14:paraId="6A77E17B" w14:textId="77777777" w:rsidR="004742C6" w:rsidRDefault="004742C6" w:rsidP="00FB6B89">
      <w:pPr>
        <w:pStyle w:val="a7"/>
      </w:pPr>
      <w:r>
        <w:rPr>
          <w:rStyle w:val="a6"/>
        </w:rPr>
        <w:annotationRef/>
      </w:r>
      <w:r>
        <w:rPr>
          <w:rFonts w:hint="eastAsia"/>
        </w:rPr>
        <w:t>√</w:t>
      </w:r>
    </w:p>
  </w:comment>
  <w:comment w:id="44" w:author="office user" w:date="2023-07-19T18:36:00Z" w:initials="o1">
    <w:p w14:paraId="3FCC8B2E" w14:textId="7E3BC121" w:rsidR="00680609" w:rsidRDefault="00680609" w:rsidP="0045218E">
      <w:r>
        <w:rPr>
          <w:rStyle w:val="a6"/>
        </w:rPr>
        <w:annotationRef/>
      </w:r>
      <w:r>
        <w:rPr>
          <w:rFonts w:hint="eastAsia"/>
          <w:sz w:val="20"/>
          <w:szCs w:val="20"/>
        </w:rPr>
        <w:t>所以现在我觉得全文的这个</w:t>
      </w:r>
      <w:r>
        <w:rPr>
          <w:sz w:val="20"/>
          <w:szCs w:val="20"/>
        </w:rPr>
        <w:t>datasets</w:t>
      </w:r>
      <w:r>
        <w:rPr>
          <w:rFonts w:hint="eastAsia"/>
          <w:sz w:val="20"/>
          <w:szCs w:val="20"/>
        </w:rPr>
        <w:t>都应该这么写？（感觉写</w:t>
      </w:r>
      <w:r>
        <w:rPr>
          <w:sz w:val="20"/>
          <w:szCs w:val="20"/>
        </w:rPr>
        <w:t>11 papers</w:t>
      </w:r>
      <w:r>
        <w:rPr>
          <w:rFonts w:hint="eastAsia"/>
          <w:sz w:val="20"/>
          <w:szCs w:val="20"/>
        </w:rPr>
        <w:t>不太严谨</w:t>
      </w:r>
    </w:p>
  </w:comment>
  <w:comment w:id="45" w:author="MengZhen" w:date="2023-07-20T14:53:00Z" w:initials="M">
    <w:p w14:paraId="3DF2E07C" w14:textId="77777777" w:rsidR="007D2E0B" w:rsidRDefault="007D2E0B" w:rsidP="00045691">
      <w:pPr>
        <w:pStyle w:val="a7"/>
      </w:pPr>
      <w:r>
        <w:rPr>
          <w:rStyle w:val="a6"/>
        </w:rPr>
        <w:annotationRef/>
      </w:r>
      <w:r>
        <w:rPr>
          <w:rFonts w:hint="eastAsia"/>
        </w:rPr>
        <w:t>附议</w:t>
      </w:r>
    </w:p>
  </w:comment>
  <w:comment w:id="49" w:author="office user" w:date="2023-07-20T13:46:00Z" w:initials="o1">
    <w:p w14:paraId="5CD0109E" w14:textId="31290CBF" w:rsidR="00A83745" w:rsidRDefault="00A83745" w:rsidP="002C67A9">
      <w:r>
        <w:rPr>
          <w:rStyle w:val="a6"/>
        </w:rPr>
        <w:annotationRef/>
      </w:r>
      <w:r>
        <w:rPr>
          <w:rFonts w:hint="eastAsia"/>
          <w:sz w:val="20"/>
          <w:szCs w:val="20"/>
        </w:rPr>
        <w:t>这个是我在</w:t>
      </w:r>
      <w:r>
        <w:rPr>
          <w:sz w:val="20"/>
          <w:szCs w:val="20"/>
        </w:rPr>
        <w:t>latex</w:t>
      </w:r>
      <w:r>
        <w:rPr>
          <w:rFonts w:hint="eastAsia"/>
          <w:sz w:val="20"/>
          <w:szCs w:val="20"/>
        </w:rPr>
        <w:t>里标准化后的</w:t>
      </w:r>
      <w:r>
        <w:rPr>
          <w:sz w:val="20"/>
          <w:szCs w:val="20"/>
        </w:rPr>
        <w:t xml:space="preserve">OV </w:t>
      </w:r>
      <w:r>
        <w:rPr>
          <w:rFonts w:hint="eastAsia"/>
          <w:sz w:val="20"/>
          <w:szCs w:val="20"/>
        </w:rPr>
        <w:t>和</w:t>
      </w:r>
      <w:r>
        <w:rPr>
          <w:sz w:val="20"/>
          <w:szCs w:val="20"/>
        </w:rPr>
        <w:t>spe measures</w:t>
      </w:r>
      <w:r>
        <w:rPr>
          <w:rFonts w:hint="eastAsia"/>
          <w:sz w:val="20"/>
          <w:szCs w:val="20"/>
        </w:rPr>
        <w:t>的计算</w:t>
      </w:r>
      <w:r>
        <w:rPr>
          <w:sz w:val="20"/>
          <w:szCs w:val="20"/>
        </w:rPr>
        <w:t xml:space="preserve"> table</w:t>
      </w:r>
      <w:r>
        <w:rPr>
          <w:rFonts w:hint="eastAsia"/>
          <w:sz w:val="20"/>
          <w:szCs w:val="20"/>
        </w:rPr>
        <w:t>，</w:t>
      </w:r>
      <w:r>
        <w:rPr>
          <w:sz w:val="20"/>
          <w:szCs w:val="20"/>
        </w:rPr>
        <w:t>word</w:t>
      </w:r>
      <w:r>
        <w:rPr>
          <w:rFonts w:hint="eastAsia"/>
          <w:sz w:val="20"/>
          <w:szCs w:val="20"/>
        </w:rPr>
        <w:t>里写公式太麻烦，如果有问题指出，我在</w:t>
      </w:r>
      <w:r>
        <w:rPr>
          <w:sz w:val="20"/>
          <w:szCs w:val="20"/>
        </w:rPr>
        <w:t>latex</w:t>
      </w:r>
      <w:r>
        <w:rPr>
          <w:rFonts w:hint="eastAsia"/>
          <w:sz w:val="20"/>
          <w:szCs w:val="20"/>
        </w:rPr>
        <w:t>里直接更新后贴过来</w:t>
      </w:r>
    </w:p>
    <w:p w14:paraId="09174310" w14:textId="77777777" w:rsidR="00A83745" w:rsidRDefault="00A83745" w:rsidP="002C67A9"/>
  </w:comment>
  <w:comment w:id="55" w:author="office user" w:date="2023-07-20T13:53:00Z" w:initials="o1">
    <w:p w14:paraId="4D6CEB2C" w14:textId="77777777" w:rsidR="00162BBB" w:rsidRDefault="00162BBB" w:rsidP="00ED5F8D">
      <w:r>
        <w:rPr>
          <w:rStyle w:val="a6"/>
        </w:rPr>
        <w:annotationRef/>
      </w:r>
      <w:r>
        <w:rPr>
          <w:rFonts w:hint="eastAsia"/>
          <w:color w:val="000000"/>
          <w:sz w:val="20"/>
          <w:szCs w:val="20"/>
        </w:rPr>
        <w:t>你看看我修改完后是否和你说的意思一样</w:t>
      </w:r>
    </w:p>
    <w:p w14:paraId="6686C38F" w14:textId="77777777" w:rsidR="00162BBB" w:rsidRDefault="00162BBB" w:rsidP="00ED5F8D"/>
  </w:comment>
  <w:comment w:id="56" w:author="MengZhen" w:date="2023-07-20T15:30:00Z" w:initials="M">
    <w:p w14:paraId="5B093737" w14:textId="77777777" w:rsidR="00162BBB" w:rsidRDefault="00162BBB" w:rsidP="00A7501F">
      <w:pPr>
        <w:pStyle w:val="a7"/>
      </w:pPr>
      <w:r>
        <w:rPr>
          <w:rStyle w:val="a6"/>
        </w:rPr>
        <w:annotationRef/>
      </w:r>
      <w:r>
        <w:rPr>
          <w:rFonts w:hint="eastAsia"/>
        </w:rPr>
        <w:t>加入了使用的哪个函数，以及</w:t>
      </w:r>
      <w:r>
        <w:t>metafor</w:t>
      </w:r>
      <w:r>
        <w:rPr>
          <w:rFonts w:hint="eastAsia"/>
        </w:rPr>
        <w:t>包的参考文献</w:t>
      </w:r>
    </w:p>
  </w:comment>
  <w:comment w:id="65" w:author="MengZhen" w:date="2023-07-20T15:28:00Z" w:initials="M">
    <w:p w14:paraId="79CBE44A" w14:textId="065B9AE4" w:rsidR="00566D09" w:rsidRDefault="00566D09" w:rsidP="00AD13A8">
      <w:pPr>
        <w:pStyle w:val="a7"/>
      </w:pPr>
      <w:r>
        <w:rPr>
          <w:rStyle w:val="a6"/>
        </w:rPr>
        <w:annotationRef/>
      </w:r>
      <w:r>
        <w:rPr>
          <w:rFonts w:hint="eastAsia"/>
        </w:rPr>
        <w:t>加入了希腊字母。既然说到</w:t>
      </w:r>
      <w:r>
        <w:t>close</w:t>
      </w:r>
      <w:r>
        <w:rPr>
          <w:rFonts w:hint="eastAsia"/>
        </w:rPr>
        <w:t>时用</w:t>
      </w:r>
      <w:r>
        <w:rPr>
          <w:lang w:val="en-US"/>
        </w:rPr>
        <w:t>RT</w:t>
      </w:r>
      <w:r>
        <w:rPr>
          <w:rFonts w:hint="eastAsia"/>
        </w:rPr>
        <w:t>，那么感觉</w:t>
      </w:r>
      <w:r>
        <w:t>efficiency</w:t>
      </w:r>
      <w:r>
        <w:rPr>
          <w:rFonts w:hint="eastAsia"/>
        </w:rPr>
        <w:t>也应该用η</w:t>
      </w:r>
    </w:p>
  </w:comment>
  <w:comment w:id="69" w:author="office user" w:date="2023-07-20T14:33:00Z" w:initials="o1">
    <w:p w14:paraId="7C0F274F" w14:textId="1A58231E" w:rsidR="007D50DA" w:rsidRDefault="007D50DA" w:rsidP="00EB1AD0">
      <w:r>
        <w:rPr>
          <w:rStyle w:val="a6"/>
        </w:rPr>
        <w:annotationRef/>
      </w:r>
      <w:r>
        <w:rPr>
          <w:rFonts w:hint="eastAsia"/>
          <w:color w:val="000000"/>
          <w:sz w:val="20"/>
          <w:szCs w:val="20"/>
        </w:rPr>
        <w:t>我建议这个图应该</w:t>
      </w:r>
      <w:r>
        <w:rPr>
          <w:color w:val="000000"/>
          <w:sz w:val="20"/>
          <w:szCs w:val="20"/>
        </w:rPr>
        <w:t>ICC2k</w:t>
      </w:r>
      <w:r>
        <w:rPr>
          <w:rFonts w:hint="eastAsia"/>
          <w:color w:val="000000"/>
          <w:sz w:val="20"/>
          <w:szCs w:val="20"/>
        </w:rPr>
        <w:t>方上面，</w:t>
      </w:r>
      <w:r>
        <w:rPr>
          <w:color w:val="000000"/>
          <w:sz w:val="20"/>
          <w:szCs w:val="20"/>
        </w:rPr>
        <w:t>ICC2</w:t>
      </w:r>
      <w:r>
        <w:rPr>
          <w:rFonts w:hint="eastAsia"/>
          <w:color w:val="000000"/>
          <w:sz w:val="20"/>
          <w:szCs w:val="20"/>
        </w:rPr>
        <w:t>方下面。因为你先讲了</w:t>
      </w:r>
      <w:r>
        <w:rPr>
          <w:color w:val="000000"/>
          <w:sz w:val="20"/>
          <w:szCs w:val="20"/>
        </w:rPr>
        <w:t>2k</w:t>
      </w:r>
    </w:p>
    <w:p w14:paraId="49FA4F73" w14:textId="77777777" w:rsidR="007D50DA" w:rsidRDefault="007D50DA" w:rsidP="00EB1AD0"/>
  </w:comment>
  <w:comment w:id="70" w:author="MengZhen" w:date="2023-07-20T15:22:00Z" w:initials="M">
    <w:p w14:paraId="39BEFA2C" w14:textId="77777777" w:rsidR="00566D09" w:rsidRDefault="00566D09" w:rsidP="0095768A">
      <w:pPr>
        <w:pStyle w:val="a7"/>
      </w:pPr>
      <w:r>
        <w:rPr>
          <w:rStyle w:val="a6"/>
        </w:rPr>
        <w:annotationRef/>
      </w:r>
      <w:r>
        <w:rPr>
          <w:rFonts w:hint="eastAsia"/>
        </w:rPr>
        <w:t>√</w:t>
      </w:r>
    </w:p>
  </w:comment>
  <w:comment w:id="87" w:author="office user" w:date="2023-07-20T16:44:00Z" w:initials="o1">
    <w:p w14:paraId="74284FCB" w14:textId="77777777" w:rsidR="00E17822" w:rsidRDefault="00E17822" w:rsidP="00E17822">
      <w:r>
        <w:rPr>
          <w:rStyle w:val="a6"/>
        </w:rPr>
        <w:annotationRef/>
      </w:r>
      <w:r>
        <w:rPr>
          <w:rFonts w:hint="eastAsia"/>
          <w:color w:val="000000"/>
          <w:sz w:val="20"/>
          <w:szCs w:val="20"/>
        </w:rPr>
        <w:t>所以为什么我们不用</w:t>
      </w:r>
      <w:r>
        <w:rPr>
          <w:color w:val="000000"/>
          <w:sz w:val="20"/>
          <w:szCs w:val="20"/>
        </w:rPr>
        <w:t>hddm</w:t>
      </w:r>
      <w:r>
        <w:rPr>
          <w:rFonts w:hint="eastAsia"/>
          <w:color w:val="000000"/>
          <w:sz w:val="20"/>
          <w:szCs w:val="20"/>
        </w:rPr>
        <w:t>？这里要说明一下</w:t>
      </w:r>
    </w:p>
    <w:p w14:paraId="498A2624" w14:textId="77777777" w:rsidR="00E17822" w:rsidRDefault="00E17822" w:rsidP="00E17822"/>
  </w:comment>
  <w:comment w:id="88" w:author="MengZhen" w:date="2023-07-20T21:04:00Z" w:initials="M">
    <w:p w14:paraId="289BDA35" w14:textId="77777777" w:rsidR="00D6281A" w:rsidRDefault="00D6281A" w:rsidP="00E74145">
      <w:pPr>
        <w:pStyle w:val="a7"/>
      </w:pPr>
      <w:r>
        <w:rPr>
          <w:rStyle w:val="a6"/>
        </w:rPr>
        <w:annotationRef/>
      </w:r>
      <w:r>
        <w:rPr>
          <w:rFonts w:hint="eastAsia"/>
        </w:rPr>
        <w:t>除了耗时过长，我找不到别的理由了。我其实觉得这里最好不要提</w:t>
      </w:r>
    </w:p>
  </w:comment>
  <w:comment w:id="93" w:author="office user" w:date="2023-07-20T16:41:00Z" w:initials="o1">
    <w:p w14:paraId="53E6159C" w14:textId="10E6A83E" w:rsidR="00E17822" w:rsidRDefault="00E17822" w:rsidP="00E17822">
      <w:r>
        <w:rPr>
          <w:rStyle w:val="a6"/>
        </w:rPr>
        <w:annotationRef/>
      </w:r>
      <w:r>
        <w:rPr>
          <w:color w:val="000000"/>
          <w:sz w:val="20"/>
          <w:szCs w:val="20"/>
        </w:rPr>
        <w:t xml:space="preserve"> </w:t>
      </w:r>
      <w:r>
        <w:rPr>
          <w:rFonts w:hint="eastAsia"/>
          <w:color w:val="000000"/>
          <w:sz w:val="20"/>
          <w:szCs w:val="20"/>
        </w:rPr>
        <w:t>说一下大概结果，最后为什么我们选到了这个包。</w:t>
      </w:r>
    </w:p>
  </w:comment>
  <w:comment w:id="94" w:author="MengZhen" w:date="2023-07-20T21:10:00Z" w:initials="M">
    <w:p w14:paraId="3B4730CC" w14:textId="77777777" w:rsidR="00E80224" w:rsidRDefault="00E80224" w:rsidP="004B5129">
      <w:pPr>
        <w:pStyle w:val="a7"/>
      </w:pPr>
      <w:r>
        <w:rPr>
          <w:rStyle w:val="a6"/>
        </w:rPr>
        <w:annotationRef/>
      </w:r>
      <w:r>
        <w:rPr>
          <w:rFonts w:hint="eastAsia"/>
        </w:rPr>
        <w:t>√</w:t>
      </w:r>
    </w:p>
  </w:comment>
  <w:comment w:id="103" w:author="office user" w:date="2023-07-20T18:21:00Z" w:initials="o1">
    <w:p w14:paraId="3CDBA85F" w14:textId="2E7202D7" w:rsidR="004E53A7" w:rsidRDefault="004E53A7" w:rsidP="009813E1">
      <w:r>
        <w:rPr>
          <w:rStyle w:val="a6"/>
        </w:rPr>
        <w:annotationRef/>
      </w:r>
      <w:r>
        <w:rPr>
          <w:rFonts w:hint="eastAsia"/>
          <w:color w:val="000000"/>
          <w:sz w:val="20"/>
          <w:szCs w:val="20"/>
        </w:rPr>
        <w:t>我感觉这个</w:t>
      </w:r>
      <w:r>
        <w:rPr>
          <w:color w:val="000000"/>
          <w:sz w:val="20"/>
          <w:szCs w:val="20"/>
        </w:rPr>
        <w:t>odd even</w:t>
      </w:r>
      <w:r>
        <w:rPr>
          <w:rFonts w:hint="eastAsia"/>
          <w:color w:val="000000"/>
          <w:sz w:val="20"/>
          <w:szCs w:val="20"/>
        </w:rPr>
        <w:t>的结果和其他的差的很远啊。怎么解释的？</w:t>
      </w:r>
    </w:p>
    <w:p w14:paraId="37A236DB" w14:textId="77777777" w:rsidR="004E53A7" w:rsidRDefault="004E53A7" w:rsidP="009813E1"/>
  </w:comment>
  <w:comment w:id="104" w:author="MengZhen" w:date="2023-07-20T21:14:00Z" w:initials="M">
    <w:p w14:paraId="18E3A201" w14:textId="77777777" w:rsidR="00E80224" w:rsidRDefault="00E80224" w:rsidP="00DE3B60">
      <w:pPr>
        <w:pStyle w:val="a7"/>
      </w:pPr>
      <w:r>
        <w:rPr>
          <w:rStyle w:val="a6"/>
        </w:rPr>
        <w:annotationRef/>
      </w:r>
      <w:r>
        <w:rPr>
          <w:rFonts w:hint="eastAsia"/>
        </w:rPr>
        <w:t>我也不知道怎么解释。它的有几个值接近</w:t>
      </w:r>
      <w:r>
        <w:rPr>
          <w:lang w:val="en-US"/>
        </w:rPr>
        <w:t>1</w:t>
      </w:r>
      <w:r>
        <w:rPr>
          <w:rFonts w:hint="eastAsia"/>
        </w:rPr>
        <w:t>了</w:t>
      </w:r>
    </w:p>
  </w:comment>
  <w:comment w:id="105" w:author="office user" w:date="2023-07-20T18:00:00Z" w:initials="o1">
    <w:p w14:paraId="0992F475" w14:textId="2985B9F8" w:rsidR="005F18D3" w:rsidRDefault="005F18D3" w:rsidP="00022520">
      <w:r>
        <w:rPr>
          <w:rStyle w:val="a6"/>
        </w:rPr>
        <w:annotationRef/>
      </w:r>
      <w:r>
        <w:rPr>
          <w:rFonts w:hint="eastAsia"/>
          <w:sz w:val="20"/>
          <w:szCs w:val="20"/>
        </w:rPr>
        <w:t>既然我们文章中使用了</w:t>
      </w:r>
      <w:r>
        <w:rPr>
          <w:sz w:val="20"/>
          <w:szCs w:val="20"/>
        </w:rPr>
        <w:t>weight average SHR</w:t>
      </w:r>
      <w:r>
        <w:rPr>
          <w:rFonts w:hint="eastAsia"/>
          <w:sz w:val="20"/>
          <w:szCs w:val="20"/>
        </w:rPr>
        <w:t>，是否还需要点估计出来的</w:t>
      </w:r>
      <w:r>
        <w:rPr>
          <w:sz w:val="20"/>
          <w:szCs w:val="20"/>
        </w:rPr>
        <w:t>SHR</w:t>
      </w:r>
      <w:r>
        <w:rPr>
          <w:rFonts w:hint="eastAsia"/>
          <w:sz w:val="20"/>
          <w:szCs w:val="20"/>
        </w:rPr>
        <w:t>结果在这里？</w:t>
      </w:r>
    </w:p>
    <w:p w14:paraId="3080A0CD" w14:textId="77777777" w:rsidR="005F18D3" w:rsidRDefault="005F18D3" w:rsidP="00022520"/>
  </w:comment>
  <w:comment w:id="106" w:author="MengZhen" w:date="2023-07-20T21:15:00Z" w:initials="M">
    <w:p w14:paraId="22FCAEB1" w14:textId="77777777" w:rsidR="00E80224" w:rsidRDefault="00E80224" w:rsidP="00BB50EB">
      <w:pPr>
        <w:pStyle w:val="a7"/>
      </w:pPr>
      <w:r>
        <w:rPr>
          <w:rStyle w:val="a6"/>
        </w:rPr>
        <w:annotationRef/>
      </w:r>
      <w:r>
        <w:rPr>
          <w:rFonts w:hint="eastAsia"/>
        </w:rPr>
        <w:t>这个得</w:t>
      </w:r>
      <w:r>
        <w:t>cp</w:t>
      </w:r>
      <w:r>
        <w:rPr>
          <w:rFonts w:hint="eastAsia"/>
        </w:rPr>
        <w:t>来决定了。我倾向于放每个数据集的具体估计值</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416464E" w15:done="0"/>
  <w15:commentEx w15:paraId="18C50465" w15:paraIdParent="2416464E" w15:done="0"/>
  <w15:commentEx w15:paraId="7E6D8493" w15:done="1"/>
  <w15:commentEx w15:paraId="78F8E823" w15:paraIdParent="7E6D8493" w15:done="1"/>
  <w15:commentEx w15:paraId="22E1321A" w15:done="0"/>
  <w15:commentEx w15:paraId="4A35390A" w15:done="1"/>
  <w15:commentEx w15:paraId="469239F7" w15:done="1"/>
  <w15:commentEx w15:paraId="5D69E739" w15:paraIdParent="469239F7" w15:done="1"/>
  <w15:commentEx w15:paraId="512A2359" w15:done="0"/>
  <w15:commentEx w15:paraId="53CA3EEB" w15:done="1"/>
  <w15:commentEx w15:paraId="0E5F8B4C" w15:paraIdParent="53CA3EEB" w15:done="1"/>
  <w15:commentEx w15:paraId="3DA09927" w15:done="0"/>
  <w15:commentEx w15:paraId="59267613" w15:paraIdParent="3DA09927" w15:done="0"/>
  <w15:commentEx w15:paraId="38CEF172" w15:paraIdParent="3DA09927" w15:done="0"/>
  <w15:commentEx w15:paraId="5B6A3AB3" w15:done="1"/>
  <w15:commentEx w15:paraId="3DC940B7" w15:paraIdParent="5B6A3AB3" w15:done="1"/>
  <w15:commentEx w15:paraId="49B642FC" w15:done="0"/>
  <w15:commentEx w15:paraId="6A77E17B" w15:paraIdParent="49B642FC" w15:done="0"/>
  <w15:commentEx w15:paraId="3FCC8B2E" w15:done="0"/>
  <w15:commentEx w15:paraId="3DF2E07C" w15:paraIdParent="3FCC8B2E" w15:done="0"/>
  <w15:commentEx w15:paraId="09174310" w15:done="0"/>
  <w15:commentEx w15:paraId="6686C38F" w15:done="1"/>
  <w15:commentEx w15:paraId="5B093737" w15:paraIdParent="6686C38F" w15:done="1"/>
  <w15:commentEx w15:paraId="79CBE44A" w15:done="1"/>
  <w15:commentEx w15:paraId="49FA4F73" w15:done="1"/>
  <w15:commentEx w15:paraId="39BEFA2C" w15:paraIdParent="49FA4F73" w15:done="1"/>
  <w15:commentEx w15:paraId="498A2624" w15:done="0"/>
  <w15:commentEx w15:paraId="289BDA35" w15:paraIdParent="498A2624" w15:done="0"/>
  <w15:commentEx w15:paraId="53E6159C" w15:done="0"/>
  <w15:commentEx w15:paraId="3B4730CC" w15:paraIdParent="53E6159C" w15:done="0"/>
  <w15:commentEx w15:paraId="37A236DB" w15:done="0"/>
  <w15:commentEx w15:paraId="18E3A201" w15:paraIdParent="37A236DB" w15:done="0"/>
  <w15:commentEx w15:paraId="3080A0CD" w15:done="0"/>
  <w15:commentEx w15:paraId="22FCAEB1" w15:paraIdParent="3080A0C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63FAA0" w16cex:dateUtc="2023-07-20T10:25:00Z"/>
  <w16cex:commentExtensible w16cex:durableId="28641CA9" w16cex:dateUtc="2023-07-20T12:50:00Z"/>
  <w16cex:commentExtensible w16cex:durableId="2863AF39" w16cex:dateUtc="2023-07-20T05:03:00Z"/>
  <w16cex:commentExtensible w16cex:durableId="2863C6A0" w16cex:dateUtc="2023-07-20T06:43:00Z"/>
  <w16cex:commentExtensible w16cex:durableId="2862A45A" w16cex:dateUtc="2023-07-19T10:05:00Z"/>
  <w16cex:commentExtensible w16cex:durableId="2862934D" w16cex:dateUtc="2023-07-16T04:23:00Z"/>
  <w16cex:commentExtensible w16cex:durableId="2863B61F" w16cex:dateUtc="2023-07-20T05:33:00Z"/>
  <w16cex:commentExtensible w16cex:durableId="2863C7B4" w16cex:dateUtc="2023-07-20T06:48:00Z"/>
  <w16cex:commentExtensible w16cex:durableId="285E6020" w16cex:dateUtc="2023-07-16T04:25:00Z"/>
  <w16cex:commentExtensible w16cex:durableId="2863B4D7" w16cex:dateUtc="2023-07-20T05:27:00Z"/>
  <w16cex:commentExtensible w16cex:durableId="2863C7F2" w16cex:dateUtc="2023-07-20T06:49:00Z"/>
  <w16cex:commentExtensible w16cex:durableId="2863B4EB" w16cex:dateUtc="2023-07-20T05:28:00Z"/>
  <w16cex:commentExtensible w16cex:durableId="2863C829" w16cex:dateUtc="2023-07-20T06:50:00Z"/>
  <w16cex:commentExtensible w16cex:durableId="2863D477" w16cex:dateUtc="2023-07-20T07:42:00Z"/>
  <w16cex:commentExtensible w16cex:durableId="2863B715" w16cex:dateUtc="2023-07-20T05:37:00Z"/>
  <w16cex:commentExtensible w16cex:durableId="2863C861" w16cex:dateUtc="2023-07-20T06:51:00Z"/>
  <w16cex:commentExtensible w16cex:durableId="2863DC1E" w16cex:dateUtc="2023-07-20T08:15:00Z"/>
  <w16cex:commentExtensible w16cex:durableId="28641CD2" w16cex:dateUtc="2023-07-20T12:51:00Z"/>
  <w16cex:commentExtensible w16cex:durableId="2862AB9C" w16cex:dateUtc="2023-07-19T10:36:00Z"/>
  <w16cex:commentExtensible w16cex:durableId="2863C8D7" w16cex:dateUtc="2023-07-20T06:53:00Z"/>
  <w16cex:commentExtensible w16cex:durableId="2863B919" w16cex:dateUtc="2023-07-20T05:46:00Z"/>
  <w16cex:commentExtensible w16cex:durableId="2863BAC7" w16cex:dateUtc="2023-07-20T05:53:00Z"/>
  <w16cex:commentExtensible w16cex:durableId="2863D191" w16cex:dateUtc="2023-07-20T07:30:00Z"/>
  <w16cex:commentExtensible w16cex:durableId="2863D108" w16cex:dateUtc="2023-07-20T07:28:00Z"/>
  <w16cex:commentExtensible w16cex:durableId="2863C424" w16cex:dateUtc="2023-07-20T06:33:00Z"/>
  <w16cex:commentExtensible w16cex:durableId="2863CFB0" w16cex:dateUtc="2023-07-20T07:22:00Z"/>
  <w16cex:commentExtensible w16cex:durableId="2863E4AC" w16cex:dateUtc="2023-07-20T08:44:00Z"/>
  <w16cex:commentExtensible w16cex:durableId="28641FDA" w16cex:dateUtc="2023-07-20T13:04:00Z"/>
  <w16cex:commentExtensible w16cex:durableId="2863E4AB" w16cex:dateUtc="2023-07-20T08:41:00Z"/>
  <w16cex:commentExtensible w16cex:durableId="28642148" w16cex:dateUtc="2023-07-20T13:10:00Z"/>
  <w16cex:commentExtensible w16cex:durableId="2863F9C7" w16cex:dateUtc="2023-07-20T10:21:00Z"/>
  <w16cex:commentExtensible w16cex:durableId="2864222C" w16cex:dateUtc="2023-07-20T13:14:00Z"/>
  <w16cex:commentExtensible w16cex:durableId="2863F4D7" w16cex:dateUtc="2023-07-20T10:00:00Z"/>
  <w16cex:commentExtensible w16cex:durableId="28642272" w16cex:dateUtc="2023-07-20T13: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416464E" w16cid:durableId="2863FAA0"/>
  <w16cid:commentId w16cid:paraId="18C50465" w16cid:durableId="28641CA9"/>
  <w16cid:commentId w16cid:paraId="7E6D8493" w16cid:durableId="2863AF39"/>
  <w16cid:commentId w16cid:paraId="78F8E823" w16cid:durableId="2863C6A0"/>
  <w16cid:commentId w16cid:paraId="22E1321A" w16cid:durableId="2862A45A"/>
  <w16cid:commentId w16cid:paraId="4A35390A" w16cid:durableId="2862934D"/>
  <w16cid:commentId w16cid:paraId="469239F7" w16cid:durableId="2863B61F"/>
  <w16cid:commentId w16cid:paraId="5D69E739" w16cid:durableId="2863C7B4"/>
  <w16cid:commentId w16cid:paraId="512A2359" w16cid:durableId="285E6020"/>
  <w16cid:commentId w16cid:paraId="53CA3EEB" w16cid:durableId="2863B4D7"/>
  <w16cid:commentId w16cid:paraId="0E5F8B4C" w16cid:durableId="2863C7F2"/>
  <w16cid:commentId w16cid:paraId="3DA09927" w16cid:durableId="2863B4EB"/>
  <w16cid:commentId w16cid:paraId="59267613" w16cid:durableId="2863C829"/>
  <w16cid:commentId w16cid:paraId="38CEF172" w16cid:durableId="2863D477"/>
  <w16cid:commentId w16cid:paraId="5B6A3AB3" w16cid:durableId="2863B715"/>
  <w16cid:commentId w16cid:paraId="3DC940B7" w16cid:durableId="2863C861"/>
  <w16cid:commentId w16cid:paraId="49B642FC" w16cid:durableId="2863DC1E"/>
  <w16cid:commentId w16cid:paraId="6A77E17B" w16cid:durableId="28641CD2"/>
  <w16cid:commentId w16cid:paraId="3FCC8B2E" w16cid:durableId="2862AB9C"/>
  <w16cid:commentId w16cid:paraId="3DF2E07C" w16cid:durableId="2863C8D7"/>
  <w16cid:commentId w16cid:paraId="09174310" w16cid:durableId="2863B919"/>
  <w16cid:commentId w16cid:paraId="6686C38F" w16cid:durableId="2863BAC7"/>
  <w16cid:commentId w16cid:paraId="5B093737" w16cid:durableId="2863D191"/>
  <w16cid:commentId w16cid:paraId="79CBE44A" w16cid:durableId="2863D108"/>
  <w16cid:commentId w16cid:paraId="49FA4F73" w16cid:durableId="2863C424"/>
  <w16cid:commentId w16cid:paraId="39BEFA2C" w16cid:durableId="2863CFB0"/>
  <w16cid:commentId w16cid:paraId="498A2624" w16cid:durableId="2863E4AC"/>
  <w16cid:commentId w16cid:paraId="289BDA35" w16cid:durableId="28641FDA"/>
  <w16cid:commentId w16cid:paraId="53E6159C" w16cid:durableId="2863E4AB"/>
  <w16cid:commentId w16cid:paraId="3B4730CC" w16cid:durableId="28642148"/>
  <w16cid:commentId w16cid:paraId="37A236DB" w16cid:durableId="2863F9C7"/>
  <w16cid:commentId w16cid:paraId="18E3A201" w16cid:durableId="2864222C"/>
  <w16cid:commentId w16cid:paraId="3080A0CD" w16cid:durableId="2863F4D7"/>
  <w16cid:commentId w16cid:paraId="22FCAEB1" w16cid:durableId="2864227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B7C2E7" w14:textId="77777777" w:rsidR="00271CD6" w:rsidRDefault="00271CD6" w:rsidP="009E4B8F">
      <w:r>
        <w:separator/>
      </w:r>
    </w:p>
  </w:endnote>
  <w:endnote w:type="continuationSeparator" w:id="0">
    <w:p w14:paraId="2A96A80A" w14:textId="77777777" w:rsidR="00271CD6" w:rsidRDefault="00271CD6" w:rsidP="009E4B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 w:name="微软雅黑">
    <w:altName w:val="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6552091"/>
      <w:docPartObj>
        <w:docPartGallery w:val="Page Numbers (Bottom of Page)"/>
        <w:docPartUnique/>
      </w:docPartObj>
    </w:sdtPr>
    <w:sdtContent>
      <w:p w14:paraId="55256E3A" w14:textId="321867D4" w:rsidR="00B955CD" w:rsidRDefault="00B955CD">
        <w:pPr>
          <w:pStyle w:val="af6"/>
          <w:jc w:val="right"/>
        </w:pPr>
        <w:r>
          <w:fldChar w:fldCharType="begin"/>
        </w:r>
        <w:r>
          <w:instrText>PAGE   \* MERGEFORMAT</w:instrText>
        </w:r>
        <w:r>
          <w:fldChar w:fldCharType="separate"/>
        </w:r>
        <w:r w:rsidR="0091282D" w:rsidRPr="0091282D">
          <w:rPr>
            <w:noProof/>
            <w:lang w:val="zh-CN"/>
          </w:rPr>
          <w:t>8</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477A0" w14:textId="5DA00CAF" w:rsidR="00B955CD" w:rsidRDefault="00B955CD" w:rsidP="00A613C9">
    <w:pPr>
      <w:pStyle w:val="af6"/>
      <w:ind w:right="720"/>
      <w:jc w:val="right"/>
    </w:pPr>
  </w:p>
  <w:p w14:paraId="6AFC4939" w14:textId="77777777" w:rsidR="00B955CD" w:rsidRDefault="00B955CD">
    <w:pPr>
      <w:pStyle w:val="af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43CE49" w14:textId="77777777" w:rsidR="00271CD6" w:rsidRDefault="00271CD6" w:rsidP="009E4B8F">
      <w:r>
        <w:separator/>
      </w:r>
    </w:p>
  </w:footnote>
  <w:footnote w:type="continuationSeparator" w:id="0">
    <w:p w14:paraId="2D5AD526" w14:textId="77777777" w:rsidR="00271CD6" w:rsidRDefault="00271CD6" w:rsidP="009E4B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7750A"/>
    <w:multiLevelType w:val="hybridMultilevel"/>
    <w:tmpl w:val="B7B663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157997"/>
    <w:multiLevelType w:val="multilevel"/>
    <w:tmpl w:val="C600A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B034C0"/>
    <w:multiLevelType w:val="multilevel"/>
    <w:tmpl w:val="C166F348"/>
    <w:lvl w:ilvl="0">
      <w:start w:val="1"/>
      <w:numFmt w:val="decimal"/>
      <w:lvlText w:val="%1"/>
      <w:lvlJc w:val="left"/>
      <w:pPr>
        <w:ind w:left="360" w:hanging="360"/>
      </w:pPr>
      <w:rPr>
        <w:rFonts w:hint="default"/>
      </w:rPr>
    </w:lvl>
    <w:lvl w:ilvl="1">
      <w:start w:val="2"/>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3" w15:restartNumberingAfterBreak="0">
    <w:nsid w:val="0B404AB7"/>
    <w:multiLevelType w:val="hybridMultilevel"/>
    <w:tmpl w:val="47F63F50"/>
    <w:lvl w:ilvl="0" w:tplc="0409001B">
      <w:start w:val="1"/>
      <w:numFmt w:val="lowerRoman"/>
      <w:lvlText w:val="%1."/>
      <w:lvlJc w:val="right"/>
      <w:pPr>
        <w:ind w:left="1200" w:hanging="480"/>
      </w:pPr>
      <w:rPr>
        <w:rFonts w:hint="default"/>
      </w:rPr>
    </w:lvl>
    <w:lvl w:ilvl="1" w:tplc="FFFFFFFF" w:tentative="1">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4" w15:restartNumberingAfterBreak="0">
    <w:nsid w:val="0B462D86"/>
    <w:multiLevelType w:val="multilevel"/>
    <w:tmpl w:val="687485C8"/>
    <w:lvl w:ilvl="0">
      <w:start w:val="1"/>
      <w:numFmt w:val="bullet"/>
      <w:lvlText w:val=""/>
      <w:lvlJc w:val="left"/>
      <w:pPr>
        <w:tabs>
          <w:tab w:val="num" w:pos="208"/>
        </w:tabs>
        <w:ind w:left="208" w:hanging="360"/>
      </w:pPr>
      <w:rPr>
        <w:rFonts w:ascii="Symbol" w:hAnsi="Symbol" w:hint="default"/>
        <w:sz w:val="20"/>
      </w:rPr>
    </w:lvl>
    <w:lvl w:ilvl="1" w:tentative="1">
      <w:start w:val="1"/>
      <w:numFmt w:val="bullet"/>
      <w:lvlText w:val="o"/>
      <w:lvlJc w:val="left"/>
      <w:pPr>
        <w:tabs>
          <w:tab w:val="num" w:pos="928"/>
        </w:tabs>
        <w:ind w:left="928" w:hanging="360"/>
      </w:pPr>
      <w:rPr>
        <w:rFonts w:ascii="Courier New" w:hAnsi="Courier New" w:hint="default"/>
        <w:sz w:val="20"/>
      </w:rPr>
    </w:lvl>
    <w:lvl w:ilvl="2" w:tentative="1">
      <w:start w:val="1"/>
      <w:numFmt w:val="bullet"/>
      <w:lvlText w:val=""/>
      <w:lvlJc w:val="left"/>
      <w:pPr>
        <w:tabs>
          <w:tab w:val="num" w:pos="1648"/>
        </w:tabs>
        <w:ind w:left="1648" w:hanging="360"/>
      </w:pPr>
      <w:rPr>
        <w:rFonts w:ascii="Wingdings" w:hAnsi="Wingdings" w:hint="default"/>
        <w:sz w:val="20"/>
      </w:rPr>
    </w:lvl>
    <w:lvl w:ilvl="3" w:tentative="1">
      <w:start w:val="1"/>
      <w:numFmt w:val="bullet"/>
      <w:lvlText w:val=""/>
      <w:lvlJc w:val="left"/>
      <w:pPr>
        <w:tabs>
          <w:tab w:val="num" w:pos="2368"/>
        </w:tabs>
        <w:ind w:left="2368" w:hanging="360"/>
      </w:pPr>
      <w:rPr>
        <w:rFonts w:ascii="Wingdings" w:hAnsi="Wingdings" w:hint="default"/>
        <w:sz w:val="20"/>
      </w:rPr>
    </w:lvl>
    <w:lvl w:ilvl="4" w:tentative="1">
      <w:start w:val="1"/>
      <w:numFmt w:val="bullet"/>
      <w:lvlText w:val=""/>
      <w:lvlJc w:val="left"/>
      <w:pPr>
        <w:tabs>
          <w:tab w:val="num" w:pos="3088"/>
        </w:tabs>
        <w:ind w:left="3088" w:hanging="360"/>
      </w:pPr>
      <w:rPr>
        <w:rFonts w:ascii="Wingdings" w:hAnsi="Wingdings" w:hint="default"/>
        <w:sz w:val="20"/>
      </w:rPr>
    </w:lvl>
    <w:lvl w:ilvl="5" w:tentative="1">
      <w:start w:val="1"/>
      <w:numFmt w:val="bullet"/>
      <w:lvlText w:val=""/>
      <w:lvlJc w:val="left"/>
      <w:pPr>
        <w:tabs>
          <w:tab w:val="num" w:pos="3808"/>
        </w:tabs>
        <w:ind w:left="3808" w:hanging="360"/>
      </w:pPr>
      <w:rPr>
        <w:rFonts w:ascii="Wingdings" w:hAnsi="Wingdings" w:hint="default"/>
        <w:sz w:val="20"/>
      </w:rPr>
    </w:lvl>
    <w:lvl w:ilvl="6" w:tentative="1">
      <w:start w:val="1"/>
      <w:numFmt w:val="bullet"/>
      <w:lvlText w:val=""/>
      <w:lvlJc w:val="left"/>
      <w:pPr>
        <w:tabs>
          <w:tab w:val="num" w:pos="4528"/>
        </w:tabs>
        <w:ind w:left="4528" w:hanging="360"/>
      </w:pPr>
      <w:rPr>
        <w:rFonts w:ascii="Wingdings" w:hAnsi="Wingdings" w:hint="default"/>
        <w:sz w:val="20"/>
      </w:rPr>
    </w:lvl>
    <w:lvl w:ilvl="7" w:tentative="1">
      <w:start w:val="1"/>
      <w:numFmt w:val="bullet"/>
      <w:lvlText w:val=""/>
      <w:lvlJc w:val="left"/>
      <w:pPr>
        <w:tabs>
          <w:tab w:val="num" w:pos="5248"/>
        </w:tabs>
        <w:ind w:left="5248" w:hanging="360"/>
      </w:pPr>
      <w:rPr>
        <w:rFonts w:ascii="Wingdings" w:hAnsi="Wingdings" w:hint="default"/>
        <w:sz w:val="20"/>
      </w:rPr>
    </w:lvl>
    <w:lvl w:ilvl="8" w:tentative="1">
      <w:start w:val="1"/>
      <w:numFmt w:val="bullet"/>
      <w:lvlText w:val=""/>
      <w:lvlJc w:val="left"/>
      <w:pPr>
        <w:tabs>
          <w:tab w:val="num" w:pos="5968"/>
        </w:tabs>
        <w:ind w:left="5968" w:hanging="360"/>
      </w:pPr>
      <w:rPr>
        <w:rFonts w:ascii="Wingdings" w:hAnsi="Wingdings" w:hint="default"/>
        <w:sz w:val="20"/>
      </w:rPr>
    </w:lvl>
  </w:abstractNum>
  <w:abstractNum w:abstractNumId="5" w15:restartNumberingAfterBreak="0">
    <w:nsid w:val="0D1751EE"/>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14C63361"/>
    <w:multiLevelType w:val="hybridMultilevel"/>
    <w:tmpl w:val="B8A2CAF8"/>
    <w:lvl w:ilvl="0" w:tplc="4CE0B3F6">
      <w:start w:val="1"/>
      <w:numFmt w:val="lowerLetter"/>
      <w:lvlText w:val="(%1)"/>
      <w:lvlJc w:val="left"/>
      <w:pPr>
        <w:ind w:left="906" w:hanging="480"/>
      </w:pPr>
      <w:rPr>
        <w:rFonts w:hint="default"/>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7" w15:restartNumberingAfterBreak="0">
    <w:nsid w:val="1DA73823"/>
    <w:multiLevelType w:val="multilevel"/>
    <w:tmpl w:val="9CD2B3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F500311"/>
    <w:multiLevelType w:val="multilevel"/>
    <w:tmpl w:val="99B09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160B1A"/>
    <w:multiLevelType w:val="hybridMultilevel"/>
    <w:tmpl w:val="32FEA74A"/>
    <w:lvl w:ilvl="0" w:tplc="0809000F">
      <w:start w:val="1"/>
      <w:numFmt w:val="decimal"/>
      <w:lvlText w:val="%1."/>
      <w:lvlJc w:val="left"/>
      <w:pPr>
        <w:ind w:left="960" w:hanging="360"/>
      </w:pPr>
    </w:lvl>
    <w:lvl w:ilvl="1" w:tplc="08090019" w:tentative="1">
      <w:start w:val="1"/>
      <w:numFmt w:val="lowerLetter"/>
      <w:lvlText w:val="%2."/>
      <w:lvlJc w:val="left"/>
      <w:pPr>
        <w:ind w:left="1680" w:hanging="360"/>
      </w:pPr>
    </w:lvl>
    <w:lvl w:ilvl="2" w:tplc="0809001B" w:tentative="1">
      <w:start w:val="1"/>
      <w:numFmt w:val="lowerRoman"/>
      <w:lvlText w:val="%3."/>
      <w:lvlJc w:val="right"/>
      <w:pPr>
        <w:ind w:left="2400" w:hanging="180"/>
      </w:pPr>
    </w:lvl>
    <w:lvl w:ilvl="3" w:tplc="0809000F" w:tentative="1">
      <w:start w:val="1"/>
      <w:numFmt w:val="decimal"/>
      <w:lvlText w:val="%4."/>
      <w:lvlJc w:val="left"/>
      <w:pPr>
        <w:ind w:left="3120" w:hanging="360"/>
      </w:pPr>
    </w:lvl>
    <w:lvl w:ilvl="4" w:tplc="08090019" w:tentative="1">
      <w:start w:val="1"/>
      <w:numFmt w:val="lowerLetter"/>
      <w:lvlText w:val="%5."/>
      <w:lvlJc w:val="left"/>
      <w:pPr>
        <w:ind w:left="3840" w:hanging="360"/>
      </w:pPr>
    </w:lvl>
    <w:lvl w:ilvl="5" w:tplc="0809001B" w:tentative="1">
      <w:start w:val="1"/>
      <w:numFmt w:val="lowerRoman"/>
      <w:lvlText w:val="%6."/>
      <w:lvlJc w:val="right"/>
      <w:pPr>
        <w:ind w:left="4560" w:hanging="180"/>
      </w:pPr>
    </w:lvl>
    <w:lvl w:ilvl="6" w:tplc="0809000F" w:tentative="1">
      <w:start w:val="1"/>
      <w:numFmt w:val="decimal"/>
      <w:lvlText w:val="%7."/>
      <w:lvlJc w:val="left"/>
      <w:pPr>
        <w:ind w:left="5280" w:hanging="360"/>
      </w:pPr>
    </w:lvl>
    <w:lvl w:ilvl="7" w:tplc="08090019" w:tentative="1">
      <w:start w:val="1"/>
      <w:numFmt w:val="lowerLetter"/>
      <w:lvlText w:val="%8."/>
      <w:lvlJc w:val="left"/>
      <w:pPr>
        <w:ind w:left="6000" w:hanging="360"/>
      </w:pPr>
    </w:lvl>
    <w:lvl w:ilvl="8" w:tplc="0809001B" w:tentative="1">
      <w:start w:val="1"/>
      <w:numFmt w:val="lowerRoman"/>
      <w:lvlText w:val="%9."/>
      <w:lvlJc w:val="right"/>
      <w:pPr>
        <w:ind w:left="6720" w:hanging="180"/>
      </w:pPr>
    </w:lvl>
  </w:abstractNum>
  <w:abstractNum w:abstractNumId="10" w15:restartNumberingAfterBreak="0">
    <w:nsid w:val="21765180"/>
    <w:multiLevelType w:val="hybridMultilevel"/>
    <w:tmpl w:val="D2209F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4D3734B"/>
    <w:multiLevelType w:val="multilevel"/>
    <w:tmpl w:val="A6489D1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6170CD8"/>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286F5390"/>
    <w:multiLevelType w:val="hybridMultilevel"/>
    <w:tmpl w:val="20A6EB58"/>
    <w:lvl w:ilvl="0" w:tplc="4CE0B3F6">
      <w:start w:val="1"/>
      <w:numFmt w:val="lowerLetter"/>
      <w:lvlText w:val="(%1)"/>
      <w:lvlJc w:val="left"/>
      <w:pPr>
        <w:ind w:left="906" w:hanging="480"/>
      </w:pPr>
      <w:rPr>
        <w:rFonts w:hint="default"/>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14" w15:restartNumberingAfterBreak="0">
    <w:nsid w:val="2A315E7C"/>
    <w:multiLevelType w:val="hybridMultilevel"/>
    <w:tmpl w:val="11DC717C"/>
    <w:lvl w:ilvl="0" w:tplc="677C9E48">
      <w:start w:val="1"/>
      <w:numFmt w:val="decimal"/>
      <w:lvlText w:val="(%1)"/>
      <w:lvlJc w:val="left"/>
      <w:pPr>
        <w:ind w:left="1200" w:hanging="48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5" w15:restartNumberingAfterBreak="0">
    <w:nsid w:val="2C020061"/>
    <w:multiLevelType w:val="multilevel"/>
    <w:tmpl w:val="631211D4"/>
    <w:lvl w:ilvl="0">
      <w:start w:val="3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957163"/>
    <w:multiLevelType w:val="multilevel"/>
    <w:tmpl w:val="7B1EB1D8"/>
    <w:lvl w:ilvl="0">
      <w:start w:val="3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95C4586"/>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8" w15:restartNumberingAfterBreak="0">
    <w:nsid w:val="3DEA7838"/>
    <w:multiLevelType w:val="hybridMultilevel"/>
    <w:tmpl w:val="74EE32BC"/>
    <w:lvl w:ilvl="0" w:tplc="C63A4C6E">
      <w:start w:val="1"/>
      <w:numFmt w:val="decimal"/>
      <w:lvlText w:val="%1."/>
      <w:lvlJc w:val="left"/>
      <w:pPr>
        <w:ind w:left="502" w:hanging="360"/>
      </w:pPr>
      <w:rPr>
        <w:rFonts w:hint="default"/>
        <w:lang w:val="en-US"/>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19" w15:restartNumberingAfterBreak="0">
    <w:nsid w:val="404721C2"/>
    <w:multiLevelType w:val="hybridMultilevel"/>
    <w:tmpl w:val="C7F454C2"/>
    <w:lvl w:ilvl="0" w:tplc="677C9E4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15:restartNumberingAfterBreak="0">
    <w:nsid w:val="42F27C00"/>
    <w:multiLevelType w:val="hybridMultilevel"/>
    <w:tmpl w:val="83E0B036"/>
    <w:lvl w:ilvl="0" w:tplc="CD84EF3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3DF13C6"/>
    <w:multiLevelType w:val="hybridMultilevel"/>
    <w:tmpl w:val="9B72D588"/>
    <w:lvl w:ilvl="0" w:tplc="4CE0B3F6">
      <w:start w:val="1"/>
      <w:numFmt w:val="lowerLetter"/>
      <w:lvlText w:val="(%1)"/>
      <w:lvlJc w:val="left"/>
      <w:pPr>
        <w:ind w:left="1200" w:hanging="48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2" w15:restartNumberingAfterBreak="0">
    <w:nsid w:val="457F6722"/>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4BD14E9D"/>
    <w:multiLevelType w:val="multilevel"/>
    <w:tmpl w:val="C166F348"/>
    <w:lvl w:ilvl="0">
      <w:start w:val="1"/>
      <w:numFmt w:val="decimal"/>
      <w:lvlText w:val="%1"/>
      <w:lvlJc w:val="left"/>
      <w:pPr>
        <w:ind w:left="360" w:hanging="360"/>
      </w:pPr>
      <w:rPr>
        <w:rFonts w:hint="default"/>
      </w:rPr>
    </w:lvl>
    <w:lvl w:ilvl="1">
      <w:start w:val="2"/>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4" w15:restartNumberingAfterBreak="0">
    <w:nsid w:val="4CD42BFB"/>
    <w:multiLevelType w:val="multilevel"/>
    <w:tmpl w:val="D6E0FA1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EDF7D2B"/>
    <w:multiLevelType w:val="multilevel"/>
    <w:tmpl w:val="4B6CF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ABC1501"/>
    <w:multiLevelType w:val="hybridMultilevel"/>
    <w:tmpl w:val="E118CFBA"/>
    <w:lvl w:ilvl="0" w:tplc="0409001B">
      <w:start w:val="1"/>
      <w:numFmt w:val="lowerRoman"/>
      <w:lvlText w:val="%1."/>
      <w:lvlJc w:val="right"/>
      <w:pPr>
        <w:ind w:left="1200" w:hanging="480"/>
      </w:pPr>
      <w:rPr>
        <w:rFonts w:hint="default"/>
      </w:rPr>
    </w:lvl>
    <w:lvl w:ilvl="1" w:tplc="FFFFFFFF" w:tentative="1">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27" w15:restartNumberingAfterBreak="0">
    <w:nsid w:val="5CEA3A2C"/>
    <w:multiLevelType w:val="hybridMultilevel"/>
    <w:tmpl w:val="F8907308"/>
    <w:lvl w:ilvl="0" w:tplc="4CE0B3F6">
      <w:start w:val="1"/>
      <w:numFmt w:val="lowerLetter"/>
      <w:lvlText w:val="(%1)"/>
      <w:lvlJc w:val="left"/>
      <w:pPr>
        <w:ind w:left="1560" w:hanging="480"/>
      </w:pPr>
      <w:rPr>
        <w:rFonts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28" w15:restartNumberingAfterBreak="0">
    <w:nsid w:val="5DAE1A1E"/>
    <w:multiLevelType w:val="multilevel"/>
    <w:tmpl w:val="503C63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F614570"/>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0" w15:restartNumberingAfterBreak="0">
    <w:nsid w:val="6486241C"/>
    <w:multiLevelType w:val="hybridMultilevel"/>
    <w:tmpl w:val="4BB610B0"/>
    <w:lvl w:ilvl="0" w:tplc="08090011">
      <w:start w:val="1"/>
      <w:numFmt w:val="decimal"/>
      <w:lvlText w:val="%1)"/>
      <w:lvlJc w:val="left"/>
      <w:pPr>
        <w:ind w:left="960" w:hanging="360"/>
      </w:pPr>
    </w:lvl>
    <w:lvl w:ilvl="1" w:tplc="FFFFFFFF" w:tentative="1">
      <w:start w:val="1"/>
      <w:numFmt w:val="lowerLetter"/>
      <w:lvlText w:val="%2."/>
      <w:lvlJc w:val="left"/>
      <w:pPr>
        <w:ind w:left="1680" w:hanging="360"/>
      </w:pPr>
    </w:lvl>
    <w:lvl w:ilvl="2" w:tplc="FFFFFFFF" w:tentative="1">
      <w:start w:val="1"/>
      <w:numFmt w:val="lowerRoman"/>
      <w:lvlText w:val="%3."/>
      <w:lvlJc w:val="right"/>
      <w:pPr>
        <w:ind w:left="2400" w:hanging="180"/>
      </w:pPr>
    </w:lvl>
    <w:lvl w:ilvl="3" w:tplc="FFFFFFFF" w:tentative="1">
      <w:start w:val="1"/>
      <w:numFmt w:val="decimal"/>
      <w:lvlText w:val="%4."/>
      <w:lvlJc w:val="left"/>
      <w:pPr>
        <w:ind w:left="3120" w:hanging="360"/>
      </w:pPr>
    </w:lvl>
    <w:lvl w:ilvl="4" w:tplc="FFFFFFFF" w:tentative="1">
      <w:start w:val="1"/>
      <w:numFmt w:val="lowerLetter"/>
      <w:lvlText w:val="%5."/>
      <w:lvlJc w:val="left"/>
      <w:pPr>
        <w:ind w:left="3840" w:hanging="360"/>
      </w:pPr>
    </w:lvl>
    <w:lvl w:ilvl="5" w:tplc="FFFFFFFF" w:tentative="1">
      <w:start w:val="1"/>
      <w:numFmt w:val="lowerRoman"/>
      <w:lvlText w:val="%6."/>
      <w:lvlJc w:val="right"/>
      <w:pPr>
        <w:ind w:left="4560" w:hanging="180"/>
      </w:pPr>
    </w:lvl>
    <w:lvl w:ilvl="6" w:tplc="FFFFFFFF" w:tentative="1">
      <w:start w:val="1"/>
      <w:numFmt w:val="decimal"/>
      <w:lvlText w:val="%7."/>
      <w:lvlJc w:val="left"/>
      <w:pPr>
        <w:ind w:left="5280" w:hanging="360"/>
      </w:pPr>
    </w:lvl>
    <w:lvl w:ilvl="7" w:tplc="FFFFFFFF" w:tentative="1">
      <w:start w:val="1"/>
      <w:numFmt w:val="lowerLetter"/>
      <w:lvlText w:val="%8."/>
      <w:lvlJc w:val="left"/>
      <w:pPr>
        <w:ind w:left="6000" w:hanging="360"/>
      </w:pPr>
    </w:lvl>
    <w:lvl w:ilvl="8" w:tplc="FFFFFFFF" w:tentative="1">
      <w:start w:val="1"/>
      <w:numFmt w:val="lowerRoman"/>
      <w:lvlText w:val="%9."/>
      <w:lvlJc w:val="right"/>
      <w:pPr>
        <w:ind w:left="6720" w:hanging="180"/>
      </w:pPr>
    </w:lvl>
  </w:abstractNum>
  <w:abstractNum w:abstractNumId="31" w15:restartNumberingAfterBreak="0">
    <w:nsid w:val="6A132584"/>
    <w:multiLevelType w:val="hybridMultilevel"/>
    <w:tmpl w:val="DC9CFECC"/>
    <w:lvl w:ilvl="0" w:tplc="0409001B">
      <w:start w:val="1"/>
      <w:numFmt w:val="lowerRoman"/>
      <w:lvlText w:val="%1."/>
      <w:lvlJc w:val="right"/>
      <w:pPr>
        <w:ind w:left="1200" w:hanging="480"/>
      </w:pPr>
      <w:rPr>
        <w:rFonts w:hint="default"/>
      </w:rPr>
    </w:lvl>
    <w:lvl w:ilvl="1" w:tplc="FFFFFFFF" w:tentative="1">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32" w15:restartNumberingAfterBreak="0">
    <w:nsid w:val="6B5B4C7C"/>
    <w:multiLevelType w:val="multilevel"/>
    <w:tmpl w:val="0DA26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00B25AA"/>
    <w:multiLevelType w:val="multilevel"/>
    <w:tmpl w:val="44A62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9B26C35"/>
    <w:multiLevelType w:val="multilevel"/>
    <w:tmpl w:val="EB6897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15:restartNumberingAfterBreak="0">
    <w:nsid w:val="7BC50119"/>
    <w:multiLevelType w:val="multilevel"/>
    <w:tmpl w:val="6F06B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C1F0188"/>
    <w:multiLevelType w:val="hybridMultilevel"/>
    <w:tmpl w:val="D952AD6A"/>
    <w:lvl w:ilvl="0" w:tplc="E6167FA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7" w15:restartNumberingAfterBreak="0">
    <w:nsid w:val="7D6B3D17"/>
    <w:multiLevelType w:val="hybridMultilevel"/>
    <w:tmpl w:val="6E620D4A"/>
    <w:lvl w:ilvl="0" w:tplc="4CE0B3F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8" w15:restartNumberingAfterBreak="0">
    <w:nsid w:val="7E711208"/>
    <w:multiLevelType w:val="multilevel"/>
    <w:tmpl w:val="F7B80270"/>
    <w:lvl w:ilvl="0">
      <w:start w:val="4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F4709BA"/>
    <w:multiLevelType w:val="hybridMultilevel"/>
    <w:tmpl w:val="BEE6282E"/>
    <w:lvl w:ilvl="0" w:tplc="4CE0B3F6">
      <w:start w:val="1"/>
      <w:numFmt w:val="lowerLetter"/>
      <w:lvlText w:val="(%1)"/>
      <w:lvlJc w:val="left"/>
      <w:pPr>
        <w:ind w:left="906" w:hanging="480"/>
      </w:pPr>
      <w:rPr>
        <w:rFonts w:hint="default"/>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num w:numId="1" w16cid:durableId="204025778">
    <w:abstractNumId w:val="34"/>
  </w:num>
  <w:num w:numId="2" w16cid:durableId="1815024460">
    <w:abstractNumId w:val="7"/>
  </w:num>
  <w:num w:numId="3" w16cid:durableId="97602415">
    <w:abstractNumId w:val="28"/>
  </w:num>
  <w:num w:numId="4" w16cid:durableId="746078339">
    <w:abstractNumId w:val="15"/>
  </w:num>
  <w:num w:numId="5" w16cid:durableId="1625499117">
    <w:abstractNumId w:val="10"/>
  </w:num>
  <w:num w:numId="6" w16cid:durableId="1516505418">
    <w:abstractNumId w:val="16"/>
  </w:num>
  <w:num w:numId="7" w16cid:durableId="675114791">
    <w:abstractNumId w:val="19"/>
  </w:num>
  <w:num w:numId="8" w16cid:durableId="420219252">
    <w:abstractNumId w:val="12"/>
  </w:num>
  <w:num w:numId="9" w16cid:durableId="1414232798">
    <w:abstractNumId w:val="5"/>
  </w:num>
  <w:num w:numId="10" w16cid:durableId="1959985455">
    <w:abstractNumId w:val="29"/>
  </w:num>
  <w:num w:numId="11" w16cid:durableId="311176693">
    <w:abstractNumId w:val="17"/>
  </w:num>
  <w:num w:numId="12" w16cid:durableId="1307324121">
    <w:abstractNumId w:val="22"/>
  </w:num>
  <w:num w:numId="13" w16cid:durableId="198050360">
    <w:abstractNumId w:val="18"/>
  </w:num>
  <w:num w:numId="14" w16cid:durableId="1145126936">
    <w:abstractNumId w:val="32"/>
  </w:num>
  <w:num w:numId="15" w16cid:durableId="946350405">
    <w:abstractNumId w:val="37"/>
  </w:num>
  <w:num w:numId="16" w16cid:durableId="82654790">
    <w:abstractNumId w:val="36"/>
  </w:num>
  <w:num w:numId="17" w16cid:durableId="1205368256">
    <w:abstractNumId w:val="38"/>
  </w:num>
  <w:num w:numId="18" w16cid:durableId="1942714177">
    <w:abstractNumId w:val="4"/>
  </w:num>
  <w:num w:numId="19" w16cid:durableId="1992440507">
    <w:abstractNumId w:val="14"/>
  </w:num>
  <w:num w:numId="20" w16cid:durableId="164637731">
    <w:abstractNumId w:val="21"/>
  </w:num>
  <w:num w:numId="21" w16cid:durableId="1168327064">
    <w:abstractNumId w:val="6"/>
  </w:num>
  <w:num w:numId="22" w16cid:durableId="2041317888">
    <w:abstractNumId w:val="27"/>
  </w:num>
  <w:num w:numId="23" w16cid:durableId="1268319198">
    <w:abstractNumId w:val="39"/>
  </w:num>
  <w:num w:numId="24" w16cid:durableId="240723067">
    <w:abstractNumId w:val="13"/>
  </w:num>
  <w:num w:numId="25" w16cid:durableId="159664266">
    <w:abstractNumId w:val="3"/>
  </w:num>
  <w:num w:numId="26" w16cid:durableId="1857379443">
    <w:abstractNumId w:val="26"/>
  </w:num>
  <w:num w:numId="27" w16cid:durableId="1866475651">
    <w:abstractNumId w:val="31"/>
  </w:num>
  <w:num w:numId="28" w16cid:durableId="1300771358">
    <w:abstractNumId w:val="0"/>
  </w:num>
  <w:num w:numId="29" w16cid:durableId="33621212">
    <w:abstractNumId w:val="1"/>
  </w:num>
  <w:num w:numId="30" w16cid:durableId="642664189">
    <w:abstractNumId w:val="9"/>
  </w:num>
  <w:num w:numId="31" w16cid:durableId="1942685546">
    <w:abstractNumId w:val="30"/>
  </w:num>
  <w:num w:numId="32" w16cid:durableId="1493448813">
    <w:abstractNumId w:val="8"/>
  </w:num>
  <w:num w:numId="33" w16cid:durableId="1656449442">
    <w:abstractNumId w:val="35"/>
  </w:num>
  <w:num w:numId="34" w16cid:durableId="92211455">
    <w:abstractNumId w:val="33"/>
  </w:num>
  <w:num w:numId="35" w16cid:durableId="1605113436">
    <w:abstractNumId w:val="25"/>
  </w:num>
  <w:num w:numId="36" w16cid:durableId="558900834">
    <w:abstractNumId w:val="11"/>
  </w:num>
  <w:num w:numId="37" w16cid:durableId="1221555196">
    <w:abstractNumId w:val="2"/>
  </w:num>
  <w:num w:numId="38" w16cid:durableId="2012633215">
    <w:abstractNumId w:val="23"/>
  </w:num>
  <w:num w:numId="39" w16cid:durableId="579828329">
    <w:abstractNumId w:val="24"/>
  </w:num>
  <w:num w:numId="40" w16cid:durableId="818887646">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ffice user">
    <w15:presenceInfo w15:providerId="AD" w15:userId="S::s1014@hao58.vip::7142c027-b688-4a40-90aa-1531e5e4caee"/>
  </w15:person>
  <w15:person w15:author="MengZhen">
    <w15:presenceInfo w15:providerId="Windows Live" w15:userId="0d2b37b484eb8a22"/>
  </w15:person>
  <w15:person w15:author="Hu Chuan-Peng">
    <w15:presenceInfo w15:providerId="Windows Live" w15:userId="b3f3f6a417be69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586F83"/>
    <w:rsid w:val="00001E83"/>
    <w:rsid w:val="000026B1"/>
    <w:rsid w:val="0000356A"/>
    <w:rsid w:val="00005823"/>
    <w:rsid w:val="00005ED2"/>
    <w:rsid w:val="00006582"/>
    <w:rsid w:val="00021E19"/>
    <w:rsid w:val="00031359"/>
    <w:rsid w:val="000314AD"/>
    <w:rsid w:val="000357BB"/>
    <w:rsid w:val="00036E76"/>
    <w:rsid w:val="00036F89"/>
    <w:rsid w:val="00037C92"/>
    <w:rsid w:val="00044360"/>
    <w:rsid w:val="00044E08"/>
    <w:rsid w:val="000456DA"/>
    <w:rsid w:val="000458D2"/>
    <w:rsid w:val="00047102"/>
    <w:rsid w:val="00051F2D"/>
    <w:rsid w:val="00054F72"/>
    <w:rsid w:val="00062B92"/>
    <w:rsid w:val="00064AB4"/>
    <w:rsid w:val="00064C9C"/>
    <w:rsid w:val="00065DE7"/>
    <w:rsid w:val="000678B7"/>
    <w:rsid w:val="00067D40"/>
    <w:rsid w:val="000705AC"/>
    <w:rsid w:val="0007070B"/>
    <w:rsid w:val="000709F3"/>
    <w:rsid w:val="0007233A"/>
    <w:rsid w:val="00076622"/>
    <w:rsid w:val="0007720C"/>
    <w:rsid w:val="000841BC"/>
    <w:rsid w:val="00084681"/>
    <w:rsid w:val="000863E0"/>
    <w:rsid w:val="0008759E"/>
    <w:rsid w:val="00087F58"/>
    <w:rsid w:val="00090A03"/>
    <w:rsid w:val="000929AA"/>
    <w:rsid w:val="000A2C97"/>
    <w:rsid w:val="000A3AA5"/>
    <w:rsid w:val="000A796C"/>
    <w:rsid w:val="000B1E4F"/>
    <w:rsid w:val="000B31E3"/>
    <w:rsid w:val="000B7C95"/>
    <w:rsid w:val="000C0391"/>
    <w:rsid w:val="000C5DBD"/>
    <w:rsid w:val="000C6133"/>
    <w:rsid w:val="000C6216"/>
    <w:rsid w:val="000C659A"/>
    <w:rsid w:val="000D0D36"/>
    <w:rsid w:val="000D5F23"/>
    <w:rsid w:val="000D7B8C"/>
    <w:rsid w:val="000E1385"/>
    <w:rsid w:val="000E1499"/>
    <w:rsid w:val="000E1EA8"/>
    <w:rsid w:val="000E23B2"/>
    <w:rsid w:val="000E305F"/>
    <w:rsid w:val="000E3D12"/>
    <w:rsid w:val="000F32C7"/>
    <w:rsid w:val="000F5265"/>
    <w:rsid w:val="000F5B2E"/>
    <w:rsid w:val="000F7151"/>
    <w:rsid w:val="0010158A"/>
    <w:rsid w:val="001027AC"/>
    <w:rsid w:val="001038AC"/>
    <w:rsid w:val="00103F08"/>
    <w:rsid w:val="00106148"/>
    <w:rsid w:val="00110A2C"/>
    <w:rsid w:val="00112854"/>
    <w:rsid w:val="00112C28"/>
    <w:rsid w:val="00113DE1"/>
    <w:rsid w:val="00116E01"/>
    <w:rsid w:val="001224F9"/>
    <w:rsid w:val="0012437C"/>
    <w:rsid w:val="00125ED5"/>
    <w:rsid w:val="0013002F"/>
    <w:rsid w:val="00137FE0"/>
    <w:rsid w:val="00140158"/>
    <w:rsid w:val="0014261E"/>
    <w:rsid w:val="001438A3"/>
    <w:rsid w:val="00144606"/>
    <w:rsid w:val="00144B8C"/>
    <w:rsid w:val="00145599"/>
    <w:rsid w:val="00146F5D"/>
    <w:rsid w:val="00151830"/>
    <w:rsid w:val="00152010"/>
    <w:rsid w:val="00152EA6"/>
    <w:rsid w:val="00154F1B"/>
    <w:rsid w:val="001624A0"/>
    <w:rsid w:val="00162BBB"/>
    <w:rsid w:val="00163DAA"/>
    <w:rsid w:val="00166EDE"/>
    <w:rsid w:val="00176296"/>
    <w:rsid w:val="00183E94"/>
    <w:rsid w:val="001853E5"/>
    <w:rsid w:val="00186C15"/>
    <w:rsid w:val="00187EF0"/>
    <w:rsid w:val="00195477"/>
    <w:rsid w:val="0019593A"/>
    <w:rsid w:val="001A1652"/>
    <w:rsid w:val="001A37D2"/>
    <w:rsid w:val="001B06F9"/>
    <w:rsid w:val="001B0766"/>
    <w:rsid w:val="001B3912"/>
    <w:rsid w:val="001B3C97"/>
    <w:rsid w:val="001B5563"/>
    <w:rsid w:val="001B6382"/>
    <w:rsid w:val="001B69F0"/>
    <w:rsid w:val="001C2F36"/>
    <w:rsid w:val="001C4C8D"/>
    <w:rsid w:val="001C5230"/>
    <w:rsid w:val="001D2B34"/>
    <w:rsid w:val="001D3BCE"/>
    <w:rsid w:val="001D411B"/>
    <w:rsid w:val="001D7C38"/>
    <w:rsid w:val="001E2694"/>
    <w:rsid w:val="001E28CE"/>
    <w:rsid w:val="001E5610"/>
    <w:rsid w:val="001F11EF"/>
    <w:rsid w:val="001F2150"/>
    <w:rsid w:val="001F635C"/>
    <w:rsid w:val="002014F3"/>
    <w:rsid w:val="00211A5B"/>
    <w:rsid w:val="00215C6A"/>
    <w:rsid w:val="00220493"/>
    <w:rsid w:val="00221B60"/>
    <w:rsid w:val="00221EEF"/>
    <w:rsid w:val="0022376C"/>
    <w:rsid w:val="0022601F"/>
    <w:rsid w:val="00232EC9"/>
    <w:rsid w:val="00233397"/>
    <w:rsid w:val="00233CA0"/>
    <w:rsid w:val="00236678"/>
    <w:rsid w:val="00236C6D"/>
    <w:rsid w:val="00237555"/>
    <w:rsid w:val="00241112"/>
    <w:rsid w:val="0025117B"/>
    <w:rsid w:val="00251A27"/>
    <w:rsid w:val="00253B66"/>
    <w:rsid w:val="002561B4"/>
    <w:rsid w:val="00257C6F"/>
    <w:rsid w:val="0026148B"/>
    <w:rsid w:val="00263F81"/>
    <w:rsid w:val="00266CB0"/>
    <w:rsid w:val="00270070"/>
    <w:rsid w:val="00271CD6"/>
    <w:rsid w:val="0027313F"/>
    <w:rsid w:val="00274730"/>
    <w:rsid w:val="00274792"/>
    <w:rsid w:val="002766CA"/>
    <w:rsid w:val="00282A70"/>
    <w:rsid w:val="0028321F"/>
    <w:rsid w:val="00283F57"/>
    <w:rsid w:val="002853C2"/>
    <w:rsid w:val="00285D9F"/>
    <w:rsid w:val="00286DA7"/>
    <w:rsid w:val="00287B7D"/>
    <w:rsid w:val="00292844"/>
    <w:rsid w:val="00295973"/>
    <w:rsid w:val="00297E43"/>
    <w:rsid w:val="002A24A2"/>
    <w:rsid w:val="002A44F3"/>
    <w:rsid w:val="002A502B"/>
    <w:rsid w:val="002A50C2"/>
    <w:rsid w:val="002A64FF"/>
    <w:rsid w:val="002B0D83"/>
    <w:rsid w:val="002B4F41"/>
    <w:rsid w:val="002B775B"/>
    <w:rsid w:val="002C66D3"/>
    <w:rsid w:val="002C7D79"/>
    <w:rsid w:val="002D0966"/>
    <w:rsid w:val="002D0F37"/>
    <w:rsid w:val="002D123F"/>
    <w:rsid w:val="002D6885"/>
    <w:rsid w:val="002E0BED"/>
    <w:rsid w:val="002E1B64"/>
    <w:rsid w:val="002E395B"/>
    <w:rsid w:val="002F14FF"/>
    <w:rsid w:val="002F3744"/>
    <w:rsid w:val="002F4329"/>
    <w:rsid w:val="002F4F19"/>
    <w:rsid w:val="002F5706"/>
    <w:rsid w:val="002F6793"/>
    <w:rsid w:val="002F7130"/>
    <w:rsid w:val="002F7FF4"/>
    <w:rsid w:val="00303D95"/>
    <w:rsid w:val="00306640"/>
    <w:rsid w:val="00310A4B"/>
    <w:rsid w:val="00314617"/>
    <w:rsid w:val="00315610"/>
    <w:rsid w:val="00326346"/>
    <w:rsid w:val="0033038D"/>
    <w:rsid w:val="00331FC7"/>
    <w:rsid w:val="00332EE4"/>
    <w:rsid w:val="003362CF"/>
    <w:rsid w:val="00336CAE"/>
    <w:rsid w:val="00337060"/>
    <w:rsid w:val="003400D7"/>
    <w:rsid w:val="003416AE"/>
    <w:rsid w:val="00341881"/>
    <w:rsid w:val="00344543"/>
    <w:rsid w:val="003462C9"/>
    <w:rsid w:val="00347434"/>
    <w:rsid w:val="00351D17"/>
    <w:rsid w:val="00351E46"/>
    <w:rsid w:val="003539F5"/>
    <w:rsid w:val="00361DF5"/>
    <w:rsid w:val="00365827"/>
    <w:rsid w:val="00366F6F"/>
    <w:rsid w:val="00376756"/>
    <w:rsid w:val="00381708"/>
    <w:rsid w:val="00386728"/>
    <w:rsid w:val="00393D7B"/>
    <w:rsid w:val="003954D4"/>
    <w:rsid w:val="00397046"/>
    <w:rsid w:val="003970A3"/>
    <w:rsid w:val="00397282"/>
    <w:rsid w:val="003A45B0"/>
    <w:rsid w:val="003A496A"/>
    <w:rsid w:val="003B37EF"/>
    <w:rsid w:val="003B4581"/>
    <w:rsid w:val="003B6FB4"/>
    <w:rsid w:val="003C08C5"/>
    <w:rsid w:val="003C1347"/>
    <w:rsid w:val="003C1A3A"/>
    <w:rsid w:val="003C440B"/>
    <w:rsid w:val="003C6808"/>
    <w:rsid w:val="003C7A71"/>
    <w:rsid w:val="003C7C1D"/>
    <w:rsid w:val="003E04EC"/>
    <w:rsid w:val="003E0FB2"/>
    <w:rsid w:val="003E4288"/>
    <w:rsid w:val="003E5A46"/>
    <w:rsid w:val="003E6CDA"/>
    <w:rsid w:val="003E7247"/>
    <w:rsid w:val="003E7327"/>
    <w:rsid w:val="003F08DC"/>
    <w:rsid w:val="003F1584"/>
    <w:rsid w:val="003F502B"/>
    <w:rsid w:val="003F50DB"/>
    <w:rsid w:val="003F58EF"/>
    <w:rsid w:val="003F5C59"/>
    <w:rsid w:val="003F6597"/>
    <w:rsid w:val="003F666B"/>
    <w:rsid w:val="003F7AF3"/>
    <w:rsid w:val="00402DE4"/>
    <w:rsid w:val="00407FEA"/>
    <w:rsid w:val="004113C4"/>
    <w:rsid w:val="00411743"/>
    <w:rsid w:val="004126F7"/>
    <w:rsid w:val="00414D56"/>
    <w:rsid w:val="004169C4"/>
    <w:rsid w:val="00417B79"/>
    <w:rsid w:val="00423B48"/>
    <w:rsid w:val="00423CAA"/>
    <w:rsid w:val="004244F5"/>
    <w:rsid w:val="00435C3B"/>
    <w:rsid w:val="00442131"/>
    <w:rsid w:val="00445CC6"/>
    <w:rsid w:val="004462D7"/>
    <w:rsid w:val="00446BE7"/>
    <w:rsid w:val="00447A9D"/>
    <w:rsid w:val="0045036E"/>
    <w:rsid w:val="00450372"/>
    <w:rsid w:val="004551C3"/>
    <w:rsid w:val="004567CD"/>
    <w:rsid w:val="00457243"/>
    <w:rsid w:val="004575B6"/>
    <w:rsid w:val="00462681"/>
    <w:rsid w:val="00464832"/>
    <w:rsid w:val="004674FE"/>
    <w:rsid w:val="004742C6"/>
    <w:rsid w:val="00474576"/>
    <w:rsid w:val="00477212"/>
    <w:rsid w:val="0048043F"/>
    <w:rsid w:val="0048063D"/>
    <w:rsid w:val="004877AB"/>
    <w:rsid w:val="00487BC3"/>
    <w:rsid w:val="004939D4"/>
    <w:rsid w:val="004947FC"/>
    <w:rsid w:val="004958F4"/>
    <w:rsid w:val="00497908"/>
    <w:rsid w:val="004A0F42"/>
    <w:rsid w:val="004A1225"/>
    <w:rsid w:val="004A1934"/>
    <w:rsid w:val="004A1D32"/>
    <w:rsid w:val="004A2806"/>
    <w:rsid w:val="004A287E"/>
    <w:rsid w:val="004A5D32"/>
    <w:rsid w:val="004A6685"/>
    <w:rsid w:val="004A7E19"/>
    <w:rsid w:val="004B0001"/>
    <w:rsid w:val="004B509B"/>
    <w:rsid w:val="004B5654"/>
    <w:rsid w:val="004B57E9"/>
    <w:rsid w:val="004B58E5"/>
    <w:rsid w:val="004B6072"/>
    <w:rsid w:val="004B7584"/>
    <w:rsid w:val="004B7E46"/>
    <w:rsid w:val="004C05D8"/>
    <w:rsid w:val="004C1584"/>
    <w:rsid w:val="004C2AE4"/>
    <w:rsid w:val="004C359A"/>
    <w:rsid w:val="004C6378"/>
    <w:rsid w:val="004C646B"/>
    <w:rsid w:val="004D4845"/>
    <w:rsid w:val="004D6313"/>
    <w:rsid w:val="004D73E0"/>
    <w:rsid w:val="004E53A7"/>
    <w:rsid w:val="004E69F8"/>
    <w:rsid w:val="004F59A0"/>
    <w:rsid w:val="004F624B"/>
    <w:rsid w:val="004F6664"/>
    <w:rsid w:val="005003A8"/>
    <w:rsid w:val="0050359A"/>
    <w:rsid w:val="005127C0"/>
    <w:rsid w:val="00512DA3"/>
    <w:rsid w:val="005134E3"/>
    <w:rsid w:val="005159A5"/>
    <w:rsid w:val="00516BE4"/>
    <w:rsid w:val="005223E3"/>
    <w:rsid w:val="00525C56"/>
    <w:rsid w:val="005273CE"/>
    <w:rsid w:val="00532C42"/>
    <w:rsid w:val="00534451"/>
    <w:rsid w:val="00536F58"/>
    <w:rsid w:val="005459F9"/>
    <w:rsid w:val="00546FE0"/>
    <w:rsid w:val="00566D09"/>
    <w:rsid w:val="00566DCB"/>
    <w:rsid w:val="0057201A"/>
    <w:rsid w:val="00572E87"/>
    <w:rsid w:val="00582997"/>
    <w:rsid w:val="00582C4F"/>
    <w:rsid w:val="0058535C"/>
    <w:rsid w:val="00585510"/>
    <w:rsid w:val="0058643B"/>
    <w:rsid w:val="00586F83"/>
    <w:rsid w:val="005877E7"/>
    <w:rsid w:val="00591489"/>
    <w:rsid w:val="00596248"/>
    <w:rsid w:val="00596F9D"/>
    <w:rsid w:val="005A0F67"/>
    <w:rsid w:val="005A3883"/>
    <w:rsid w:val="005B0893"/>
    <w:rsid w:val="005B4062"/>
    <w:rsid w:val="005C7595"/>
    <w:rsid w:val="005D31DB"/>
    <w:rsid w:val="005D75C4"/>
    <w:rsid w:val="005E5670"/>
    <w:rsid w:val="005F08BA"/>
    <w:rsid w:val="005F18D3"/>
    <w:rsid w:val="005F1BBA"/>
    <w:rsid w:val="005F5285"/>
    <w:rsid w:val="005F54D7"/>
    <w:rsid w:val="006000E5"/>
    <w:rsid w:val="00600325"/>
    <w:rsid w:val="006003C8"/>
    <w:rsid w:val="006027EF"/>
    <w:rsid w:val="006032E0"/>
    <w:rsid w:val="006043F5"/>
    <w:rsid w:val="0060478F"/>
    <w:rsid w:val="00605300"/>
    <w:rsid w:val="0060663B"/>
    <w:rsid w:val="006105EC"/>
    <w:rsid w:val="00612DDE"/>
    <w:rsid w:val="00616924"/>
    <w:rsid w:val="00620C3B"/>
    <w:rsid w:val="00621522"/>
    <w:rsid w:val="00623223"/>
    <w:rsid w:val="00626487"/>
    <w:rsid w:val="00626F77"/>
    <w:rsid w:val="00630EE2"/>
    <w:rsid w:val="0063143D"/>
    <w:rsid w:val="006320C3"/>
    <w:rsid w:val="00633D69"/>
    <w:rsid w:val="00634D8E"/>
    <w:rsid w:val="00636DDD"/>
    <w:rsid w:val="0064118D"/>
    <w:rsid w:val="00641976"/>
    <w:rsid w:val="006435DB"/>
    <w:rsid w:val="006437A3"/>
    <w:rsid w:val="00643A1E"/>
    <w:rsid w:val="00650373"/>
    <w:rsid w:val="00652B0B"/>
    <w:rsid w:val="006543E3"/>
    <w:rsid w:val="006545E5"/>
    <w:rsid w:val="0065775C"/>
    <w:rsid w:val="00661D7C"/>
    <w:rsid w:val="00662033"/>
    <w:rsid w:val="0066396F"/>
    <w:rsid w:val="0066456B"/>
    <w:rsid w:val="00664FB1"/>
    <w:rsid w:val="006664F0"/>
    <w:rsid w:val="006665E1"/>
    <w:rsid w:val="0066665A"/>
    <w:rsid w:val="00667284"/>
    <w:rsid w:val="006736E8"/>
    <w:rsid w:val="00673F34"/>
    <w:rsid w:val="00680609"/>
    <w:rsid w:val="00682006"/>
    <w:rsid w:val="00683988"/>
    <w:rsid w:val="00687FA5"/>
    <w:rsid w:val="00690B74"/>
    <w:rsid w:val="006912D8"/>
    <w:rsid w:val="00691C77"/>
    <w:rsid w:val="00695158"/>
    <w:rsid w:val="006A0E67"/>
    <w:rsid w:val="006A33AE"/>
    <w:rsid w:val="006A5A80"/>
    <w:rsid w:val="006A5D25"/>
    <w:rsid w:val="006A6949"/>
    <w:rsid w:val="006C22A1"/>
    <w:rsid w:val="006C4880"/>
    <w:rsid w:val="006C58FF"/>
    <w:rsid w:val="006C6CA7"/>
    <w:rsid w:val="006D6E27"/>
    <w:rsid w:val="006E19BA"/>
    <w:rsid w:val="006E2CCF"/>
    <w:rsid w:val="006F1743"/>
    <w:rsid w:val="006F34E5"/>
    <w:rsid w:val="006F5CE9"/>
    <w:rsid w:val="007036EB"/>
    <w:rsid w:val="00703ABB"/>
    <w:rsid w:val="00704C8C"/>
    <w:rsid w:val="007107F8"/>
    <w:rsid w:val="00710AB4"/>
    <w:rsid w:val="007169CC"/>
    <w:rsid w:val="0071766D"/>
    <w:rsid w:val="007201EB"/>
    <w:rsid w:val="007236C6"/>
    <w:rsid w:val="00723958"/>
    <w:rsid w:val="00724348"/>
    <w:rsid w:val="00725AC6"/>
    <w:rsid w:val="007260C3"/>
    <w:rsid w:val="00730EE6"/>
    <w:rsid w:val="00734D4B"/>
    <w:rsid w:val="007370B2"/>
    <w:rsid w:val="00737B46"/>
    <w:rsid w:val="00741641"/>
    <w:rsid w:val="00741EBF"/>
    <w:rsid w:val="0074268E"/>
    <w:rsid w:val="00742F1F"/>
    <w:rsid w:val="00747642"/>
    <w:rsid w:val="0075550B"/>
    <w:rsid w:val="00761CAC"/>
    <w:rsid w:val="007652FC"/>
    <w:rsid w:val="00765793"/>
    <w:rsid w:val="007660BD"/>
    <w:rsid w:val="00767D38"/>
    <w:rsid w:val="007731AE"/>
    <w:rsid w:val="00773F55"/>
    <w:rsid w:val="0077573D"/>
    <w:rsid w:val="00785300"/>
    <w:rsid w:val="00785F09"/>
    <w:rsid w:val="007871BA"/>
    <w:rsid w:val="00795077"/>
    <w:rsid w:val="007A0640"/>
    <w:rsid w:val="007A202A"/>
    <w:rsid w:val="007A3ABE"/>
    <w:rsid w:val="007A65E5"/>
    <w:rsid w:val="007B5640"/>
    <w:rsid w:val="007B6668"/>
    <w:rsid w:val="007C251F"/>
    <w:rsid w:val="007C7866"/>
    <w:rsid w:val="007D1ABA"/>
    <w:rsid w:val="007D2E0B"/>
    <w:rsid w:val="007D360C"/>
    <w:rsid w:val="007D3F54"/>
    <w:rsid w:val="007D50DA"/>
    <w:rsid w:val="007D56D6"/>
    <w:rsid w:val="007E4127"/>
    <w:rsid w:val="007E52A0"/>
    <w:rsid w:val="007E6179"/>
    <w:rsid w:val="007E6787"/>
    <w:rsid w:val="007E6D71"/>
    <w:rsid w:val="007E6E4D"/>
    <w:rsid w:val="007F096B"/>
    <w:rsid w:val="007F16E1"/>
    <w:rsid w:val="007F5A60"/>
    <w:rsid w:val="007F6374"/>
    <w:rsid w:val="007F70C1"/>
    <w:rsid w:val="007F7E25"/>
    <w:rsid w:val="00805BA1"/>
    <w:rsid w:val="008064A2"/>
    <w:rsid w:val="008102A3"/>
    <w:rsid w:val="0081099E"/>
    <w:rsid w:val="0081338D"/>
    <w:rsid w:val="008137E3"/>
    <w:rsid w:val="008155C7"/>
    <w:rsid w:val="00816D6A"/>
    <w:rsid w:val="00816F72"/>
    <w:rsid w:val="008218D0"/>
    <w:rsid w:val="008250E4"/>
    <w:rsid w:val="0082596E"/>
    <w:rsid w:val="00827386"/>
    <w:rsid w:val="00830968"/>
    <w:rsid w:val="00833647"/>
    <w:rsid w:val="00837453"/>
    <w:rsid w:val="00837D15"/>
    <w:rsid w:val="00841431"/>
    <w:rsid w:val="00841FAA"/>
    <w:rsid w:val="00844663"/>
    <w:rsid w:val="00846C6E"/>
    <w:rsid w:val="008471A9"/>
    <w:rsid w:val="00847A15"/>
    <w:rsid w:val="008565D6"/>
    <w:rsid w:val="00856D10"/>
    <w:rsid w:val="008606BC"/>
    <w:rsid w:val="0086091B"/>
    <w:rsid w:val="008622D3"/>
    <w:rsid w:val="00864534"/>
    <w:rsid w:val="008654AD"/>
    <w:rsid w:val="008666C0"/>
    <w:rsid w:val="008719D7"/>
    <w:rsid w:val="00871B16"/>
    <w:rsid w:val="008724B2"/>
    <w:rsid w:val="008748A5"/>
    <w:rsid w:val="008763DB"/>
    <w:rsid w:val="00876459"/>
    <w:rsid w:val="0088184E"/>
    <w:rsid w:val="008818E8"/>
    <w:rsid w:val="00887B0F"/>
    <w:rsid w:val="008968E6"/>
    <w:rsid w:val="008A050A"/>
    <w:rsid w:val="008A54B2"/>
    <w:rsid w:val="008A6B15"/>
    <w:rsid w:val="008A79F6"/>
    <w:rsid w:val="008B3769"/>
    <w:rsid w:val="008B4D1A"/>
    <w:rsid w:val="008B6BFC"/>
    <w:rsid w:val="008B7830"/>
    <w:rsid w:val="008C02EA"/>
    <w:rsid w:val="008C2726"/>
    <w:rsid w:val="008C2FD8"/>
    <w:rsid w:val="008C326A"/>
    <w:rsid w:val="008C72E7"/>
    <w:rsid w:val="008C7A66"/>
    <w:rsid w:val="008C7B82"/>
    <w:rsid w:val="008D06CF"/>
    <w:rsid w:val="008D2627"/>
    <w:rsid w:val="008E2954"/>
    <w:rsid w:val="008E771F"/>
    <w:rsid w:val="008F04DC"/>
    <w:rsid w:val="008F3A1E"/>
    <w:rsid w:val="008F44DD"/>
    <w:rsid w:val="008F5FE9"/>
    <w:rsid w:val="008F62CF"/>
    <w:rsid w:val="008F6A86"/>
    <w:rsid w:val="009006E7"/>
    <w:rsid w:val="009103CC"/>
    <w:rsid w:val="00911D7B"/>
    <w:rsid w:val="0091282D"/>
    <w:rsid w:val="0091386F"/>
    <w:rsid w:val="00916213"/>
    <w:rsid w:val="00921357"/>
    <w:rsid w:val="009248BD"/>
    <w:rsid w:val="00925572"/>
    <w:rsid w:val="009268FA"/>
    <w:rsid w:val="009277D1"/>
    <w:rsid w:val="00930861"/>
    <w:rsid w:val="00932AAF"/>
    <w:rsid w:val="009339F7"/>
    <w:rsid w:val="00936302"/>
    <w:rsid w:val="0093634A"/>
    <w:rsid w:val="00936986"/>
    <w:rsid w:val="00943774"/>
    <w:rsid w:val="00947D05"/>
    <w:rsid w:val="00953534"/>
    <w:rsid w:val="00954E3A"/>
    <w:rsid w:val="009565C3"/>
    <w:rsid w:val="009665CE"/>
    <w:rsid w:val="00966F9E"/>
    <w:rsid w:val="00972C39"/>
    <w:rsid w:val="00972F03"/>
    <w:rsid w:val="00973E3B"/>
    <w:rsid w:val="00977267"/>
    <w:rsid w:val="00980A67"/>
    <w:rsid w:val="00981E08"/>
    <w:rsid w:val="00987388"/>
    <w:rsid w:val="00995C29"/>
    <w:rsid w:val="009971CB"/>
    <w:rsid w:val="009A0A58"/>
    <w:rsid w:val="009A256A"/>
    <w:rsid w:val="009A3607"/>
    <w:rsid w:val="009A4047"/>
    <w:rsid w:val="009A68B2"/>
    <w:rsid w:val="009A6A09"/>
    <w:rsid w:val="009B0919"/>
    <w:rsid w:val="009B487E"/>
    <w:rsid w:val="009B63AA"/>
    <w:rsid w:val="009B6B4B"/>
    <w:rsid w:val="009B79B9"/>
    <w:rsid w:val="009C4840"/>
    <w:rsid w:val="009C4F22"/>
    <w:rsid w:val="009D2B9C"/>
    <w:rsid w:val="009D311E"/>
    <w:rsid w:val="009D5577"/>
    <w:rsid w:val="009D6D8C"/>
    <w:rsid w:val="009E4B8F"/>
    <w:rsid w:val="009F0C32"/>
    <w:rsid w:val="009F3178"/>
    <w:rsid w:val="009F687D"/>
    <w:rsid w:val="009F75B9"/>
    <w:rsid w:val="009F7FB4"/>
    <w:rsid w:val="00A05A24"/>
    <w:rsid w:val="00A05A7E"/>
    <w:rsid w:val="00A05F3C"/>
    <w:rsid w:val="00A12B29"/>
    <w:rsid w:val="00A13F54"/>
    <w:rsid w:val="00A13FEF"/>
    <w:rsid w:val="00A1445B"/>
    <w:rsid w:val="00A14643"/>
    <w:rsid w:val="00A160B8"/>
    <w:rsid w:val="00A170FB"/>
    <w:rsid w:val="00A17122"/>
    <w:rsid w:val="00A20E3C"/>
    <w:rsid w:val="00A22B49"/>
    <w:rsid w:val="00A34D1D"/>
    <w:rsid w:val="00A37F7F"/>
    <w:rsid w:val="00A40034"/>
    <w:rsid w:val="00A44693"/>
    <w:rsid w:val="00A45B5E"/>
    <w:rsid w:val="00A47915"/>
    <w:rsid w:val="00A556CC"/>
    <w:rsid w:val="00A566CE"/>
    <w:rsid w:val="00A5673E"/>
    <w:rsid w:val="00A576F1"/>
    <w:rsid w:val="00A613C9"/>
    <w:rsid w:val="00A64EC7"/>
    <w:rsid w:val="00A676A9"/>
    <w:rsid w:val="00A70E01"/>
    <w:rsid w:val="00A72ABC"/>
    <w:rsid w:val="00A72D2B"/>
    <w:rsid w:val="00A72D99"/>
    <w:rsid w:val="00A735DB"/>
    <w:rsid w:val="00A7372B"/>
    <w:rsid w:val="00A77F77"/>
    <w:rsid w:val="00A8153B"/>
    <w:rsid w:val="00A83745"/>
    <w:rsid w:val="00A84646"/>
    <w:rsid w:val="00A86D96"/>
    <w:rsid w:val="00A91C0C"/>
    <w:rsid w:val="00A93459"/>
    <w:rsid w:val="00A93AA8"/>
    <w:rsid w:val="00A97072"/>
    <w:rsid w:val="00AA1383"/>
    <w:rsid w:val="00AA584D"/>
    <w:rsid w:val="00AA63FD"/>
    <w:rsid w:val="00AB050F"/>
    <w:rsid w:val="00AB09A8"/>
    <w:rsid w:val="00AB210A"/>
    <w:rsid w:val="00AB55D9"/>
    <w:rsid w:val="00AB6487"/>
    <w:rsid w:val="00AB6CE2"/>
    <w:rsid w:val="00AC1F23"/>
    <w:rsid w:val="00AC51AF"/>
    <w:rsid w:val="00AD1429"/>
    <w:rsid w:val="00AD233C"/>
    <w:rsid w:val="00AD34E1"/>
    <w:rsid w:val="00AD3B13"/>
    <w:rsid w:val="00AD6512"/>
    <w:rsid w:val="00AE16B0"/>
    <w:rsid w:val="00AE175A"/>
    <w:rsid w:val="00AE410B"/>
    <w:rsid w:val="00AE49ED"/>
    <w:rsid w:val="00AE57DF"/>
    <w:rsid w:val="00AE693C"/>
    <w:rsid w:val="00AF450F"/>
    <w:rsid w:val="00AF5BE9"/>
    <w:rsid w:val="00AF6518"/>
    <w:rsid w:val="00AF6D94"/>
    <w:rsid w:val="00AF76F4"/>
    <w:rsid w:val="00B01E6B"/>
    <w:rsid w:val="00B02959"/>
    <w:rsid w:val="00B029E4"/>
    <w:rsid w:val="00B03D7E"/>
    <w:rsid w:val="00B06C06"/>
    <w:rsid w:val="00B06EEA"/>
    <w:rsid w:val="00B12772"/>
    <w:rsid w:val="00B12EEE"/>
    <w:rsid w:val="00B13EF6"/>
    <w:rsid w:val="00B149E1"/>
    <w:rsid w:val="00B14C30"/>
    <w:rsid w:val="00B211A7"/>
    <w:rsid w:val="00B21A58"/>
    <w:rsid w:val="00B27035"/>
    <w:rsid w:val="00B32666"/>
    <w:rsid w:val="00B327FC"/>
    <w:rsid w:val="00B3449B"/>
    <w:rsid w:val="00B37D44"/>
    <w:rsid w:val="00B40719"/>
    <w:rsid w:val="00B40788"/>
    <w:rsid w:val="00B41646"/>
    <w:rsid w:val="00B41B99"/>
    <w:rsid w:val="00B4730B"/>
    <w:rsid w:val="00B51E8A"/>
    <w:rsid w:val="00B54225"/>
    <w:rsid w:val="00B55E3E"/>
    <w:rsid w:val="00B564A1"/>
    <w:rsid w:val="00B56ABD"/>
    <w:rsid w:val="00B57B70"/>
    <w:rsid w:val="00B61765"/>
    <w:rsid w:val="00B65E47"/>
    <w:rsid w:val="00B70AB1"/>
    <w:rsid w:val="00B7253B"/>
    <w:rsid w:val="00B7318A"/>
    <w:rsid w:val="00B7597F"/>
    <w:rsid w:val="00B75B57"/>
    <w:rsid w:val="00B7695B"/>
    <w:rsid w:val="00B77B21"/>
    <w:rsid w:val="00B8289A"/>
    <w:rsid w:val="00B82B1C"/>
    <w:rsid w:val="00B82D76"/>
    <w:rsid w:val="00B84CD9"/>
    <w:rsid w:val="00B85E0F"/>
    <w:rsid w:val="00B911FF"/>
    <w:rsid w:val="00B92028"/>
    <w:rsid w:val="00B955CD"/>
    <w:rsid w:val="00B95811"/>
    <w:rsid w:val="00BA0079"/>
    <w:rsid w:val="00BA1816"/>
    <w:rsid w:val="00BA265E"/>
    <w:rsid w:val="00BA4D0A"/>
    <w:rsid w:val="00BA5FBB"/>
    <w:rsid w:val="00BA6702"/>
    <w:rsid w:val="00BA711E"/>
    <w:rsid w:val="00BA74E2"/>
    <w:rsid w:val="00BB1095"/>
    <w:rsid w:val="00BB1EA1"/>
    <w:rsid w:val="00BB3A3E"/>
    <w:rsid w:val="00BB44B3"/>
    <w:rsid w:val="00BB7262"/>
    <w:rsid w:val="00BC11EE"/>
    <w:rsid w:val="00BC1362"/>
    <w:rsid w:val="00BC2FC9"/>
    <w:rsid w:val="00BC4668"/>
    <w:rsid w:val="00BC60E2"/>
    <w:rsid w:val="00BC6CF5"/>
    <w:rsid w:val="00BD2A9E"/>
    <w:rsid w:val="00BD4097"/>
    <w:rsid w:val="00BD454B"/>
    <w:rsid w:val="00BD5859"/>
    <w:rsid w:val="00BD5A7B"/>
    <w:rsid w:val="00BD6861"/>
    <w:rsid w:val="00BD6971"/>
    <w:rsid w:val="00BD7590"/>
    <w:rsid w:val="00BE08EF"/>
    <w:rsid w:val="00BE2965"/>
    <w:rsid w:val="00BE56CF"/>
    <w:rsid w:val="00BF0DD8"/>
    <w:rsid w:val="00BF2315"/>
    <w:rsid w:val="00BF29D8"/>
    <w:rsid w:val="00BF3307"/>
    <w:rsid w:val="00BF4393"/>
    <w:rsid w:val="00BF7D70"/>
    <w:rsid w:val="00C0363F"/>
    <w:rsid w:val="00C038E6"/>
    <w:rsid w:val="00C0575A"/>
    <w:rsid w:val="00C072A2"/>
    <w:rsid w:val="00C14F60"/>
    <w:rsid w:val="00C1745E"/>
    <w:rsid w:val="00C21FB5"/>
    <w:rsid w:val="00C277F5"/>
    <w:rsid w:val="00C4178B"/>
    <w:rsid w:val="00C43C6B"/>
    <w:rsid w:val="00C47E12"/>
    <w:rsid w:val="00C5262E"/>
    <w:rsid w:val="00C54710"/>
    <w:rsid w:val="00C611B3"/>
    <w:rsid w:val="00C62E98"/>
    <w:rsid w:val="00C63AF9"/>
    <w:rsid w:val="00C662A1"/>
    <w:rsid w:val="00C67837"/>
    <w:rsid w:val="00C7061A"/>
    <w:rsid w:val="00C70E59"/>
    <w:rsid w:val="00C71911"/>
    <w:rsid w:val="00C71EBF"/>
    <w:rsid w:val="00C72B7E"/>
    <w:rsid w:val="00C72C42"/>
    <w:rsid w:val="00C842C9"/>
    <w:rsid w:val="00C856D2"/>
    <w:rsid w:val="00C87380"/>
    <w:rsid w:val="00C9151A"/>
    <w:rsid w:val="00C91FD8"/>
    <w:rsid w:val="00CA08B3"/>
    <w:rsid w:val="00CA2067"/>
    <w:rsid w:val="00CA3696"/>
    <w:rsid w:val="00CB0739"/>
    <w:rsid w:val="00CB2315"/>
    <w:rsid w:val="00CB44B5"/>
    <w:rsid w:val="00CC39AC"/>
    <w:rsid w:val="00CC406A"/>
    <w:rsid w:val="00CD5194"/>
    <w:rsid w:val="00CD740F"/>
    <w:rsid w:val="00CE05DC"/>
    <w:rsid w:val="00CE1E54"/>
    <w:rsid w:val="00CE403B"/>
    <w:rsid w:val="00CE7099"/>
    <w:rsid w:val="00CF3EB6"/>
    <w:rsid w:val="00CF44CC"/>
    <w:rsid w:val="00CF7456"/>
    <w:rsid w:val="00D0006C"/>
    <w:rsid w:val="00D03437"/>
    <w:rsid w:val="00D068A5"/>
    <w:rsid w:val="00D07D09"/>
    <w:rsid w:val="00D112E9"/>
    <w:rsid w:val="00D11696"/>
    <w:rsid w:val="00D13F3C"/>
    <w:rsid w:val="00D144CF"/>
    <w:rsid w:val="00D17E28"/>
    <w:rsid w:val="00D20F9E"/>
    <w:rsid w:val="00D21CE0"/>
    <w:rsid w:val="00D22DC1"/>
    <w:rsid w:val="00D26D11"/>
    <w:rsid w:val="00D27652"/>
    <w:rsid w:val="00D33E1E"/>
    <w:rsid w:val="00D35E9C"/>
    <w:rsid w:val="00D51752"/>
    <w:rsid w:val="00D56A4F"/>
    <w:rsid w:val="00D572C7"/>
    <w:rsid w:val="00D62086"/>
    <w:rsid w:val="00D6281A"/>
    <w:rsid w:val="00D70160"/>
    <w:rsid w:val="00D7046D"/>
    <w:rsid w:val="00D71246"/>
    <w:rsid w:val="00D71923"/>
    <w:rsid w:val="00D720C7"/>
    <w:rsid w:val="00D72BC3"/>
    <w:rsid w:val="00D72E5C"/>
    <w:rsid w:val="00D7561F"/>
    <w:rsid w:val="00D818FC"/>
    <w:rsid w:val="00D82BE7"/>
    <w:rsid w:val="00D85925"/>
    <w:rsid w:val="00D86C42"/>
    <w:rsid w:val="00D8704B"/>
    <w:rsid w:val="00D879C5"/>
    <w:rsid w:val="00D9046C"/>
    <w:rsid w:val="00D90547"/>
    <w:rsid w:val="00DA0284"/>
    <w:rsid w:val="00DA1946"/>
    <w:rsid w:val="00DA34FF"/>
    <w:rsid w:val="00DA51FC"/>
    <w:rsid w:val="00DB10F9"/>
    <w:rsid w:val="00DB6B64"/>
    <w:rsid w:val="00DB7F68"/>
    <w:rsid w:val="00DC0CE0"/>
    <w:rsid w:val="00DC2C3C"/>
    <w:rsid w:val="00DC32D3"/>
    <w:rsid w:val="00DD11F4"/>
    <w:rsid w:val="00DD20EB"/>
    <w:rsid w:val="00DD3690"/>
    <w:rsid w:val="00DD381C"/>
    <w:rsid w:val="00DD7F9E"/>
    <w:rsid w:val="00DE3FB7"/>
    <w:rsid w:val="00DE4E27"/>
    <w:rsid w:val="00DE7811"/>
    <w:rsid w:val="00DF138F"/>
    <w:rsid w:val="00DF37F7"/>
    <w:rsid w:val="00DF3A26"/>
    <w:rsid w:val="00E01CCD"/>
    <w:rsid w:val="00E052BF"/>
    <w:rsid w:val="00E062A0"/>
    <w:rsid w:val="00E11383"/>
    <w:rsid w:val="00E12863"/>
    <w:rsid w:val="00E13C1B"/>
    <w:rsid w:val="00E16B36"/>
    <w:rsid w:val="00E172FC"/>
    <w:rsid w:val="00E1757A"/>
    <w:rsid w:val="00E17822"/>
    <w:rsid w:val="00E20CB5"/>
    <w:rsid w:val="00E213D1"/>
    <w:rsid w:val="00E23A77"/>
    <w:rsid w:val="00E30EB5"/>
    <w:rsid w:val="00E3133C"/>
    <w:rsid w:val="00E323E3"/>
    <w:rsid w:val="00E32D1B"/>
    <w:rsid w:val="00E41C72"/>
    <w:rsid w:val="00E43664"/>
    <w:rsid w:val="00E43E04"/>
    <w:rsid w:val="00E44967"/>
    <w:rsid w:val="00E461E3"/>
    <w:rsid w:val="00E51E8E"/>
    <w:rsid w:val="00E53781"/>
    <w:rsid w:val="00E54895"/>
    <w:rsid w:val="00E57F8A"/>
    <w:rsid w:val="00E635EA"/>
    <w:rsid w:val="00E6364D"/>
    <w:rsid w:val="00E675D0"/>
    <w:rsid w:val="00E71C15"/>
    <w:rsid w:val="00E74094"/>
    <w:rsid w:val="00E74AA0"/>
    <w:rsid w:val="00E753E4"/>
    <w:rsid w:val="00E7711B"/>
    <w:rsid w:val="00E7726D"/>
    <w:rsid w:val="00E80224"/>
    <w:rsid w:val="00E80C40"/>
    <w:rsid w:val="00E82C40"/>
    <w:rsid w:val="00E8304F"/>
    <w:rsid w:val="00E852DC"/>
    <w:rsid w:val="00E908FC"/>
    <w:rsid w:val="00E90BE7"/>
    <w:rsid w:val="00E93472"/>
    <w:rsid w:val="00EA1E96"/>
    <w:rsid w:val="00EA2CC9"/>
    <w:rsid w:val="00EB204F"/>
    <w:rsid w:val="00EB23E3"/>
    <w:rsid w:val="00EB2BE6"/>
    <w:rsid w:val="00EB3AA1"/>
    <w:rsid w:val="00EB6A4B"/>
    <w:rsid w:val="00EB7B54"/>
    <w:rsid w:val="00EC3E0C"/>
    <w:rsid w:val="00ED1D9F"/>
    <w:rsid w:val="00ED4A8F"/>
    <w:rsid w:val="00ED4B44"/>
    <w:rsid w:val="00ED4C8F"/>
    <w:rsid w:val="00ED5960"/>
    <w:rsid w:val="00ED597D"/>
    <w:rsid w:val="00ED5EF3"/>
    <w:rsid w:val="00ED6CF5"/>
    <w:rsid w:val="00ED77D3"/>
    <w:rsid w:val="00EF38DA"/>
    <w:rsid w:val="00EF43E4"/>
    <w:rsid w:val="00EF5BEF"/>
    <w:rsid w:val="00EF5F1D"/>
    <w:rsid w:val="00F038D1"/>
    <w:rsid w:val="00F06F6F"/>
    <w:rsid w:val="00F072D2"/>
    <w:rsid w:val="00F111C7"/>
    <w:rsid w:val="00F12A28"/>
    <w:rsid w:val="00F1405B"/>
    <w:rsid w:val="00F15475"/>
    <w:rsid w:val="00F178B6"/>
    <w:rsid w:val="00F21BC8"/>
    <w:rsid w:val="00F23FCC"/>
    <w:rsid w:val="00F240E5"/>
    <w:rsid w:val="00F25571"/>
    <w:rsid w:val="00F3285F"/>
    <w:rsid w:val="00F32E51"/>
    <w:rsid w:val="00F350B2"/>
    <w:rsid w:val="00F363CC"/>
    <w:rsid w:val="00F36BBB"/>
    <w:rsid w:val="00F401FC"/>
    <w:rsid w:val="00F4024F"/>
    <w:rsid w:val="00F41AAC"/>
    <w:rsid w:val="00F44553"/>
    <w:rsid w:val="00F4539A"/>
    <w:rsid w:val="00F461EB"/>
    <w:rsid w:val="00F5343B"/>
    <w:rsid w:val="00F60145"/>
    <w:rsid w:val="00F61746"/>
    <w:rsid w:val="00F621C9"/>
    <w:rsid w:val="00F65597"/>
    <w:rsid w:val="00F661EF"/>
    <w:rsid w:val="00F70487"/>
    <w:rsid w:val="00F72A78"/>
    <w:rsid w:val="00F72D2A"/>
    <w:rsid w:val="00F731F9"/>
    <w:rsid w:val="00F74C9E"/>
    <w:rsid w:val="00F75B5A"/>
    <w:rsid w:val="00F77AB9"/>
    <w:rsid w:val="00F801E8"/>
    <w:rsid w:val="00F82EA9"/>
    <w:rsid w:val="00F83882"/>
    <w:rsid w:val="00F83FD2"/>
    <w:rsid w:val="00F92835"/>
    <w:rsid w:val="00FA35BF"/>
    <w:rsid w:val="00FA60F8"/>
    <w:rsid w:val="00FB2473"/>
    <w:rsid w:val="00FB39E0"/>
    <w:rsid w:val="00FB5DEF"/>
    <w:rsid w:val="00FC16F1"/>
    <w:rsid w:val="00FC2CA4"/>
    <w:rsid w:val="00FC47C9"/>
    <w:rsid w:val="00FC4908"/>
    <w:rsid w:val="00FD019C"/>
    <w:rsid w:val="00FD0EFA"/>
    <w:rsid w:val="00FD34D6"/>
    <w:rsid w:val="00FD4FB9"/>
    <w:rsid w:val="00FD5E1F"/>
    <w:rsid w:val="00FE0389"/>
    <w:rsid w:val="00FE5E48"/>
    <w:rsid w:val="00FF2614"/>
    <w:rsid w:val="00FF3620"/>
    <w:rsid w:val="00FF4222"/>
    <w:rsid w:val="00FF47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69DC07"/>
  <w15:docId w15:val="{55DF6808-D081-4F43-9B97-C97B91ACD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456DA"/>
    <w:pPr>
      <w:spacing w:line="240" w:lineRule="auto"/>
    </w:pPr>
    <w:rPr>
      <w:rFonts w:ascii="Times New Roman" w:eastAsia="Times New Roman" w:hAnsi="Times New Roman" w:cs="Times New Roman"/>
      <w:sz w:val="24"/>
      <w:szCs w:val="24"/>
    </w:rPr>
  </w:style>
  <w:style w:type="paragraph" w:styleId="1">
    <w:name w:val="heading 1"/>
    <w:basedOn w:val="a"/>
    <w:next w:val="a"/>
    <w:uiPriority w:val="9"/>
    <w:qFormat/>
    <w:rsid w:val="008606BC"/>
    <w:pPr>
      <w:keepNext/>
      <w:keepLines/>
      <w:spacing w:afterLines="100" w:after="100"/>
      <w:outlineLvl w:val="0"/>
    </w:pPr>
    <w:rPr>
      <w:sz w:val="40"/>
      <w:szCs w:val="40"/>
    </w:rPr>
  </w:style>
  <w:style w:type="paragraph" w:styleId="2">
    <w:name w:val="heading 2"/>
    <w:basedOn w:val="a"/>
    <w:next w:val="a"/>
    <w:uiPriority w:val="9"/>
    <w:unhideWhenUsed/>
    <w:qFormat/>
    <w:rsid w:val="008606BC"/>
    <w:pPr>
      <w:keepNext/>
      <w:keepLines/>
      <w:spacing w:afterLines="50" w:after="50"/>
      <w:outlineLvl w:val="1"/>
    </w:pPr>
    <w:rPr>
      <w:rFonts w:ascii="Calibri" w:eastAsiaTheme="majorEastAsia" w:hAnsi="Calibri"/>
      <w:b/>
      <w:sz w:val="28"/>
      <w:szCs w:val="32"/>
    </w:rPr>
  </w:style>
  <w:style w:type="paragraph" w:styleId="3">
    <w:name w:val="heading 3"/>
    <w:basedOn w:val="a"/>
    <w:next w:val="a"/>
    <w:uiPriority w:val="9"/>
    <w:unhideWhenUsed/>
    <w:qFormat/>
    <w:rsid w:val="004D6313"/>
    <w:pPr>
      <w:keepNext/>
      <w:keepLines/>
      <w:outlineLvl w:val="2"/>
    </w:pPr>
    <w:rPr>
      <w:b/>
      <w:color w:val="000000" w:themeColor="text1"/>
      <w:szCs w:val="28"/>
      <w:u w:val="single"/>
    </w:rPr>
  </w:style>
  <w:style w:type="paragraph" w:styleId="4">
    <w:name w:val="heading 4"/>
    <w:basedOn w:val="a"/>
    <w:next w:val="a"/>
    <w:uiPriority w:val="9"/>
    <w:semiHidden/>
    <w:unhideWhenUsed/>
    <w:qFormat/>
    <w:pPr>
      <w:keepNext/>
      <w:keepLines/>
      <w:spacing w:before="280" w:after="80"/>
      <w:outlineLvl w:val="3"/>
    </w:pPr>
    <w:rPr>
      <w:color w:val="666666"/>
    </w:rPr>
  </w:style>
  <w:style w:type="paragraph" w:styleId="5">
    <w:name w:val="heading 5"/>
    <w:basedOn w:val="a"/>
    <w:next w:val="a"/>
    <w:uiPriority w:val="9"/>
    <w:semiHidden/>
    <w:unhideWhenUsed/>
    <w:qFormat/>
    <w:pPr>
      <w:keepNext/>
      <w:keepLines/>
      <w:spacing w:before="240" w:after="80"/>
      <w:outlineLvl w:val="4"/>
    </w:pPr>
    <w:rPr>
      <w:color w:val="666666"/>
      <w:sz w:val="22"/>
      <w:szCs w:val="22"/>
    </w:rPr>
  </w:style>
  <w:style w:type="paragraph" w:styleId="6">
    <w:name w:val="heading 6"/>
    <w:basedOn w:val="a"/>
    <w:next w:val="a"/>
    <w:uiPriority w:val="9"/>
    <w:semiHidden/>
    <w:unhideWhenUsed/>
    <w:qFormat/>
    <w:pPr>
      <w:keepNext/>
      <w:keepLines/>
      <w:spacing w:before="240" w:after="80"/>
      <w:outlineLvl w:val="5"/>
    </w:pPr>
    <w:rPr>
      <w:i/>
      <w:color w:val="666666"/>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ascii="Arial" w:eastAsia="Arial" w:hAnsi="Arial" w:cs="Arial"/>
      <w:color w:val="666666"/>
      <w:sz w:val="30"/>
      <w:szCs w:val="30"/>
    </w:rPr>
  </w:style>
  <w:style w:type="table" w:customStyle="1" w:styleId="10">
    <w:name w:val="1"/>
    <w:basedOn w:val="a1"/>
    <w:tblPr>
      <w:tblStyleRowBandSize w:val="1"/>
      <w:tblStyleColBandSize w:val="1"/>
      <w:tblCellMar>
        <w:top w:w="100" w:type="dxa"/>
        <w:left w:w="100" w:type="dxa"/>
        <w:bottom w:w="100" w:type="dxa"/>
        <w:right w:w="100" w:type="dxa"/>
      </w:tblCellMar>
    </w:tblPr>
  </w:style>
  <w:style w:type="paragraph" w:styleId="a5">
    <w:name w:val="Revision"/>
    <w:hidden/>
    <w:uiPriority w:val="99"/>
    <w:semiHidden/>
    <w:rsid w:val="00D22DC1"/>
    <w:pPr>
      <w:spacing w:line="240" w:lineRule="auto"/>
    </w:pPr>
  </w:style>
  <w:style w:type="character" w:styleId="a6">
    <w:name w:val="annotation reference"/>
    <w:basedOn w:val="a0"/>
    <w:uiPriority w:val="99"/>
    <w:semiHidden/>
    <w:unhideWhenUsed/>
    <w:rsid w:val="00D22DC1"/>
    <w:rPr>
      <w:sz w:val="16"/>
      <w:szCs w:val="16"/>
    </w:rPr>
  </w:style>
  <w:style w:type="paragraph" w:styleId="a7">
    <w:name w:val="annotation text"/>
    <w:basedOn w:val="a"/>
    <w:link w:val="a8"/>
    <w:uiPriority w:val="99"/>
    <w:unhideWhenUsed/>
    <w:rsid w:val="00D22DC1"/>
    <w:rPr>
      <w:sz w:val="20"/>
      <w:szCs w:val="20"/>
    </w:rPr>
  </w:style>
  <w:style w:type="character" w:customStyle="1" w:styleId="a8">
    <w:name w:val="批注文字 字符"/>
    <w:basedOn w:val="a0"/>
    <w:link w:val="a7"/>
    <w:uiPriority w:val="99"/>
    <w:rsid w:val="00D22DC1"/>
    <w:rPr>
      <w:sz w:val="20"/>
      <w:szCs w:val="20"/>
    </w:rPr>
  </w:style>
  <w:style w:type="paragraph" w:styleId="a9">
    <w:name w:val="annotation subject"/>
    <w:basedOn w:val="a7"/>
    <w:next w:val="a7"/>
    <w:link w:val="aa"/>
    <w:uiPriority w:val="99"/>
    <w:semiHidden/>
    <w:unhideWhenUsed/>
    <w:rsid w:val="00D22DC1"/>
    <w:rPr>
      <w:b/>
      <w:bCs/>
    </w:rPr>
  </w:style>
  <w:style w:type="character" w:customStyle="1" w:styleId="aa">
    <w:name w:val="批注主题 字符"/>
    <w:basedOn w:val="a8"/>
    <w:link w:val="a9"/>
    <w:uiPriority w:val="99"/>
    <w:semiHidden/>
    <w:rsid w:val="00D22DC1"/>
    <w:rPr>
      <w:b/>
      <w:bCs/>
      <w:sz w:val="20"/>
      <w:szCs w:val="20"/>
    </w:rPr>
  </w:style>
  <w:style w:type="paragraph" w:styleId="ab">
    <w:name w:val="Normal (Web)"/>
    <w:basedOn w:val="a"/>
    <w:uiPriority w:val="99"/>
    <w:unhideWhenUsed/>
    <w:rsid w:val="00D22DC1"/>
    <w:pPr>
      <w:spacing w:before="100" w:beforeAutospacing="1" w:after="100" w:afterAutospacing="1"/>
    </w:pPr>
  </w:style>
  <w:style w:type="character" w:styleId="ac">
    <w:name w:val="Hyperlink"/>
    <w:basedOn w:val="a0"/>
    <w:uiPriority w:val="99"/>
    <w:unhideWhenUsed/>
    <w:rsid w:val="00274792"/>
    <w:rPr>
      <w:color w:val="0000FF" w:themeColor="hyperlink"/>
      <w:u w:val="single"/>
    </w:rPr>
  </w:style>
  <w:style w:type="paragraph" w:styleId="ad">
    <w:name w:val="List Paragraph"/>
    <w:basedOn w:val="a"/>
    <w:uiPriority w:val="34"/>
    <w:qFormat/>
    <w:rsid w:val="00D17E28"/>
    <w:pPr>
      <w:ind w:left="720"/>
      <w:contextualSpacing/>
    </w:pPr>
  </w:style>
  <w:style w:type="character" w:styleId="ae">
    <w:name w:val="FollowedHyperlink"/>
    <w:basedOn w:val="a0"/>
    <w:uiPriority w:val="99"/>
    <w:semiHidden/>
    <w:unhideWhenUsed/>
    <w:rsid w:val="00CB44B5"/>
    <w:rPr>
      <w:color w:val="800080" w:themeColor="followedHyperlink"/>
      <w:u w:val="single"/>
    </w:rPr>
  </w:style>
  <w:style w:type="paragraph" w:styleId="af">
    <w:name w:val="Body Text"/>
    <w:basedOn w:val="a"/>
    <w:link w:val="af0"/>
    <w:uiPriority w:val="99"/>
    <w:unhideWhenUsed/>
    <w:rsid w:val="00DE3FB7"/>
  </w:style>
  <w:style w:type="character" w:customStyle="1" w:styleId="af0">
    <w:name w:val="正文文本 字符"/>
    <w:basedOn w:val="a0"/>
    <w:link w:val="af"/>
    <w:uiPriority w:val="99"/>
    <w:rsid w:val="00DE3FB7"/>
    <w:rPr>
      <w:rFonts w:ascii="Times New Roman" w:eastAsia="Times New Roman" w:hAnsi="Times New Roman" w:cs="Times New Roman"/>
      <w:sz w:val="24"/>
      <w:szCs w:val="24"/>
    </w:rPr>
  </w:style>
  <w:style w:type="character" w:customStyle="1" w:styleId="11">
    <w:name w:val="未处理的提及1"/>
    <w:basedOn w:val="a0"/>
    <w:uiPriority w:val="99"/>
    <w:semiHidden/>
    <w:unhideWhenUsed/>
    <w:rsid w:val="007C7866"/>
    <w:rPr>
      <w:color w:val="605E5C"/>
      <w:shd w:val="clear" w:color="auto" w:fill="E1DFDD"/>
    </w:rPr>
  </w:style>
  <w:style w:type="character" w:customStyle="1" w:styleId="apple-converted-space">
    <w:name w:val="apple-converted-space"/>
    <w:basedOn w:val="a0"/>
    <w:rsid w:val="00FB39E0"/>
  </w:style>
  <w:style w:type="table" w:styleId="af1">
    <w:name w:val="Table Grid"/>
    <w:basedOn w:val="a1"/>
    <w:uiPriority w:val="39"/>
    <w:rsid w:val="00FB39E0"/>
    <w:pPr>
      <w:spacing w:line="240" w:lineRule="auto"/>
    </w:pPr>
    <w:rPr>
      <w:rFonts w:asciiTheme="minorHAnsi" w:hAnsiTheme="minorHAnsi" w:cstheme="minorBidi"/>
      <w:sz w:val="24"/>
      <w:szCs w:val="24"/>
      <w:lang w:val="en-US"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Char"/>
    <w:rsid w:val="002F4F19"/>
    <w:pPr>
      <w:jc w:val="center"/>
    </w:pPr>
  </w:style>
  <w:style w:type="character" w:customStyle="1" w:styleId="EndNoteBibliographyTitleChar">
    <w:name w:val="EndNote Bibliography Title Char"/>
    <w:basedOn w:val="a0"/>
    <w:link w:val="EndNoteBibliographyTitle"/>
    <w:rsid w:val="002F4F19"/>
    <w:rPr>
      <w:rFonts w:ascii="Times New Roman" w:eastAsia="Times New Roman" w:hAnsi="Times New Roman" w:cs="Times New Roman"/>
      <w:sz w:val="24"/>
      <w:szCs w:val="24"/>
    </w:rPr>
  </w:style>
  <w:style w:type="paragraph" w:customStyle="1" w:styleId="EndNoteBibliography">
    <w:name w:val="EndNote Bibliography"/>
    <w:basedOn w:val="a"/>
    <w:link w:val="EndNoteBibliographyChar"/>
    <w:rsid w:val="002F4F19"/>
  </w:style>
  <w:style w:type="character" w:customStyle="1" w:styleId="EndNoteBibliographyChar">
    <w:name w:val="EndNote Bibliography Char"/>
    <w:basedOn w:val="a0"/>
    <w:link w:val="EndNoteBibliography"/>
    <w:rsid w:val="002F4F19"/>
    <w:rPr>
      <w:rFonts w:ascii="Times New Roman" w:eastAsia="Times New Roman" w:hAnsi="Times New Roman" w:cs="Times New Roman"/>
      <w:sz w:val="24"/>
      <w:szCs w:val="24"/>
    </w:rPr>
  </w:style>
  <w:style w:type="character" w:styleId="af2">
    <w:name w:val="Emphasis"/>
    <w:basedOn w:val="a0"/>
    <w:uiPriority w:val="20"/>
    <w:qFormat/>
    <w:rsid w:val="009C4840"/>
    <w:rPr>
      <w:i/>
      <w:iCs/>
    </w:rPr>
  </w:style>
  <w:style w:type="character" w:styleId="af3">
    <w:name w:val="Placeholder Text"/>
    <w:basedOn w:val="a0"/>
    <w:uiPriority w:val="99"/>
    <w:semiHidden/>
    <w:rsid w:val="006D6E27"/>
    <w:rPr>
      <w:color w:val="808080"/>
    </w:rPr>
  </w:style>
  <w:style w:type="paragraph" w:styleId="af4">
    <w:name w:val="header"/>
    <w:basedOn w:val="a"/>
    <w:link w:val="af5"/>
    <w:uiPriority w:val="99"/>
    <w:unhideWhenUsed/>
    <w:rsid w:val="009E4B8F"/>
    <w:pPr>
      <w:tabs>
        <w:tab w:val="center" w:pos="4513"/>
        <w:tab w:val="right" w:pos="9026"/>
      </w:tabs>
    </w:pPr>
  </w:style>
  <w:style w:type="character" w:customStyle="1" w:styleId="af5">
    <w:name w:val="页眉 字符"/>
    <w:basedOn w:val="a0"/>
    <w:link w:val="af4"/>
    <w:uiPriority w:val="99"/>
    <w:rsid w:val="009E4B8F"/>
    <w:rPr>
      <w:rFonts w:ascii="Times New Roman" w:eastAsia="Times New Roman" w:hAnsi="Times New Roman" w:cs="Times New Roman"/>
      <w:sz w:val="24"/>
      <w:szCs w:val="24"/>
    </w:rPr>
  </w:style>
  <w:style w:type="paragraph" w:styleId="af6">
    <w:name w:val="footer"/>
    <w:basedOn w:val="a"/>
    <w:link w:val="af7"/>
    <w:uiPriority w:val="99"/>
    <w:unhideWhenUsed/>
    <w:rsid w:val="009E4B8F"/>
    <w:pPr>
      <w:tabs>
        <w:tab w:val="center" w:pos="4513"/>
        <w:tab w:val="right" w:pos="9026"/>
      </w:tabs>
    </w:pPr>
  </w:style>
  <w:style w:type="character" w:customStyle="1" w:styleId="af7">
    <w:name w:val="页脚 字符"/>
    <w:basedOn w:val="a0"/>
    <w:link w:val="af6"/>
    <w:uiPriority w:val="99"/>
    <w:rsid w:val="009E4B8F"/>
    <w:rPr>
      <w:rFonts w:ascii="Times New Roman" w:eastAsia="Times New Roman" w:hAnsi="Times New Roman" w:cs="Times New Roman"/>
      <w:sz w:val="24"/>
      <w:szCs w:val="24"/>
    </w:rPr>
  </w:style>
  <w:style w:type="character" w:styleId="af8">
    <w:name w:val="Strong"/>
    <w:basedOn w:val="a0"/>
    <w:uiPriority w:val="22"/>
    <w:qFormat/>
    <w:rsid w:val="00661D7C"/>
    <w:rPr>
      <w:b/>
      <w:bCs/>
    </w:rPr>
  </w:style>
  <w:style w:type="paragraph" w:styleId="af9">
    <w:name w:val="footnote text"/>
    <w:basedOn w:val="a"/>
    <w:link w:val="afa"/>
    <w:uiPriority w:val="99"/>
    <w:semiHidden/>
    <w:unhideWhenUsed/>
    <w:rsid w:val="009006E7"/>
    <w:rPr>
      <w:sz w:val="20"/>
      <w:szCs w:val="20"/>
    </w:rPr>
  </w:style>
  <w:style w:type="character" w:customStyle="1" w:styleId="afa">
    <w:name w:val="脚注文本 字符"/>
    <w:basedOn w:val="a0"/>
    <w:link w:val="af9"/>
    <w:uiPriority w:val="99"/>
    <w:semiHidden/>
    <w:rsid w:val="009006E7"/>
    <w:rPr>
      <w:rFonts w:ascii="Times New Roman" w:eastAsia="Times New Roman" w:hAnsi="Times New Roman" w:cs="Times New Roman"/>
      <w:sz w:val="20"/>
      <w:szCs w:val="20"/>
    </w:rPr>
  </w:style>
  <w:style w:type="character" w:styleId="afb">
    <w:name w:val="footnote reference"/>
    <w:basedOn w:val="a0"/>
    <w:uiPriority w:val="99"/>
    <w:semiHidden/>
    <w:unhideWhenUsed/>
    <w:rsid w:val="009006E7"/>
    <w:rPr>
      <w:vertAlign w:val="superscript"/>
    </w:rPr>
  </w:style>
  <w:style w:type="paragraph" w:styleId="TOC">
    <w:name w:val="TOC Heading"/>
    <w:basedOn w:val="1"/>
    <w:next w:val="a"/>
    <w:uiPriority w:val="39"/>
    <w:unhideWhenUsed/>
    <w:qFormat/>
    <w:rsid w:val="00A05A7E"/>
    <w:pPr>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TOC1">
    <w:name w:val="toc 1"/>
    <w:basedOn w:val="a"/>
    <w:next w:val="a"/>
    <w:autoRedefine/>
    <w:uiPriority w:val="39"/>
    <w:unhideWhenUsed/>
    <w:rsid w:val="00A05A7E"/>
    <w:pPr>
      <w:spacing w:before="120"/>
    </w:pPr>
    <w:rPr>
      <w:rFonts w:asciiTheme="minorHAnsi" w:hAnsiTheme="minorHAnsi"/>
      <w:b/>
      <w:bCs/>
      <w:i/>
      <w:iCs/>
    </w:rPr>
  </w:style>
  <w:style w:type="paragraph" w:styleId="TOC2">
    <w:name w:val="toc 2"/>
    <w:basedOn w:val="a"/>
    <w:next w:val="a"/>
    <w:autoRedefine/>
    <w:uiPriority w:val="39"/>
    <w:unhideWhenUsed/>
    <w:rsid w:val="00A05A7E"/>
    <w:pPr>
      <w:spacing w:before="120"/>
      <w:ind w:left="240"/>
    </w:pPr>
    <w:rPr>
      <w:rFonts w:asciiTheme="minorHAnsi" w:hAnsiTheme="minorHAnsi"/>
      <w:b/>
      <w:bCs/>
      <w:sz w:val="22"/>
      <w:szCs w:val="22"/>
    </w:rPr>
  </w:style>
  <w:style w:type="paragraph" w:styleId="TOC3">
    <w:name w:val="toc 3"/>
    <w:basedOn w:val="a"/>
    <w:next w:val="a"/>
    <w:autoRedefine/>
    <w:uiPriority w:val="39"/>
    <w:unhideWhenUsed/>
    <w:rsid w:val="00A05A7E"/>
    <w:pPr>
      <w:ind w:left="480"/>
    </w:pPr>
    <w:rPr>
      <w:rFonts w:asciiTheme="minorHAnsi" w:hAnsiTheme="minorHAnsi"/>
      <w:sz w:val="20"/>
      <w:szCs w:val="20"/>
    </w:rPr>
  </w:style>
  <w:style w:type="paragraph" w:styleId="TOC4">
    <w:name w:val="toc 4"/>
    <w:basedOn w:val="a"/>
    <w:next w:val="a"/>
    <w:autoRedefine/>
    <w:uiPriority w:val="39"/>
    <w:semiHidden/>
    <w:unhideWhenUsed/>
    <w:rsid w:val="00A05A7E"/>
    <w:pPr>
      <w:ind w:left="720"/>
    </w:pPr>
    <w:rPr>
      <w:rFonts w:asciiTheme="minorHAnsi" w:hAnsiTheme="minorHAnsi"/>
      <w:sz w:val="20"/>
      <w:szCs w:val="20"/>
    </w:rPr>
  </w:style>
  <w:style w:type="paragraph" w:styleId="TOC5">
    <w:name w:val="toc 5"/>
    <w:basedOn w:val="a"/>
    <w:next w:val="a"/>
    <w:autoRedefine/>
    <w:uiPriority w:val="39"/>
    <w:semiHidden/>
    <w:unhideWhenUsed/>
    <w:rsid w:val="00A05A7E"/>
    <w:pPr>
      <w:ind w:left="960"/>
    </w:pPr>
    <w:rPr>
      <w:rFonts w:asciiTheme="minorHAnsi" w:hAnsiTheme="minorHAnsi"/>
      <w:sz w:val="20"/>
      <w:szCs w:val="20"/>
    </w:rPr>
  </w:style>
  <w:style w:type="paragraph" w:styleId="TOC6">
    <w:name w:val="toc 6"/>
    <w:basedOn w:val="a"/>
    <w:next w:val="a"/>
    <w:autoRedefine/>
    <w:uiPriority w:val="39"/>
    <w:semiHidden/>
    <w:unhideWhenUsed/>
    <w:rsid w:val="00A05A7E"/>
    <w:pPr>
      <w:ind w:left="1200"/>
    </w:pPr>
    <w:rPr>
      <w:rFonts w:asciiTheme="minorHAnsi" w:hAnsiTheme="minorHAnsi"/>
      <w:sz w:val="20"/>
      <w:szCs w:val="20"/>
    </w:rPr>
  </w:style>
  <w:style w:type="paragraph" w:styleId="TOC7">
    <w:name w:val="toc 7"/>
    <w:basedOn w:val="a"/>
    <w:next w:val="a"/>
    <w:autoRedefine/>
    <w:uiPriority w:val="39"/>
    <w:semiHidden/>
    <w:unhideWhenUsed/>
    <w:rsid w:val="00A05A7E"/>
    <w:pPr>
      <w:ind w:left="1440"/>
    </w:pPr>
    <w:rPr>
      <w:rFonts w:asciiTheme="minorHAnsi" w:hAnsiTheme="minorHAnsi"/>
      <w:sz w:val="20"/>
      <w:szCs w:val="20"/>
    </w:rPr>
  </w:style>
  <w:style w:type="paragraph" w:styleId="TOC8">
    <w:name w:val="toc 8"/>
    <w:basedOn w:val="a"/>
    <w:next w:val="a"/>
    <w:autoRedefine/>
    <w:uiPriority w:val="39"/>
    <w:semiHidden/>
    <w:unhideWhenUsed/>
    <w:rsid w:val="00A05A7E"/>
    <w:pPr>
      <w:ind w:left="1680"/>
    </w:pPr>
    <w:rPr>
      <w:rFonts w:asciiTheme="minorHAnsi" w:hAnsiTheme="minorHAnsi"/>
      <w:sz w:val="20"/>
      <w:szCs w:val="20"/>
    </w:rPr>
  </w:style>
  <w:style w:type="paragraph" w:styleId="TOC9">
    <w:name w:val="toc 9"/>
    <w:basedOn w:val="a"/>
    <w:next w:val="a"/>
    <w:autoRedefine/>
    <w:uiPriority w:val="39"/>
    <w:semiHidden/>
    <w:unhideWhenUsed/>
    <w:rsid w:val="00A05A7E"/>
    <w:pPr>
      <w:ind w:left="1920"/>
    </w:pPr>
    <w:rPr>
      <w:rFonts w:asciiTheme="minorHAnsi" w:hAnsiTheme="minorHAnsi"/>
      <w:sz w:val="20"/>
      <w:szCs w:val="20"/>
    </w:rPr>
  </w:style>
  <w:style w:type="paragraph" w:styleId="afc">
    <w:name w:val="Balloon Text"/>
    <w:basedOn w:val="a"/>
    <w:link w:val="afd"/>
    <w:uiPriority w:val="99"/>
    <w:semiHidden/>
    <w:unhideWhenUsed/>
    <w:rsid w:val="00723958"/>
    <w:rPr>
      <w:rFonts w:asciiTheme="majorHAnsi" w:eastAsiaTheme="majorEastAsia" w:hAnsiTheme="majorHAnsi" w:cstheme="majorBidi"/>
      <w:sz w:val="18"/>
      <w:szCs w:val="18"/>
    </w:rPr>
  </w:style>
  <w:style w:type="character" w:customStyle="1" w:styleId="afd">
    <w:name w:val="批注框文本 字符"/>
    <w:basedOn w:val="a0"/>
    <w:link w:val="afc"/>
    <w:uiPriority w:val="99"/>
    <w:semiHidden/>
    <w:rsid w:val="00723958"/>
    <w:rPr>
      <w:rFonts w:asciiTheme="majorHAnsi" w:eastAsiaTheme="majorEastAsia" w:hAnsiTheme="majorHAnsi" w:cstheme="majorBidi"/>
      <w:sz w:val="18"/>
      <w:szCs w:val="18"/>
    </w:rPr>
  </w:style>
  <w:style w:type="table" w:customStyle="1" w:styleId="12">
    <w:name w:val="网格型1"/>
    <w:basedOn w:val="a1"/>
    <w:next w:val="af1"/>
    <w:uiPriority w:val="39"/>
    <w:rsid w:val="0065775C"/>
    <w:pPr>
      <w:spacing w:line="240" w:lineRule="auto"/>
    </w:pPr>
    <w:rPr>
      <w:rFonts w:ascii="Calibri" w:hAnsi="Calibri" w:cs="Times New Roman"/>
      <w:kern w:val="2"/>
      <w:sz w:val="24"/>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1"/>
    <w:next w:val="af1"/>
    <w:uiPriority w:val="39"/>
    <w:rsid w:val="004C05D8"/>
    <w:pPr>
      <w:spacing w:line="240" w:lineRule="auto"/>
    </w:pPr>
    <w:rPr>
      <w:rFonts w:ascii="Calibri" w:hAnsi="Calibri" w:cs="Times New Roman"/>
      <w:kern w:val="2"/>
      <w:sz w:val="24"/>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e">
    <w:name w:val="endnote text"/>
    <w:basedOn w:val="a"/>
    <w:link w:val="aff"/>
    <w:uiPriority w:val="99"/>
    <w:semiHidden/>
    <w:unhideWhenUsed/>
    <w:rsid w:val="00734D4B"/>
    <w:pPr>
      <w:snapToGrid w:val="0"/>
    </w:pPr>
  </w:style>
  <w:style w:type="character" w:customStyle="1" w:styleId="aff">
    <w:name w:val="尾注文本 字符"/>
    <w:basedOn w:val="a0"/>
    <w:link w:val="afe"/>
    <w:uiPriority w:val="99"/>
    <w:semiHidden/>
    <w:rsid w:val="00734D4B"/>
    <w:rPr>
      <w:rFonts w:ascii="Times New Roman" w:eastAsia="Times New Roman" w:hAnsi="Times New Roman" w:cs="Times New Roman"/>
      <w:sz w:val="24"/>
      <w:szCs w:val="24"/>
    </w:rPr>
  </w:style>
  <w:style w:type="character" w:styleId="aff0">
    <w:name w:val="endnote reference"/>
    <w:basedOn w:val="a0"/>
    <w:uiPriority w:val="99"/>
    <w:semiHidden/>
    <w:unhideWhenUsed/>
    <w:rsid w:val="00734D4B"/>
    <w:rPr>
      <w:vertAlign w:val="superscript"/>
    </w:rPr>
  </w:style>
  <w:style w:type="character" w:styleId="aff1">
    <w:name w:val="Unresolved Mention"/>
    <w:basedOn w:val="a0"/>
    <w:uiPriority w:val="99"/>
    <w:semiHidden/>
    <w:unhideWhenUsed/>
    <w:rsid w:val="00FC49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11214">
      <w:bodyDiv w:val="1"/>
      <w:marLeft w:val="0"/>
      <w:marRight w:val="0"/>
      <w:marTop w:val="0"/>
      <w:marBottom w:val="0"/>
      <w:divBdr>
        <w:top w:val="none" w:sz="0" w:space="0" w:color="auto"/>
        <w:left w:val="none" w:sz="0" w:space="0" w:color="auto"/>
        <w:bottom w:val="none" w:sz="0" w:space="0" w:color="auto"/>
        <w:right w:val="none" w:sz="0" w:space="0" w:color="auto"/>
      </w:divBdr>
    </w:div>
    <w:div w:id="81534033">
      <w:bodyDiv w:val="1"/>
      <w:marLeft w:val="0"/>
      <w:marRight w:val="0"/>
      <w:marTop w:val="0"/>
      <w:marBottom w:val="0"/>
      <w:divBdr>
        <w:top w:val="none" w:sz="0" w:space="0" w:color="auto"/>
        <w:left w:val="none" w:sz="0" w:space="0" w:color="auto"/>
        <w:bottom w:val="none" w:sz="0" w:space="0" w:color="auto"/>
        <w:right w:val="none" w:sz="0" w:space="0" w:color="auto"/>
      </w:divBdr>
      <w:divsChild>
        <w:div w:id="1742361856">
          <w:marLeft w:val="0"/>
          <w:marRight w:val="0"/>
          <w:marTop w:val="0"/>
          <w:marBottom w:val="0"/>
          <w:divBdr>
            <w:top w:val="none" w:sz="0" w:space="0" w:color="auto"/>
            <w:left w:val="none" w:sz="0" w:space="0" w:color="auto"/>
            <w:bottom w:val="none" w:sz="0" w:space="0" w:color="auto"/>
            <w:right w:val="none" w:sz="0" w:space="0" w:color="auto"/>
          </w:divBdr>
          <w:divsChild>
            <w:div w:id="1852061639">
              <w:marLeft w:val="0"/>
              <w:marRight w:val="0"/>
              <w:marTop w:val="0"/>
              <w:marBottom w:val="0"/>
              <w:divBdr>
                <w:top w:val="none" w:sz="0" w:space="0" w:color="auto"/>
                <w:left w:val="none" w:sz="0" w:space="0" w:color="auto"/>
                <w:bottom w:val="none" w:sz="0" w:space="0" w:color="auto"/>
                <w:right w:val="none" w:sz="0" w:space="0" w:color="auto"/>
              </w:divBdr>
              <w:divsChild>
                <w:div w:id="61101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7382">
      <w:bodyDiv w:val="1"/>
      <w:marLeft w:val="0"/>
      <w:marRight w:val="0"/>
      <w:marTop w:val="0"/>
      <w:marBottom w:val="0"/>
      <w:divBdr>
        <w:top w:val="none" w:sz="0" w:space="0" w:color="auto"/>
        <w:left w:val="none" w:sz="0" w:space="0" w:color="auto"/>
        <w:bottom w:val="none" w:sz="0" w:space="0" w:color="auto"/>
        <w:right w:val="none" w:sz="0" w:space="0" w:color="auto"/>
      </w:divBdr>
    </w:div>
    <w:div w:id="114569816">
      <w:bodyDiv w:val="1"/>
      <w:marLeft w:val="0"/>
      <w:marRight w:val="0"/>
      <w:marTop w:val="0"/>
      <w:marBottom w:val="0"/>
      <w:divBdr>
        <w:top w:val="none" w:sz="0" w:space="0" w:color="auto"/>
        <w:left w:val="none" w:sz="0" w:space="0" w:color="auto"/>
        <w:bottom w:val="none" w:sz="0" w:space="0" w:color="auto"/>
        <w:right w:val="none" w:sz="0" w:space="0" w:color="auto"/>
      </w:divBdr>
      <w:divsChild>
        <w:div w:id="497423698">
          <w:marLeft w:val="0"/>
          <w:marRight w:val="0"/>
          <w:marTop w:val="0"/>
          <w:marBottom w:val="0"/>
          <w:divBdr>
            <w:top w:val="single" w:sz="2" w:space="0" w:color="auto"/>
            <w:left w:val="single" w:sz="2" w:space="0" w:color="auto"/>
            <w:bottom w:val="single" w:sz="6" w:space="0" w:color="auto"/>
            <w:right w:val="single" w:sz="2" w:space="0" w:color="auto"/>
          </w:divBdr>
          <w:divsChild>
            <w:div w:id="572087777">
              <w:marLeft w:val="0"/>
              <w:marRight w:val="0"/>
              <w:marTop w:val="100"/>
              <w:marBottom w:val="100"/>
              <w:divBdr>
                <w:top w:val="single" w:sz="2" w:space="0" w:color="D9D9E3"/>
                <w:left w:val="single" w:sz="2" w:space="0" w:color="D9D9E3"/>
                <w:bottom w:val="single" w:sz="2" w:space="0" w:color="D9D9E3"/>
                <w:right w:val="single" w:sz="2" w:space="0" w:color="D9D9E3"/>
              </w:divBdr>
              <w:divsChild>
                <w:div w:id="2143309563">
                  <w:marLeft w:val="0"/>
                  <w:marRight w:val="0"/>
                  <w:marTop w:val="0"/>
                  <w:marBottom w:val="0"/>
                  <w:divBdr>
                    <w:top w:val="single" w:sz="2" w:space="0" w:color="D9D9E3"/>
                    <w:left w:val="single" w:sz="2" w:space="0" w:color="D9D9E3"/>
                    <w:bottom w:val="single" w:sz="2" w:space="0" w:color="D9D9E3"/>
                    <w:right w:val="single" w:sz="2" w:space="0" w:color="D9D9E3"/>
                  </w:divBdr>
                  <w:divsChild>
                    <w:div w:id="508056658">
                      <w:marLeft w:val="0"/>
                      <w:marRight w:val="0"/>
                      <w:marTop w:val="0"/>
                      <w:marBottom w:val="0"/>
                      <w:divBdr>
                        <w:top w:val="single" w:sz="2" w:space="0" w:color="D9D9E3"/>
                        <w:left w:val="single" w:sz="2" w:space="0" w:color="D9D9E3"/>
                        <w:bottom w:val="single" w:sz="2" w:space="0" w:color="D9D9E3"/>
                        <w:right w:val="single" w:sz="2" w:space="0" w:color="D9D9E3"/>
                      </w:divBdr>
                      <w:divsChild>
                        <w:div w:id="1260017220">
                          <w:marLeft w:val="0"/>
                          <w:marRight w:val="0"/>
                          <w:marTop w:val="0"/>
                          <w:marBottom w:val="0"/>
                          <w:divBdr>
                            <w:top w:val="single" w:sz="2" w:space="0" w:color="D9D9E3"/>
                            <w:left w:val="single" w:sz="2" w:space="0" w:color="D9D9E3"/>
                            <w:bottom w:val="single" w:sz="2" w:space="0" w:color="D9D9E3"/>
                            <w:right w:val="single" w:sz="2" w:space="0" w:color="D9D9E3"/>
                          </w:divBdr>
                          <w:divsChild>
                            <w:div w:id="1191187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6795818">
      <w:bodyDiv w:val="1"/>
      <w:marLeft w:val="0"/>
      <w:marRight w:val="0"/>
      <w:marTop w:val="0"/>
      <w:marBottom w:val="0"/>
      <w:divBdr>
        <w:top w:val="none" w:sz="0" w:space="0" w:color="auto"/>
        <w:left w:val="none" w:sz="0" w:space="0" w:color="auto"/>
        <w:bottom w:val="none" w:sz="0" w:space="0" w:color="auto"/>
        <w:right w:val="none" w:sz="0" w:space="0" w:color="auto"/>
      </w:divBdr>
    </w:div>
    <w:div w:id="133760042">
      <w:bodyDiv w:val="1"/>
      <w:marLeft w:val="0"/>
      <w:marRight w:val="0"/>
      <w:marTop w:val="0"/>
      <w:marBottom w:val="0"/>
      <w:divBdr>
        <w:top w:val="none" w:sz="0" w:space="0" w:color="auto"/>
        <w:left w:val="none" w:sz="0" w:space="0" w:color="auto"/>
        <w:bottom w:val="none" w:sz="0" w:space="0" w:color="auto"/>
        <w:right w:val="none" w:sz="0" w:space="0" w:color="auto"/>
      </w:divBdr>
    </w:div>
    <w:div w:id="140345193">
      <w:bodyDiv w:val="1"/>
      <w:marLeft w:val="0"/>
      <w:marRight w:val="0"/>
      <w:marTop w:val="0"/>
      <w:marBottom w:val="0"/>
      <w:divBdr>
        <w:top w:val="none" w:sz="0" w:space="0" w:color="auto"/>
        <w:left w:val="none" w:sz="0" w:space="0" w:color="auto"/>
        <w:bottom w:val="none" w:sz="0" w:space="0" w:color="auto"/>
        <w:right w:val="none" w:sz="0" w:space="0" w:color="auto"/>
      </w:divBdr>
    </w:div>
    <w:div w:id="161506583">
      <w:bodyDiv w:val="1"/>
      <w:marLeft w:val="0"/>
      <w:marRight w:val="0"/>
      <w:marTop w:val="0"/>
      <w:marBottom w:val="0"/>
      <w:divBdr>
        <w:top w:val="none" w:sz="0" w:space="0" w:color="auto"/>
        <w:left w:val="none" w:sz="0" w:space="0" w:color="auto"/>
        <w:bottom w:val="none" w:sz="0" w:space="0" w:color="auto"/>
        <w:right w:val="none" w:sz="0" w:space="0" w:color="auto"/>
      </w:divBdr>
    </w:div>
    <w:div w:id="163859494">
      <w:bodyDiv w:val="1"/>
      <w:marLeft w:val="0"/>
      <w:marRight w:val="0"/>
      <w:marTop w:val="0"/>
      <w:marBottom w:val="0"/>
      <w:divBdr>
        <w:top w:val="none" w:sz="0" w:space="0" w:color="auto"/>
        <w:left w:val="none" w:sz="0" w:space="0" w:color="auto"/>
        <w:bottom w:val="none" w:sz="0" w:space="0" w:color="auto"/>
        <w:right w:val="none" w:sz="0" w:space="0" w:color="auto"/>
      </w:divBdr>
      <w:divsChild>
        <w:div w:id="522091909">
          <w:marLeft w:val="0"/>
          <w:marRight w:val="0"/>
          <w:marTop w:val="0"/>
          <w:marBottom w:val="0"/>
          <w:divBdr>
            <w:top w:val="none" w:sz="0" w:space="0" w:color="auto"/>
            <w:left w:val="none" w:sz="0" w:space="0" w:color="auto"/>
            <w:bottom w:val="none" w:sz="0" w:space="0" w:color="auto"/>
            <w:right w:val="none" w:sz="0" w:space="0" w:color="auto"/>
          </w:divBdr>
          <w:divsChild>
            <w:div w:id="1802528265">
              <w:marLeft w:val="0"/>
              <w:marRight w:val="0"/>
              <w:marTop w:val="0"/>
              <w:marBottom w:val="0"/>
              <w:divBdr>
                <w:top w:val="none" w:sz="0" w:space="0" w:color="auto"/>
                <w:left w:val="none" w:sz="0" w:space="0" w:color="auto"/>
                <w:bottom w:val="none" w:sz="0" w:space="0" w:color="auto"/>
                <w:right w:val="none" w:sz="0" w:space="0" w:color="auto"/>
              </w:divBdr>
              <w:divsChild>
                <w:div w:id="191103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64213">
      <w:bodyDiv w:val="1"/>
      <w:marLeft w:val="0"/>
      <w:marRight w:val="0"/>
      <w:marTop w:val="0"/>
      <w:marBottom w:val="0"/>
      <w:divBdr>
        <w:top w:val="none" w:sz="0" w:space="0" w:color="auto"/>
        <w:left w:val="none" w:sz="0" w:space="0" w:color="auto"/>
        <w:bottom w:val="none" w:sz="0" w:space="0" w:color="auto"/>
        <w:right w:val="none" w:sz="0" w:space="0" w:color="auto"/>
      </w:divBdr>
    </w:div>
    <w:div w:id="212474370">
      <w:bodyDiv w:val="1"/>
      <w:marLeft w:val="0"/>
      <w:marRight w:val="0"/>
      <w:marTop w:val="0"/>
      <w:marBottom w:val="0"/>
      <w:divBdr>
        <w:top w:val="none" w:sz="0" w:space="0" w:color="auto"/>
        <w:left w:val="none" w:sz="0" w:space="0" w:color="auto"/>
        <w:bottom w:val="none" w:sz="0" w:space="0" w:color="auto"/>
        <w:right w:val="none" w:sz="0" w:space="0" w:color="auto"/>
      </w:divBdr>
    </w:div>
    <w:div w:id="252202664">
      <w:bodyDiv w:val="1"/>
      <w:marLeft w:val="0"/>
      <w:marRight w:val="0"/>
      <w:marTop w:val="0"/>
      <w:marBottom w:val="0"/>
      <w:divBdr>
        <w:top w:val="none" w:sz="0" w:space="0" w:color="auto"/>
        <w:left w:val="none" w:sz="0" w:space="0" w:color="auto"/>
        <w:bottom w:val="none" w:sz="0" w:space="0" w:color="auto"/>
        <w:right w:val="none" w:sz="0" w:space="0" w:color="auto"/>
      </w:divBdr>
    </w:div>
    <w:div w:id="272636458">
      <w:bodyDiv w:val="1"/>
      <w:marLeft w:val="0"/>
      <w:marRight w:val="0"/>
      <w:marTop w:val="0"/>
      <w:marBottom w:val="0"/>
      <w:divBdr>
        <w:top w:val="none" w:sz="0" w:space="0" w:color="auto"/>
        <w:left w:val="none" w:sz="0" w:space="0" w:color="auto"/>
        <w:bottom w:val="none" w:sz="0" w:space="0" w:color="auto"/>
        <w:right w:val="none" w:sz="0" w:space="0" w:color="auto"/>
      </w:divBdr>
    </w:div>
    <w:div w:id="273900947">
      <w:bodyDiv w:val="1"/>
      <w:marLeft w:val="0"/>
      <w:marRight w:val="0"/>
      <w:marTop w:val="0"/>
      <w:marBottom w:val="0"/>
      <w:divBdr>
        <w:top w:val="none" w:sz="0" w:space="0" w:color="auto"/>
        <w:left w:val="none" w:sz="0" w:space="0" w:color="auto"/>
        <w:bottom w:val="none" w:sz="0" w:space="0" w:color="auto"/>
        <w:right w:val="none" w:sz="0" w:space="0" w:color="auto"/>
      </w:divBdr>
    </w:div>
    <w:div w:id="367341016">
      <w:bodyDiv w:val="1"/>
      <w:marLeft w:val="0"/>
      <w:marRight w:val="0"/>
      <w:marTop w:val="0"/>
      <w:marBottom w:val="0"/>
      <w:divBdr>
        <w:top w:val="none" w:sz="0" w:space="0" w:color="auto"/>
        <w:left w:val="none" w:sz="0" w:space="0" w:color="auto"/>
        <w:bottom w:val="none" w:sz="0" w:space="0" w:color="auto"/>
        <w:right w:val="none" w:sz="0" w:space="0" w:color="auto"/>
      </w:divBdr>
    </w:div>
    <w:div w:id="456921991">
      <w:bodyDiv w:val="1"/>
      <w:marLeft w:val="0"/>
      <w:marRight w:val="0"/>
      <w:marTop w:val="0"/>
      <w:marBottom w:val="0"/>
      <w:divBdr>
        <w:top w:val="none" w:sz="0" w:space="0" w:color="auto"/>
        <w:left w:val="none" w:sz="0" w:space="0" w:color="auto"/>
        <w:bottom w:val="none" w:sz="0" w:space="0" w:color="auto"/>
        <w:right w:val="none" w:sz="0" w:space="0" w:color="auto"/>
      </w:divBdr>
    </w:div>
    <w:div w:id="521015307">
      <w:bodyDiv w:val="1"/>
      <w:marLeft w:val="0"/>
      <w:marRight w:val="0"/>
      <w:marTop w:val="0"/>
      <w:marBottom w:val="0"/>
      <w:divBdr>
        <w:top w:val="none" w:sz="0" w:space="0" w:color="auto"/>
        <w:left w:val="none" w:sz="0" w:space="0" w:color="auto"/>
        <w:bottom w:val="none" w:sz="0" w:space="0" w:color="auto"/>
        <w:right w:val="none" w:sz="0" w:space="0" w:color="auto"/>
      </w:divBdr>
    </w:div>
    <w:div w:id="521361410">
      <w:bodyDiv w:val="1"/>
      <w:marLeft w:val="0"/>
      <w:marRight w:val="0"/>
      <w:marTop w:val="0"/>
      <w:marBottom w:val="0"/>
      <w:divBdr>
        <w:top w:val="none" w:sz="0" w:space="0" w:color="auto"/>
        <w:left w:val="none" w:sz="0" w:space="0" w:color="auto"/>
        <w:bottom w:val="none" w:sz="0" w:space="0" w:color="auto"/>
        <w:right w:val="none" w:sz="0" w:space="0" w:color="auto"/>
      </w:divBdr>
    </w:div>
    <w:div w:id="522019499">
      <w:bodyDiv w:val="1"/>
      <w:marLeft w:val="0"/>
      <w:marRight w:val="0"/>
      <w:marTop w:val="0"/>
      <w:marBottom w:val="0"/>
      <w:divBdr>
        <w:top w:val="none" w:sz="0" w:space="0" w:color="auto"/>
        <w:left w:val="none" w:sz="0" w:space="0" w:color="auto"/>
        <w:bottom w:val="none" w:sz="0" w:space="0" w:color="auto"/>
        <w:right w:val="none" w:sz="0" w:space="0" w:color="auto"/>
      </w:divBdr>
      <w:divsChild>
        <w:div w:id="230310777">
          <w:marLeft w:val="0"/>
          <w:marRight w:val="0"/>
          <w:marTop w:val="0"/>
          <w:marBottom w:val="0"/>
          <w:divBdr>
            <w:top w:val="none" w:sz="0" w:space="0" w:color="auto"/>
            <w:left w:val="none" w:sz="0" w:space="0" w:color="auto"/>
            <w:bottom w:val="none" w:sz="0" w:space="0" w:color="auto"/>
            <w:right w:val="none" w:sz="0" w:space="0" w:color="auto"/>
          </w:divBdr>
          <w:divsChild>
            <w:div w:id="1947153856">
              <w:marLeft w:val="0"/>
              <w:marRight w:val="0"/>
              <w:marTop w:val="0"/>
              <w:marBottom w:val="0"/>
              <w:divBdr>
                <w:top w:val="none" w:sz="0" w:space="0" w:color="auto"/>
                <w:left w:val="none" w:sz="0" w:space="0" w:color="auto"/>
                <w:bottom w:val="none" w:sz="0" w:space="0" w:color="auto"/>
                <w:right w:val="none" w:sz="0" w:space="0" w:color="auto"/>
              </w:divBdr>
              <w:divsChild>
                <w:div w:id="199779575">
                  <w:marLeft w:val="0"/>
                  <w:marRight w:val="0"/>
                  <w:marTop w:val="0"/>
                  <w:marBottom w:val="0"/>
                  <w:divBdr>
                    <w:top w:val="none" w:sz="0" w:space="0" w:color="auto"/>
                    <w:left w:val="none" w:sz="0" w:space="0" w:color="auto"/>
                    <w:bottom w:val="none" w:sz="0" w:space="0" w:color="auto"/>
                    <w:right w:val="none" w:sz="0" w:space="0" w:color="auto"/>
                  </w:divBdr>
                  <w:divsChild>
                    <w:div w:id="176398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315649">
      <w:bodyDiv w:val="1"/>
      <w:marLeft w:val="0"/>
      <w:marRight w:val="0"/>
      <w:marTop w:val="0"/>
      <w:marBottom w:val="0"/>
      <w:divBdr>
        <w:top w:val="none" w:sz="0" w:space="0" w:color="auto"/>
        <w:left w:val="none" w:sz="0" w:space="0" w:color="auto"/>
        <w:bottom w:val="none" w:sz="0" w:space="0" w:color="auto"/>
        <w:right w:val="none" w:sz="0" w:space="0" w:color="auto"/>
      </w:divBdr>
    </w:div>
    <w:div w:id="545996379">
      <w:bodyDiv w:val="1"/>
      <w:marLeft w:val="0"/>
      <w:marRight w:val="0"/>
      <w:marTop w:val="0"/>
      <w:marBottom w:val="0"/>
      <w:divBdr>
        <w:top w:val="none" w:sz="0" w:space="0" w:color="auto"/>
        <w:left w:val="none" w:sz="0" w:space="0" w:color="auto"/>
        <w:bottom w:val="none" w:sz="0" w:space="0" w:color="auto"/>
        <w:right w:val="none" w:sz="0" w:space="0" w:color="auto"/>
      </w:divBdr>
    </w:div>
    <w:div w:id="583149972">
      <w:bodyDiv w:val="1"/>
      <w:marLeft w:val="0"/>
      <w:marRight w:val="0"/>
      <w:marTop w:val="0"/>
      <w:marBottom w:val="0"/>
      <w:divBdr>
        <w:top w:val="none" w:sz="0" w:space="0" w:color="auto"/>
        <w:left w:val="none" w:sz="0" w:space="0" w:color="auto"/>
        <w:bottom w:val="none" w:sz="0" w:space="0" w:color="auto"/>
        <w:right w:val="none" w:sz="0" w:space="0" w:color="auto"/>
      </w:divBdr>
    </w:div>
    <w:div w:id="640228278">
      <w:bodyDiv w:val="1"/>
      <w:marLeft w:val="0"/>
      <w:marRight w:val="0"/>
      <w:marTop w:val="0"/>
      <w:marBottom w:val="0"/>
      <w:divBdr>
        <w:top w:val="none" w:sz="0" w:space="0" w:color="auto"/>
        <w:left w:val="none" w:sz="0" w:space="0" w:color="auto"/>
        <w:bottom w:val="none" w:sz="0" w:space="0" w:color="auto"/>
        <w:right w:val="none" w:sz="0" w:space="0" w:color="auto"/>
      </w:divBdr>
    </w:div>
    <w:div w:id="658119669">
      <w:bodyDiv w:val="1"/>
      <w:marLeft w:val="0"/>
      <w:marRight w:val="0"/>
      <w:marTop w:val="0"/>
      <w:marBottom w:val="0"/>
      <w:divBdr>
        <w:top w:val="none" w:sz="0" w:space="0" w:color="auto"/>
        <w:left w:val="none" w:sz="0" w:space="0" w:color="auto"/>
        <w:bottom w:val="none" w:sz="0" w:space="0" w:color="auto"/>
        <w:right w:val="none" w:sz="0" w:space="0" w:color="auto"/>
      </w:divBdr>
      <w:divsChild>
        <w:div w:id="1634366780">
          <w:marLeft w:val="0"/>
          <w:marRight w:val="0"/>
          <w:marTop w:val="0"/>
          <w:marBottom w:val="0"/>
          <w:divBdr>
            <w:top w:val="none" w:sz="0" w:space="0" w:color="auto"/>
            <w:left w:val="none" w:sz="0" w:space="0" w:color="auto"/>
            <w:bottom w:val="none" w:sz="0" w:space="0" w:color="auto"/>
            <w:right w:val="none" w:sz="0" w:space="0" w:color="auto"/>
          </w:divBdr>
          <w:divsChild>
            <w:div w:id="911693672">
              <w:marLeft w:val="0"/>
              <w:marRight w:val="0"/>
              <w:marTop w:val="0"/>
              <w:marBottom w:val="0"/>
              <w:divBdr>
                <w:top w:val="none" w:sz="0" w:space="0" w:color="auto"/>
                <w:left w:val="none" w:sz="0" w:space="0" w:color="auto"/>
                <w:bottom w:val="none" w:sz="0" w:space="0" w:color="auto"/>
                <w:right w:val="none" w:sz="0" w:space="0" w:color="auto"/>
              </w:divBdr>
              <w:divsChild>
                <w:div w:id="495800077">
                  <w:marLeft w:val="0"/>
                  <w:marRight w:val="0"/>
                  <w:marTop w:val="0"/>
                  <w:marBottom w:val="0"/>
                  <w:divBdr>
                    <w:top w:val="none" w:sz="0" w:space="0" w:color="auto"/>
                    <w:left w:val="none" w:sz="0" w:space="0" w:color="auto"/>
                    <w:bottom w:val="none" w:sz="0" w:space="0" w:color="auto"/>
                    <w:right w:val="none" w:sz="0" w:space="0" w:color="auto"/>
                  </w:divBdr>
                  <w:divsChild>
                    <w:div w:id="201714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555123">
      <w:bodyDiv w:val="1"/>
      <w:marLeft w:val="0"/>
      <w:marRight w:val="0"/>
      <w:marTop w:val="0"/>
      <w:marBottom w:val="0"/>
      <w:divBdr>
        <w:top w:val="none" w:sz="0" w:space="0" w:color="auto"/>
        <w:left w:val="none" w:sz="0" w:space="0" w:color="auto"/>
        <w:bottom w:val="none" w:sz="0" w:space="0" w:color="auto"/>
        <w:right w:val="none" w:sz="0" w:space="0" w:color="auto"/>
      </w:divBdr>
      <w:divsChild>
        <w:div w:id="2074161850">
          <w:marLeft w:val="0"/>
          <w:marRight w:val="0"/>
          <w:marTop w:val="0"/>
          <w:marBottom w:val="0"/>
          <w:divBdr>
            <w:top w:val="single" w:sz="2" w:space="0" w:color="auto"/>
            <w:left w:val="single" w:sz="2" w:space="0" w:color="auto"/>
            <w:bottom w:val="single" w:sz="6" w:space="0" w:color="auto"/>
            <w:right w:val="single" w:sz="2" w:space="0" w:color="auto"/>
          </w:divBdr>
          <w:divsChild>
            <w:div w:id="1144735659">
              <w:marLeft w:val="0"/>
              <w:marRight w:val="0"/>
              <w:marTop w:val="100"/>
              <w:marBottom w:val="100"/>
              <w:divBdr>
                <w:top w:val="single" w:sz="2" w:space="0" w:color="D9D9E3"/>
                <w:left w:val="single" w:sz="2" w:space="0" w:color="D9D9E3"/>
                <w:bottom w:val="single" w:sz="2" w:space="0" w:color="D9D9E3"/>
                <w:right w:val="single" w:sz="2" w:space="0" w:color="D9D9E3"/>
              </w:divBdr>
              <w:divsChild>
                <w:div w:id="1969579387">
                  <w:marLeft w:val="0"/>
                  <w:marRight w:val="0"/>
                  <w:marTop w:val="0"/>
                  <w:marBottom w:val="0"/>
                  <w:divBdr>
                    <w:top w:val="single" w:sz="2" w:space="0" w:color="D9D9E3"/>
                    <w:left w:val="single" w:sz="2" w:space="0" w:color="D9D9E3"/>
                    <w:bottom w:val="single" w:sz="2" w:space="0" w:color="D9D9E3"/>
                    <w:right w:val="single" w:sz="2" w:space="0" w:color="D9D9E3"/>
                  </w:divBdr>
                  <w:divsChild>
                    <w:div w:id="2023043138">
                      <w:marLeft w:val="0"/>
                      <w:marRight w:val="0"/>
                      <w:marTop w:val="0"/>
                      <w:marBottom w:val="0"/>
                      <w:divBdr>
                        <w:top w:val="single" w:sz="2" w:space="0" w:color="D9D9E3"/>
                        <w:left w:val="single" w:sz="2" w:space="0" w:color="D9D9E3"/>
                        <w:bottom w:val="single" w:sz="2" w:space="0" w:color="D9D9E3"/>
                        <w:right w:val="single" w:sz="2" w:space="0" w:color="D9D9E3"/>
                      </w:divBdr>
                      <w:divsChild>
                        <w:div w:id="392824095">
                          <w:marLeft w:val="0"/>
                          <w:marRight w:val="0"/>
                          <w:marTop w:val="0"/>
                          <w:marBottom w:val="0"/>
                          <w:divBdr>
                            <w:top w:val="single" w:sz="2" w:space="0" w:color="D9D9E3"/>
                            <w:left w:val="single" w:sz="2" w:space="0" w:color="D9D9E3"/>
                            <w:bottom w:val="single" w:sz="2" w:space="0" w:color="D9D9E3"/>
                            <w:right w:val="single" w:sz="2" w:space="0" w:color="D9D9E3"/>
                          </w:divBdr>
                          <w:divsChild>
                            <w:div w:id="1517188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71835383">
      <w:bodyDiv w:val="1"/>
      <w:marLeft w:val="0"/>
      <w:marRight w:val="0"/>
      <w:marTop w:val="0"/>
      <w:marBottom w:val="0"/>
      <w:divBdr>
        <w:top w:val="none" w:sz="0" w:space="0" w:color="auto"/>
        <w:left w:val="none" w:sz="0" w:space="0" w:color="auto"/>
        <w:bottom w:val="none" w:sz="0" w:space="0" w:color="auto"/>
        <w:right w:val="none" w:sz="0" w:space="0" w:color="auto"/>
      </w:divBdr>
    </w:div>
    <w:div w:id="701906310">
      <w:bodyDiv w:val="1"/>
      <w:marLeft w:val="0"/>
      <w:marRight w:val="0"/>
      <w:marTop w:val="0"/>
      <w:marBottom w:val="0"/>
      <w:divBdr>
        <w:top w:val="none" w:sz="0" w:space="0" w:color="auto"/>
        <w:left w:val="none" w:sz="0" w:space="0" w:color="auto"/>
        <w:bottom w:val="none" w:sz="0" w:space="0" w:color="auto"/>
        <w:right w:val="none" w:sz="0" w:space="0" w:color="auto"/>
      </w:divBdr>
      <w:divsChild>
        <w:div w:id="1473787402">
          <w:marLeft w:val="0"/>
          <w:marRight w:val="0"/>
          <w:marTop w:val="0"/>
          <w:marBottom w:val="0"/>
          <w:divBdr>
            <w:top w:val="none" w:sz="0" w:space="0" w:color="auto"/>
            <w:left w:val="none" w:sz="0" w:space="0" w:color="auto"/>
            <w:bottom w:val="none" w:sz="0" w:space="0" w:color="auto"/>
            <w:right w:val="none" w:sz="0" w:space="0" w:color="auto"/>
          </w:divBdr>
          <w:divsChild>
            <w:div w:id="407849838">
              <w:marLeft w:val="0"/>
              <w:marRight w:val="0"/>
              <w:marTop w:val="0"/>
              <w:marBottom w:val="0"/>
              <w:divBdr>
                <w:top w:val="none" w:sz="0" w:space="0" w:color="auto"/>
                <w:left w:val="none" w:sz="0" w:space="0" w:color="auto"/>
                <w:bottom w:val="none" w:sz="0" w:space="0" w:color="auto"/>
                <w:right w:val="none" w:sz="0" w:space="0" w:color="auto"/>
              </w:divBdr>
              <w:divsChild>
                <w:div w:id="2100366194">
                  <w:marLeft w:val="0"/>
                  <w:marRight w:val="0"/>
                  <w:marTop w:val="0"/>
                  <w:marBottom w:val="0"/>
                  <w:divBdr>
                    <w:top w:val="none" w:sz="0" w:space="0" w:color="auto"/>
                    <w:left w:val="none" w:sz="0" w:space="0" w:color="auto"/>
                    <w:bottom w:val="none" w:sz="0" w:space="0" w:color="auto"/>
                    <w:right w:val="none" w:sz="0" w:space="0" w:color="auto"/>
                  </w:divBdr>
                  <w:divsChild>
                    <w:div w:id="159856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6589403">
      <w:bodyDiv w:val="1"/>
      <w:marLeft w:val="0"/>
      <w:marRight w:val="0"/>
      <w:marTop w:val="0"/>
      <w:marBottom w:val="0"/>
      <w:divBdr>
        <w:top w:val="none" w:sz="0" w:space="0" w:color="auto"/>
        <w:left w:val="none" w:sz="0" w:space="0" w:color="auto"/>
        <w:bottom w:val="none" w:sz="0" w:space="0" w:color="auto"/>
        <w:right w:val="none" w:sz="0" w:space="0" w:color="auto"/>
      </w:divBdr>
      <w:divsChild>
        <w:div w:id="1580600752">
          <w:marLeft w:val="0"/>
          <w:marRight w:val="0"/>
          <w:marTop w:val="0"/>
          <w:marBottom w:val="0"/>
          <w:divBdr>
            <w:top w:val="none" w:sz="0" w:space="0" w:color="auto"/>
            <w:left w:val="none" w:sz="0" w:space="0" w:color="auto"/>
            <w:bottom w:val="none" w:sz="0" w:space="0" w:color="auto"/>
            <w:right w:val="none" w:sz="0" w:space="0" w:color="auto"/>
          </w:divBdr>
          <w:divsChild>
            <w:div w:id="119610285">
              <w:marLeft w:val="0"/>
              <w:marRight w:val="0"/>
              <w:marTop w:val="0"/>
              <w:marBottom w:val="0"/>
              <w:divBdr>
                <w:top w:val="none" w:sz="0" w:space="0" w:color="auto"/>
                <w:left w:val="none" w:sz="0" w:space="0" w:color="auto"/>
                <w:bottom w:val="none" w:sz="0" w:space="0" w:color="auto"/>
                <w:right w:val="none" w:sz="0" w:space="0" w:color="auto"/>
              </w:divBdr>
              <w:divsChild>
                <w:div w:id="1116293142">
                  <w:marLeft w:val="0"/>
                  <w:marRight w:val="0"/>
                  <w:marTop w:val="0"/>
                  <w:marBottom w:val="0"/>
                  <w:divBdr>
                    <w:top w:val="none" w:sz="0" w:space="0" w:color="auto"/>
                    <w:left w:val="none" w:sz="0" w:space="0" w:color="auto"/>
                    <w:bottom w:val="none" w:sz="0" w:space="0" w:color="auto"/>
                    <w:right w:val="none" w:sz="0" w:space="0" w:color="auto"/>
                  </w:divBdr>
                  <w:divsChild>
                    <w:div w:id="43722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7821565">
      <w:bodyDiv w:val="1"/>
      <w:marLeft w:val="0"/>
      <w:marRight w:val="0"/>
      <w:marTop w:val="0"/>
      <w:marBottom w:val="0"/>
      <w:divBdr>
        <w:top w:val="none" w:sz="0" w:space="0" w:color="auto"/>
        <w:left w:val="none" w:sz="0" w:space="0" w:color="auto"/>
        <w:bottom w:val="none" w:sz="0" w:space="0" w:color="auto"/>
        <w:right w:val="none" w:sz="0" w:space="0" w:color="auto"/>
      </w:divBdr>
      <w:divsChild>
        <w:div w:id="743525349">
          <w:marLeft w:val="0"/>
          <w:marRight w:val="0"/>
          <w:marTop w:val="0"/>
          <w:marBottom w:val="0"/>
          <w:divBdr>
            <w:top w:val="none" w:sz="0" w:space="0" w:color="auto"/>
            <w:left w:val="none" w:sz="0" w:space="0" w:color="auto"/>
            <w:bottom w:val="none" w:sz="0" w:space="0" w:color="auto"/>
            <w:right w:val="none" w:sz="0" w:space="0" w:color="auto"/>
          </w:divBdr>
          <w:divsChild>
            <w:div w:id="734665604">
              <w:marLeft w:val="0"/>
              <w:marRight w:val="0"/>
              <w:marTop w:val="0"/>
              <w:marBottom w:val="0"/>
              <w:divBdr>
                <w:top w:val="none" w:sz="0" w:space="0" w:color="auto"/>
                <w:left w:val="none" w:sz="0" w:space="0" w:color="auto"/>
                <w:bottom w:val="none" w:sz="0" w:space="0" w:color="auto"/>
                <w:right w:val="none" w:sz="0" w:space="0" w:color="auto"/>
              </w:divBdr>
              <w:divsChild>
                <w:div w:id="50857378">
                  <w:marLeft w:val="0"/>
                  <w:marRight w:val="0"/>
                  <w:marTop w:val="0"/>
                  <w:marBottom w:val="0"/>
                  <w:divBdr>
                    <w:top w:val="none" w:sz="0" w:space="0" w:color="auto"/>
                    <w:left w:val="none" w:sz="0" w:space="0" w:color="auto"/>
                    <w:bottom w:val="none" w:sz="0" w:space="0" w:color="auto"/>
                    <w:right w:val="none" w:sz="0" w:space="0" w:color="auto"/>
                  </w:divBdr>
                  <w:divsChild>
                    <w:div w:id="73717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269023">
      <w:bodyDiv w:val="1"/>
      <w:marLeft w:val="0"/>
      <w:marRight w:val="0"/>
      <w:marTop w:val="0"/>
      <w:marBottom w:val="0"/>
      <w:divBdr>
        <w:top w:val="none" w:sz="0" w:space="0" w:color="auto"/>
        <w:left w:val="none" w:sz="0" w:space="0" w:color="auto"/>
        <w:bottom w:val="none" w:sz="0" w:space="0" w:color="auto"/>
        <w:right w:val="none" w:sz="0" w:space="0" w:color="auto"/>
      </w:divBdr>
    </w:div>
    <w:div w:id="803620373">
      <w:bodyDiv w:val="1"/>
      <w:marLeft w:val="0"/>
      <w:marRight w:val="0"/>
      <w:marTop w:val="0"/>
      <w:marBottom w:val="0"/>
      <w:divBdr>
        <w:top w:val="none" w:sz="0" w:space="0" w:color="auto"/>
        <w:left w:val="none" w:sz="0" w:space="0" w:color="auto"/>
        <w:bottom w:val="none" w:sz="0" w:space="0" w:color="auto"/>
        <w:right w:val="none" w:sz="0" w:space="0" w:color="auto"/>
      </w:divBdr>
      <w:divsChild>
        <w:div w:id="198590750">
          <w:marLeft w:val="0"/>
          <w:marRight w:val="0"/>
          <w:marTop w:val="0"/>
          <w:marBottom w:val="0"/>
          <w:divBdr>
            <w:top w:val="none" w:sz="0" w:space="0" w:color="auto"/>
            <w:left w:val="none" w:sz="0" w:space="0" w:color="auto"/>
            <w:bottom w:val="none" w:sz="0" w:space="0" w:color="auto"/>
            <w:right w:val="none" w:sz="0" w:space="0" w:color="auto"/>
          </w:divBdr>
          <w:divsChild>
            <w:div w:id="413862940">
              <w:marLeft w:val="0"/>
              <w:marRight w:val="0"/>
              <w:marTop w:val="0"/>
              <w:marBottom w:val="0"/>
              <w:divBdr>
                <w:top w:val="none" w:sz="0" w:space="0" w:color="auto"/>
                <w:left w:val="none" w:sz="0" w:space="0" w:color="auto"/>
                <w:bottom w:val="none" w:sz="0" w:space="0" w:color="auto"/>
                <w:right w:val="none" w:sz="0" w:space="0" w:color="auto"/>
              </w:divBdr>
              <w:divsChild>
                <w:div w:id="1794789959">
                  <w:marLeft w:val="0"/>
                  <w:marRight w:val="0"/>
                  <w:marTop w:val="0"/>
                  <w:marBottom w:val="0"/>
                  <w:divBdr>
                    <w:top w:val="none" w:sz="0" w:space="0" w:color="auto"/>
                    <w:left w:val="none" w:sz="0" w:space="0" w:color="auto"/>
                    <w:bottom w:val="none" w:sz="0" w:space="0" w:color="auto"/>
                    <w:right w:val="none" w:sz="0" w:space="0" w:color="auto"/>
                  </w:divBdr>
                  <w:divsChild>
                    <w:div w:id="28877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503262">
      <w:bodyDiv w:val="1"/>
      <w:marLeft w:val="0"/>
      <w:marRight w:val="0"/>
      <w:marTop w:val="0"/>
      <w:marBottom w:val="0"/>
      <w:divBdr>
        <w:top w:val="none" w:sz="0" w:space="0" w:color="auto"/>
        <w:left w:val="none" w:sz="0" w:space="0" w:color="auto"/>
        <w:bottom w:val="none" w:sz="0" w:space="0" w:color="auto"/>
        <w:right w:val="none" w:sz="0" w:space="0" w:color="auto"/>
      </w:divBdr>
      <w:divsChild>
        <w:div w:id="1742360916">
          <w:marLeft w:val="0"/>
          <w:marRight w:val="0"/>
          <w:marTop w:val="0"/>
          <w:marBottom w:val="0"/>
          <w:divBdr>
            <w:top w:val="single" w:sz="2" w:space="0" w:color="auto"/>
            <w:left w:val="single" w:sz="2" w:space="0" w:color="auto"/>
            <w:bottom w:val="single" w:sz="6" w:space="0" w:color="auto"/>
            <w:right w:val="single" w:sz="2" w:space="0" w:color="auto"/>
          </w:divBdr>
          <w:divsChild>
            <w:div w:id="1872036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662004507">
                  <w:marLeft w:val="0"/>
                  <w:marRight w:val="0"/>
                  <w:marTop w:val="0"/>
                  <w:marBottom w:val="0"/>
                  <w:divBdr>
                    <w:top w:val="single" w:sz="2" w:space="0" w:color="D9D9E3"/>
                    <w:left w:val="single" w:sz="2" w:space="0" w:color="D9D9E3"/>
                    <w:bottom w:val="single" w:sz="2" w:space="0" w:color="D9D9E3"/>
                    <w:right w:val="single" w:sz="2" w:space="0" w:color="D9D9E3"/>
                  </w:divBdr>
                  <w:divsChild>
                    <w:div w:id="452485022">
                      <w:marLeft w:val="0"/>
                      <w:marRight w:val="0"/>
                      <w:marTop w:val="0"/>
                      <w:marBottom w:val="0"/>
                      <w:divBdr>
                        <w:top w:val="single" w:sz="2" w:space="0" w:color="D9D9E3"/>
                        <w:left w:val="single" w:sz="2" w:space="0" w:color="D9D9E3"/>
                        <w:bottom w:val="single" w:sz="2" w:space="0" w:color="D9D9E3"/>
                        <w:right w:val="single" w:sz="2" w:space="0" w:color="D9D9E3"/>
                      </w:divBdr>
                      <w:divsChild>
                        <w:div w:id="110979120">
                          <w:marLeft w:val="0"/>
                          <w:marRight w:val="0"/>
                          <w:marTop w:val="0"/>
                          <w:marBottom w:val="0"/>
                          <w:divBdr>
                            <w:top w:val="single" w:sz="2" w:space="0" w:color="D9D9E3"/>
                            <w:left w:val="single" w:sz="2" w:space="0" w:color="D9D9E3"/>
                            <w:bottom w:val="single" w:sz="2" w:space="0" w:color="D9D9E3"/>
                            <w:right w:val="single" w:sz="2" w:space="0" w:color="D9D9E3"/>
                          </w:divBdr>
                          <w:divsChild>
                            <w:div w:id="1060246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75704249">
      <w:bodyDiv w:val="1"/>
      <w:marLeft w:val="0"/>
      <w:marRight w:val="0"/>
      <w:marTop w:val="0"/>
      <w:marBottom w:val="0"/>
      <w:divBdr>
        <w:top w:val="none" w:sz="0" w:space="0" w:color="auto"/>
        <w:left w:val="none" w:sz="0" w:space="0" w:color="auto"/>
        <w:bottom w:val="none" w:sz="0" w:space="0" w:color="auto"/>
        <w:right w:val="none" w:sz="0" w:space="0" w:color="auto"/>
      </w:divBdr>
      <w:divsChild>
        <w:div w:id="1237131988">
          <w:marLeft w:val="0"/>
          <w:marRight w:val="0"/>
          <w:marTop w:val="0"/>
          <w:marBottom w:val="0"/>
          <w:divBdr>
            <w:top w:val="none" w:sz="0" w:space="0" w:color="auto"/>
            <w:left w:val="none" w:sz="0" w:space="0" w:color="auto"/>
            <w:bottom w:val="none" w:sz="0" w:space="0" w:color="auto"/>
            <w:right w:val="none" w:sz="0" w:space="0" w:color="auto"/>
          </w:divBdr>
          <w:divsChild>
            <w:div w:id="1236163662">
              <w:marLeft w:val="0"/>
              <w:marRight w:val="0"/>
              <w:marTop w:val="0"/>
              <w:marBottom w:val="0"/>
              <w:divBdr>
                <w:top w:val="none" w:sz="0" w:space="0" w:color="auto"/>
                <w:left w:val="none" w:sz="0" w:space="0" w:color="auto"/>
                <w:bottom w:val="none" w:sz="0" w:space="0" w:color="auto"/>
                <w:right w:val="none" w:sz="0" w:space="0" w:color="auto"/>
              </w:divBdr>
              <w:divsChild>
                <w:div w:id="42260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203594">
      <w:bodyDiv w:val="1"/>
      <w:marLeft w:val="0"/>
      <w:marRight w:val="0"/>
      <w:marTop w:val="0"/>
      <w:marBottom w:val="0"/>
      <w:divBdr>
        <w:top w:val="none" w:sz="0" w:space="0" w:color="auto"/>
        <w:left w:val="none" w:sz="0" w:space="0" w:color="auto"/>
        <w:bottom w:val="none" w:sz="0" w:space="0" w:color="auto"/>
        <w:right w:val="none" w:sz="0" w:space="0" w:color="auto"/>
      </w:divBdr>
      <w:divsChild>
        <w:div w:id="2145345407">
          <w:marLeft w:val="0"/>
          <w:marRight w:val="0"/>
          <w:marTop w:val="0"/>
          <w:marBottom w:val="0"/>
          <w:divBdr>
            <w:top w:val="none" w:sz="0" w:space="0" w:color="auto"/>
            <w:left w:val="none" w:sz="0" w:space="0" w:color="auto"/>
            <w:bottom w:val="none" w:sz="0" w:space="0" w:color="auto"/>
            <w:right w:val="none" w:sz="0" w:space="0" w:color="auto"/>
          </w:divBdr>
          <w:divsChild>
            <w:div w:id="2016420810">
              <w:marLeft w:val="0"/>
              <w:marRight w:val="0"/>
              <w:marTop w:val="0"/>
              <w:marBottom w:val="0"/>
              <w:divBdr>
                <w:top w:val="none" w:sz="0" w:space="0" w:color="auto"/>
                <w:left w:val="none" w:sz="0" w:space="0" w:color="auto"/>
                <w:bottom w:val="none" w:sz="0" w:space="0" w:color="auto"/>
                <w:right w:val="none" w:sz="0" w:space="0" w:color="auto"/>
              </w:divBdr>
              <w:divsChild>
                <w:div w:id="776877453">
                  <w:marLeft w:val="0"/>
                  <w:marRight w:val="0"/>
                  <w:marTop w:val="0"/>
                  <w:marBottom w:val="0"/>
                  <w:divBdr>
                    <w:top w:val="none" w:sz="0" w:space="0" w:color="auto"/>
                    <w:left w:val="none" w:sz="0" w:space="0" w:color="auto"/>
                    <w:bottom w:val="none" w:sz="0" w:space="0" w:color="auto"/>
                    <w:right w:val="none" w:sz="0" w:space="0" w:color="auto"/>
                  </w:divBdr>
                  <w:divsChild>
                    <w:div w:id="132042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7862026">
      <w:bodyDiv w:val="1"/>
      <w:marLeft w:val="0"/>
      <w:marRight w:val="0"/>
      <w:marTop w:val="0"/>
      <w:marBottom w:val="0"/>
      <w:divBdr>
        <w:top w:val="none" w:sz="0" w:space="0" w:color="auto"/>
        <w:left w:val="none" w:sz="0" w:space="0" w:color="auto"/>
        <w:bottom w:val="none" w:sz="0" w:space="0" w:color="auto"/>
        <w:right w:val="none" w:sz="0" w:space="0" w:color="auto"/>
      </w:divBdr>
    </w:div>
    <w:div w:id="893125958">
      <w:bodyDiv w:val="1"/>
      <w:marLeft w:val="0"/>
      <w:marRight w:val="0"/>
      <w:marTop w:val="0"/>
      <w:marBottom w:val="0"/>
      <w:divBdr>
        <w:top w:val="none" w:sz="0" w:space="0" w:color="auto"/>
        <w:left w:val="none" w:sz="0" w:space="0" w:color="auto"/>
        <w:bottom w:val="none" w:sz="0" w:space="0" w:color="auto"/>
        <w:right w:val="none" w:sz="0" w:space="0" w:color="auto"/>
      </w:divBdr>
    </w:div>
    <w:div w:id="912861259">
      <w:bodyDiv w:val="1"/>
      <w:marLeft w:val="0"/>
      <w:marRight w:val="0"/>
      <w:marTop w:val="0"/>
      <w:marBottom w:val="0"/>
      <w:divBdr>
        <w:top w:val="none" w:sz="0" w:space="0" w:color="auto"/>
        <w:left w:val="none" w:sz="0" w:space="0" w:color="auto"/>
        <w:bottom w:val="none" w:sz="0" w:space="0" w:color="auto"/>
        <w:right w:val="none" w:sz="0" w:space="0" w:color="auto"/>
      </w:divBdr>
    </w:div>
    <w:div w:id="914164865">
      <w:bodyDiv w:val="1"/>
      <w:marLeft w:val="0"/>
      <w:marRight w:val="0"/>
      <w:marTop w:val="0"/>
      <w:marBottom w:val="0"/>
      <w:divBdr>
        <w:top w:val="none" w:sz="0" w:space="0" w:color="auto"/>
        <w:left w:val="none" w:sz="0" w:space="0" w:color="auto"/>
        <w:bottom w:val="none" w:sz="0" w:space="0" w:color="auto"/>
        <w:right w:val="none" w:sz="0" w:space="0" w:color="auto"/>
      </w:divBdr>
    </w:div>
    <w:div w:id="945236491">
      <w:bodyDiv w:val="1"/>
      <w:marLeft w:val="0"/>
      <w:marRight w:val="0"/>
      <w:marTop w:val="0"/>
      <w:marBottom w:val="0"/>
      <w:divBdr>
        <w:top w:val="none" w:sz="0" w:space="0" w:color="auto"/>
        <w:left w:val="none" w:sz="0" w:space="0" w:color="auto"/>
        <w:bottom w:val="none" w:sz="0" w:space="0" w:color="auto"/>
        <w:right w:val="none" w:sz="0" w:space="0" w:color="auto"/>
      </w:divBdr>
      <w:divsChild>
        <w:div w:id="815923255">
          <w:marLeft w:val="0"/>
          <w:marRight w:val="0"/>
          <w:marTop w:val="0"/>
          <w:marBottom w:val="0"/>
          <w:divBdr>
            <w:top w:val="none" w:sz="0" w:space="0" w:color="auto"/>
            <w:left w:val="none" w:sz="0" w:space="0" w:color="auto"/>
            <w:bottom w:val="none" w:sz="0" w:space="0" w:color="auto"/>
            <w:right w:val="none" w:sz="0" w:space="0" w:color="auto"/>
          </w:divBdr>
          <w:divsChild>
            <w:div w:id="807822434">
              <w:marLeft w:val="0"/>
              <w:marRight w:val="0"/>
              <w:marTop w:val="0"/>
              <w:marBottom w:val="0"/>
              <w:divBdr>
                <w:top w:val="none" w:sz="0" w:space="0" w:color="auto"/>
                <w:left w:val="none" w:sz="0" w:space="0" w:color="auto"/>
                <w:bottom w:val="none" w:sz="0" w:space="0" w:color="auto"/>
                <w:right w:val="none" w:sz="0" w:space="0" w:color="auto"/>
              </w:divBdr>
              <w:divsChild>
                <w:div w:id="197814370">
                  <w:marLeft w:val="0"/>
                  <w:marRight w:val="0"/>
                  <w:marTop w:val="0"/>
                  <w:marBottom w:val="0"/>
                  <w:divBdr>
                    <w:top w:val="none" w:sz="0" w:space="0" w:color="auto"/>
                    <w:left w:val="none" w:sz="0" w:space="0" w:color="auto"/>
                    <w:bottom w:val="none" w:sz="0" w:space="0" w:color="auto"/>
                    <w:right w:val="none" w:sz="0" w:space="0" w:color="auto"/>
                  </w:divBdr>
                  <w:divsChild>
                    <w:div w:id="1723091763">
                      <w:marLeft w:val="0"/>
                      <w:marRight w:val="0"/>
                      <w:marTop w:val="0"/>
                      <w:marBottom w:val="0"/>
                      <w:divBdr>
                        <w:top w:val="none" w:sz="0" w:space="0" w:color="auto"/>
                        <w:left w:val="none" w:sz="0" w:space="0" w:color="auto"/>
                        <w:bottom w:val="none" w:sz="0" w:space="0" w:color="auto"/>
                        <w:right w:val="none" w:sz="0" w:space="0" w:color="auto"/>
                      </w:divBdr>
                    </w:div>
                  </w:divsChild>
                </w:div>
                <w:div w:id="279266318">
                  <w:marLeft w:val="0"/>
                  <w:marRight w:val="0"/>
                  <w:marTop w:val="0"/>
                  <w:marBottom w:val="0"/>
                  <w:divBdr>
                    <w:top w:val="none" w:sz="0" w:space="0" w:color="auto"/>
                    <w:left w:val="none" w:sz="0" w:space="0" w:color="auto"/>
                    <w:bottom w:val="none" w:sz="0" w:space="0" w:color="auto"/>
                    <w:right w:val="none" w:sz="0" w:space="0" w:color="auto"/>
                  </w:divBdr>
                  <w:divsChild>
                    <w:div w:id="881097416">
                      <w:marLeft w:val="0"/>
                      <w:marRight w:val="0"/>
                      <w:marTop w:val="0"/>
                      <w:marBottom w:val="0"/>
                      <w:divBdr>
                        <w:top w:val="none" w:sz="0" w:space="0" w:color="auto"/>
                        <w:left w:val="none" w:sz="0" w:space="0" w:color="auto"/>
                        <w:bottom w:val="none" w:sz="0" w:space="0" w:color="auto"/>
                        <w:right w:val="none" w:sz="0" w:space="0" w:color="auto"/>
                      </w:divBdr>
                    </w:div>
                    <w:div w:id="1352300823">
                      <w:marLeft w:val="0"/>
                      <w:marRight w:val="0"/>
                      <w:marTop w:val="0"/>
                      <w:marBottom w:val="0"/>
                      <w:divBdr>
                        <w:top w:val="none" w:sz="0" w:space="0" w:color="auto"/>
                        <w:left w:val="none" w:sz="0" w:space="0" w:color="auto"/>
                        <w:bottom w:val="none" w:sz="0" w:space="0" w:color="auto"/>
                        <w:right w:val="none" w:sz="0" w:space="0" w:color="auto"/>
                      </w:divBdr>
                    </w:div>
                    <w:div w:id="1520894731">
                      <w:marLeft w:val="0"/>
                      <w:marRight w:val="0"/>
                      <w:marTop w:val="0"/>
                      <w:marBottom w:val="0"/>
                      <w:divBdr>
                        <w:top w:val="none" w:sz="0" w:space="0" w:color="auto"/>
                        <w:left w:val="none" w:sz="0" w:space="0" w:color="auto"/>
                        <w:bottom w:val="none" w:sz="0" w:space="0" w:color="auto"/>
                        <w:right w:val="none" w:sz="0" w:space="0" w:color="auto"/>
                      </w:divBdr>
                    </w:div>
                    <w:div w:id="1748529135">
                      <w:marLeft w:val="0"/>
                      <w:marRight w:val="0"/>
                      <w:marTop w:val="0"/>
                      <w:marBottom w:val="0"/>
                      <w:divBdr>
                        <w:top w:val="none" w:sz="0" w:space="0" w:color="auto"/>
                        <w:left w:val="none" w:sz="0" w:space="0" w:color="auto"/>
                        <w:bottom w:val="none" w:sz="0" w:space="0" w:color="auto"/>
                        <w:right w:val="none" w:sz="0" w:space="0" w:color="auto"/>
                      </w:divBdr>
                    </w:div>
                  </w:divsChild>
                </w:div>
                <w:div w:id="1444304717">
                  <w:marLeft w:val="0"/>
                  <w:marRight w:val="0"/>
                  <w:marTop w:val="0"/>
                  <w:marBottom w:val="0"/>
                  <w:divBdr>
                    <w:top w:val="none" w:sz="0" w:space="0" w:color="auto"/>
                    <w:left w:val="none" w:sz="0" w:space="0" w:color="auto"/>
                    <w:bottom w:val="none" w:sz="0" w:space="0" w:color="auto"/>
                    <w:right w:val="none" w:sz="0" w:space="0" w:color="auto"/>
                  </w:divBdr>
                  <w:divsChild>
                    <w:div w:id="131382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506323">
      <w:bodyDiv w:val="1"/>
      <w:marLeft w:val="0"/>
      <w:marRight w:val="0"/>
      <w:marTop w:val="0"/>
      <w:marBottom w:val="0"/>
      <w:divBdr>
        <w:top w:val="none" w:sz="0" w:space="0" w:color="auto"/>
        <w:left w:val="none" w:sz="0" w:space="0" w:color="auto"/>
        <w:bottom w:val="none" w:sz="0" w:space="0" w:color="auto"/>
        <w:right w:val="none" w:sz="0" w:space="0" w:color="auto"/>
      </w:divBdr>
    </w:div>
    <w:div w:id="973370307">
      <w:bodyDiv w:val="1"/>
      <w:marLeft w:val="0"/>
      <w:marRight w:val="0"/>
      <w:marTop w:val="0"/>
      <w:marBottom w:val="0"/>
      <w:divBdr>
        <w:top w:val="none" w:sz="0" w:space="0" w:color="auto"/>
        <w:left w:val="none" w:sz="0" w:space="0" w:color="auto"/>
        <w:bottom w:val="none" w:sz="0" w:space="0" w:color="auto"/>
        <w:right w:val="none" w:sz="0" w:space="0" w:color="auto"/>
      </w:divBdr>
    </w:div>
    <w:div w:id="996692353">
      <w:bodyDiv w:val="1"/>
      <w:marLeft w:val="0"/>
      <w:marRight w:val="0"/>
      <w:marTop w:val="0"/>
      <w:marBottom w:val="0"/>
      <w:divBdr>
        <w:top w:val="none" w:sz="0" w:space="0" w:color="auto"/>
        <w:left w:val="none" w:sz="0" w:space="0" w:color="auto"/>
        <w:bottom w:val="none" w:sz="0" w:space="0" w:color="auto"/>
        <w:right w:val="none" w:sz="0" w:space="0" w:color="auto"/>
      </w:divBdr>
    </w:div>
    <w:div w:id="1012728354">
      <w:bodyDiv w:val="1"/>
      <w:marLeft w:val="0"/>
      <w:marRight w:val="0"/>
      <w:marTop w:val="0"/>
      <w:marBottom w:val="0"/>
      <w:divBdr>
        <w:top w:val="none" w:sz="0" w:space="0" w:color="auto"/>
        <w:left w:val="none" w:sz="0" w:space="0" w:color="auto"/>
        <w:bottom w:val="none" w:sz="0" w:space="0" w:color="auto"/>
        <w:right w:val="none" w:sz="0" w:space="0" w:color="auto"/>
      </w:divBdr>
    </w:div>
    <w:div w:id="1017921763">
      <w:bodyDiv w:val="1"/>
      <w:marLeft w:val="0"/>
      <w:marRight w:val="0"/>
      <w:marTop w:val="0"/>
      <w:marBottom w:val="0"/>
      <w:divBdr>
        <w:top w:val="none" w:sz="0" w:space="0" w:color="auto"/>
        <w:left w:val="none" w:sz="0" w:space="0" w:color="auto"/>
        <w:bottom w:val="none" w:sz="0" w:space="0" w:color="auto"/>
        <w:right w:val="none" w:sz="0" w:space="0" w:color="auto"/>
      </w:divBdr>
      <w:divsChild>
        <w:div w:id="1613591158">
          <w:marLeft w:val="0"/>
          <w:marRight w:val="0"/>
          <w:marTop w:val="0"/>
          <w:marBottom w:val="0"/>
          <w:divBdr>
            <w:top w:val="none" w:sz="0" w:space="0" w:color="auto"/>
            <w:left w:val="none" w:sz="0" w:space="0" w:color="auto"/>
            <w:bottom w:val="none" w:sz="0" w:space="0" w:color="auto"/>
            <w:right w:val="none" w:sz="0" w:space="0" w:color="auto"/>
          </w:divBdr>
          <w:divsChild>
            <w:div w:id="749276814">
              <w:marLeft w:val="0"/>
              <w:marRight w:val="0"/>
              <w:marTop w:val="0"/>
              <w:marBottom w:val="0"/>
              <w:divBdr>
                <w:top w:val="none" w:sz="0" w:space="0" w:color="auto"/>
                <w:left w:val="none" w:sz="0" w:space="0" w:color="auto"/>
                <w:bottom w:val="none" w:sz="0" w:space="0" w:color="auto"/>
                <w:right w:val="none" w:sz="0" w:space="0" w:color="auto"/>
              </w:divBdr>
              <w:divsChild>
                <w:div w:id="143236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060342">
      <w:bodyDiv w:val="1"/>
      <w:marLeft w:val="0"/>
      <w:marRight w:val="0"/>
      <w:marTop w:val="0"/>
      <w:marBottom w:val="0"/>
      <w:divBdr>
        <w:top w:val="none" w:sz="0" w:space="0" w:color="auto"/>
        <w:left w:val="none" w:sz="0" w:space="0" w:color="auto"/>
        <w:bottom w:val="none" w:sz="0" w:space="0" w:color="auto"/>
        <w:right w:val="none" w:sz="0" w:space="0" w:color="auto"/>
      </w:divBdr>
    </w:div>
    <w:div w:id="1031492770">
      <w:bodyDiv w:val="1"/>
      <w:marLeft w:val="0"/>
      <w:marRight w:val="0"/>
      <w:marTop w:val="0"/>
      <w:marBottom w:val="0"/>
      <w:divBdr>
        <w:top w:val="none" w:sz="0" w:space="0" w:color="auto"/>
        <w:left w:val="none" w:sz="0" w:space="0" w:color="auto"/>
        <w:bottom w:val="none" w:sz="0" w:space="0" w:color="auto"/>
        <w:right w:val="none" w:sz="0" w:space="0" w:color="auto"/>
      </w:divBdr>
    </w:div>
    <w:div w:id="1037202475">
      <w:bodyDiv w:val="1"/>
      <w:marLeft w:val="0"/>
      <w:marRight w:val="0"/>
      <w:marTop w:val="0"/>
      <w:marBottom w:val="0"/>
      <w:divBdr>
        <w:top w:val="none" w:sz="0" w:space="0" w:color="auto"/>
        <w:left w:val="none" w:sz="0" w:space="0" w:color="auto"/>
        <w:bottom w:val="none" w:sz="0" w:space="0" w:color="auto"/>
        <w:right w:val="none" w:sz="0" w:space="0" w:color="auto"/>
      </w:divBdr>
    </w:div>
    <w:div w:id="1064795239">
      <w:bodyDiv w:val="1"/>
      <w:marLeft w:val="0"/>
      <w:marRight w:val="0"/>
      <w:marTop w:val="0"/>
      <w:marBottom w:val="0"/>
      <w:divBdr>
        <w:top w:val="none" w:sz="0" w:space="0" w:color="auto"/>
        <w:left w:val="none" w:sz="0" w:space="0" w:color="auto"/>
        <w:bottom w:val="none" w:sz="0" w:space="0" w:color="auto"/>
        <w:right w:val="none" w:sz="0" w:space="0" w:color="auto"/>
      </w:divBdr>
    </w:div>
    <w:div w:id="1084911964">
      <w:bodyDiv w:val="1"/>
      <w:marLeft w:val="0"/>
      <w:marRight w:val="0"/>
      <w:marTop w:val="0"/>
      <w:marBottom w:val="0"/>
      <w:divBdr>
        <w:top w:val="none" w:sz="0" w:space="0" w:color="auto"/>
        <w:left w:val="none" w:sz="0" w:space="0" w:color="auto"/>
        <w:bottom w:val="none" w:sz="0" w:space="0" w:color="auto"/>
        <w:right w:val="none" w:sz="0" w:space="0" w:color="auto"/>
      </w:divBdr>
    </w:div>
    <w:div w:id="1132290933">
      <w:bodyDiv w:val="1"/>
      <w:marLeft w:val="0"/>
      <w:marRight w:val="0"/>
      <w:marTop w:val="0"/>
      <w:marBottom w:val="0"/>
      <w:divBdr>
        <w:top w:val="none" w:sz="0" w:space="0" w:color="auto"/>
        <w:left w:val="none" w:sz="0" w:space="0" w:color="auto"/>
        <w:bottom w:val="none" w:sz="0" w:space="0" w:color="auto"/>
        <w:right w:val="none" w:sz="0" w:space="0" w:color="auto"/>
      </w:divBdr>
    </w:div>
    <w:div w:id="1136067231">
      <w:bodyDiv w:val="1"/>
      <w:marLeft w:val="0"/>
      <w:marRight w:val="0"/>
      <w:marTop w:val="0"/>
      <w:marBottom w:val="0"/>
      <w:divBdr>
        <w:top w:val="none" w:sz="0" w:space="0" w:color="auto"/>
        <w:left w:val="none" w:sz="0" w:space="0" w:color="auto"/>
        <w:bottom w:val="none" w:sz="0" w:space="0" w:color="auto"/>
        <w:right w:val="none" w:sz="0" w:space="0" w:color="auto"/>
      </w:divBdr>
    </w:div>
    <w:div w:id="1204557578">
      <w:bodyDiv w:val="1"/>
      <w:marLeft w:val="0"/>
      <w:marRight w:val="0"/>
      <w:marTop w:val="0"/>
      <w:marBottom w:val="0"/>
      <w:divBdr>
        <w:top w:val="none" w:sz="0" w:space="0" w:color="auto"/>
        <w:left w:val="none" w:sz="0" w:space="0" w:color="auto"/>
        <w:bottom w:val="none" w:sz="0" w:space="0" w:color="auto"/>
        <w:right w:val="none" w:sz="0" w:space="0" w:color="auto"/>
      </w:divBdr>
    </w:div>
    <w:div w:id="1304625218">
      <w:bodyDiv w:val="1"/>
      <w:marLeft w:val="0"/>
      <w:marRight w:val="0"/>
      <w:marTop w:val="0"/>
      <w:marBottom w:val="0"/>
      <w:divBdr>
        <w:top w:val="none" w:sz="0" w:space="0" w:color="auto"/>
        <w:left w:val="none" w:sz="0" w:space="0" w:color="auto"/>
        <w:bottom w:val="none" w:sz="0" w:space="0" w:color="auto"/>
        <w:right w:val="none" w:sz="0" w:space="0" w:color="auto"/>
      </w:divBdr>
    </w:div>
    <w:div w:id="1344698511">
      <w:bodyDiv w:val="1"/>
      <w:marLeft w:val="0"/>
      <w:marRight w:val="0"/>
      <w:marTop w:val="0"/>
      <w:marBottom w:val="0"/>
      <w:divBdr>
        <w:top w:val="none" w:sz="0" w:space="0" w:color="auto"/>
        <w:left w:val="none" w:sz="0" w:space="0" w:color="auto"/>
        <w:bottom w:val="none" w:sz="0" w:space="0" w:color="auto"/>
        <w:right w:val="none" w:sz="0" w:space="0" w:color="auto"/>
      </w:divBdr>
      <w:divsChild>
        <w:div w:id="663973494">
          <w:marLeft w:val="0"/>
          <w:marRight w:val="0"/>
          <w:marTop w:val="0"/>
          <w:marBottom w:val="0"/>
          <w:divBdr>
            <w:top w:val="single" w:sz="2" w:space="0" w:color="auto"/>
            <w:left w:val="single" w:sz="2" w:space="0" w:color="auto"/>
            <w:bottom w:val="single" w:sz="6" w:space="0" w:color="auto"/>
            <w:right w:val="single" w:sz="2" w:space="0" w:color="auto"/>
          </w:divBdr>
          <w:divsChild>
            <w:div w:id="1415276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1854589">
                  <w:marLeft w:val="0"/>
                  <w:marRight w:val="0"/>
                  <w:marTop w:val="0"/>
                  <w:marBottom w:val="0"/>
                  <w:divBdr>
                    <w:top w:val="single" w:sz="2" w:space="0" w:color="D9D9E3"/>
                    <w:left w:val="single" w:sz="2" w:space="0" w:color="D9D9E3"/>
                    <w:bottom w:val="single" w:sz="2" w:space="0" w:color="D9D9E3"/>
                    <w:right w:val="single" w:sz="2" w:space="0" w:color="D9D9E3"/>
                  </w:divBdr>
                  <w:divsChild>
                    <w:div w:id="270866163">
                      <w:marLeft w:val="0"/>
                      <w:marRight w:val="0"/>
                      <w:marTop w:val="0"/>
                      <w:marBottom w:val="0"/>
                      <w:divBdr>
                        <w:top w:val="single" w:sz="2" w:space="0" w:color="D9D9E3"/>
                        <w:left w:val="single" w:sz="2" w:space="0" w:color="D9D9E3"/>
                        <w:bottom w:val="single" w:sz="2" w:space="0" w:color="D9D9E3"/>
                        <w:right w:val="single" w:sz="2" w:space="0" w:color="D9D9E3"/>
                      </w:divBdr>
                      <w:divsChild>
                        <w:div w:id="317881777">
                          <w:marLeft w:val="0"/>
                          <w:marRight w:val="0"/>
                          <w:marTop w:val="0"/>
                          <w:marBottom w:val="0"/>
                          <w:divBdr>
                            <w:top w:val="single" w:sz="2" w:space="0" w:color="D9D9E3"/>
                            <w:left w:val="single" w:sz="2" w:space="0" w:color="D9D9E3"/>
                            <w:bottom w:val="single" w:sz="2" w:space="0" w:color="D9D9E3"/>
                            <w:right w:val="single" w:sz="2" w:space="0" w:color="D9D9E3"/>
                          </w:divBdr>
                          <w:divsChild>
                            <w:div w:id="1343243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49404967">
      <w:bodyDiv w:val="1"/>
      <w:marLeft w:val="0"/>
      <w:marRight w:val="0"/>
      <w:marTop w:val="0"/>
      <w:marBottom w:val="0"/>
      <w:divBdr>
        <w:top w:val="none" w:sz="0" w:space="0" w:color="auto"/>
        <w:left w:val="none" w:sz="0" w:space="0" w:color="auto"/>
        <w:bottom w:val="none" w:sz="0" w:space="0" w:color="auto"/>
        <w:right w:val="none" w:sz="0" w:space="0" w:color="auto"/>
      </w:divBdr>
    </w:div>
    <w:div w:id="1401177380">
      <w:bodyDiv w:val="1"/>
      <w:marLeft w:val="0"/>
      <w:marRight w:val="0"/>
      <w:marTop w:val="0"/>
      <w:marBottom w:val="0"/>
      <w:divBdr>
        <w:top w:val="none" w:sz="0" w:space="0" w:color="auto"/>
        <w:left w:val="none" w:sz="0" w:space="0" w:color="auto"/>
        <w:bottom w:val="none" w:sz="0" w:space="0" w:color="auto"/>
        <w:right w:val="none" w:sz="0" w:space="0" w:color="auto"/>
      </w:divBdr>
      <w:divsChild>
        <w:div w:id="453603425">
          <w:marLeft w:val="0"/>
          <w:marRight w:val="0"/>
          <w:marTop w:val="0"/>
          <w:marBottom w:val="0"/>
          <w:divBdr>
            <w:top w:val="none" w:sz="0" w:space="0" w:color="auto"/>
            <w:left w:val="none" w:sz="0" w:space="0" w:color="auto"/>
            <w:bottom w:val="none" w:sz="0" w:space="0" w:color="auto"/>
            <w:right w:val="none" w:sz="0" w:space="0" w:color="auto"/>
          </w:divBdr>
          <w:divsChild>
            <w:div w:id="1209949124">
              <w:marLeft w:val="0"/>
              <w:marRight w:val="0"/>
              <w:marTop w:val="0"/>
              <w:marBottom w:val="0"/>
              <w:divBdr>
                <w:top w:val="none" w:sz="0" w:space="0" w:color="auto"/>
                <w:left w:val="none" w:sz="0" w:space="0" w:color="auto"/>
                <w:bottom w:val="none" w:sz="0" w:space="0" w:color="auto"/>
                <w:right w:val="none" w:sz="0" w:space="0" w:color="auto"/>
              </w:divBdr>
              <w:divsChild>
                <w:div w:id="1623196277">
                  <w:marLeft w:val="0"/>
                  <w:marRight w:val="0"/>
                  <w:marTop w:val="0"/>
                  <w:marBottom w:val="0"/>
                  <w:divBdr>
                    <w:top w:val="none" w:sz="0" w:space="0" w:color="auto"/>
                    <w:left w:val="none" w:sz="0" w:space="0" w:color="auto"/>
                    <w:bottom w:val="none" w:sz="0" w:space="0" w:color="auto"/>
                    <w:right w:val="none" w:sz="0" w:space="0" w:color="auto"/>
                  </w:divBdr>
                  <w:divsChild>
                    <w:div w:id="48223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6243796">
      <w:bodyDiv w:val="1"/>
      <w:marLeft w:val="0"/>
      <w:marRight w:val="0"/>
      <w:marTop w:val="0"/>
      <w:marBottom w:val="0"/>
      <w:divBdr>
        <w:top w:val="none" w:sz="0" w:space="0" w:color="auto"/>
        <w:left w:val="none" w:sz="0" w:space="0" w:color="auto"/>
        <w:bottom w:val="none" w:sz="0" w:space="0" w:color="auto"/>
        <w:right w:val="none" w:sz="0" w:space="0" w:color="auto"/>
      </w:divBdr>
    </w:div>
    <w:div w:id="1465343543">
      <w:bodyDiv w:val="1"/>
      <w:marLeft w:val="0"/>
      <w:marRight w:val="0"/>
      <w:marTop w:val="0"/>
      <w:marBottom w:val="0"/>
      <w:divBdr>
        <w:top w:val="none" w:sz="0" w:space="0" w:color="auto"/>
        <w:left w:val="none" w:sz="0" w:space="0" w:color="auto"/>
        <w:bottom w:val="none" w:sz="0" w:space="0" w:color="auto"/>
        <w:right w:val="none" w:sz="0" w:space="0" w:color="auto"/>
      </w:divBdr>
    </w:div>
    <w:div w:id="1490249752">
      <w:bodyDiv w:val="1"/>
      <w:marLeft w:val="0"/>
      <w:marRight w:val="0"/>
      <w:marTop w:val="0"/>
      <w:marBottom w:val="0"/>
      <w:divBdr>
        <w:top w:val="none" w:sz="0" w:space="0" w:color="auto"/>
        <w:left w:val="none" w:sz="0" w:space="0" w:color="auto"/>
        <w:bottom w:val="none" w:sz="0" w:space="0" w:color="auto"/>
        <w:right w:val="none" w:sz="0" w:space="0" w:color="auto"/>
      </w:divBdr>
      <w:divsChild>
        <w:div w:id="1146358920">
          <w:marLeft w:val="0"/>
          <w:marRight w:val="0"/>
          <w:marTop w:val="0"/>
          <w:marBottom w:val="0"/>
          <w:divBdr>
            <w:top w:val="none" w:sz="0" w:space="0" w:color="auto"/>
            <w:left w:val="none" w:sz="0" w:space="0" w:color="auto"/>
            <w:bottom w:val="none" w:sz="0" w:space="0" w:color="auto"/>
            <w:right w:val="none" w:sz="0" w:space="0" w:color="auto"/>
          </w:divBdr>
          <w:divsChild>
            <w:div w:id="1954171994">
              <w:marLeft w:val="0"/>
              <w:marRight w:val="0"/>
              <w:marTop w:val="0"/>
              <w:marBottom w:val="0"/>
              <w:divBdr>
                <w:top w:val="none" w:sz="0" w:space="0" w:color="auto"/>
                <w:left w:val="none" w:sz="0" w:space="0" w:color="auto"/>
                <w:bottom w:val="none" w:sz="0" w:space="0" w:color="auto"/>
                <w:right w:val="none" w:sz="0" w:space="0" w:color="auto"/>
              </w:divBdr>
              <w:divsChild>
                <w:div w:id="99349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454750">
      <w:bodyDiv w:val="1"/>
      <w:marLeft w:val="0"/>
      <w:marRight w:val="0"/>
      <w:marTop w:val="0"/>
      <w:marBottom w:val="0"/>
      <w:divBdr>
        <w:top w:val="none" w:sz="0" w:space="0" w:color="auto"/>
        <w:left w:val="none" w:sz="0" w:space="0" w:color="auto"/>
        <w:bottom w:val="none" w:sz="0" w:space="0" w:color="auto"/>
        <w:right w:val="none" w:sz="0" w:space="0" w:color="auto"/>
      </w:divBdr>
    </w:div>
    <w:div w:id="1588540791">
      <w:bodyDiv w:val="1"/>
      <w:marLeft w:val="0"/>
      <w:marRight w:val="0"/>
      <w:marTop w:val="0"/>
      <w:marBottom w:val="0"/>
      <w:divBdr>
        <w:top w:val="none" w:sz="0" w:space="0" w:color="auto"/>
        <w:left w:val="none" w:sz="0" w:space="0" w:color="auto"/>
        <w:bottom w:val="none" w:sz="0" w:space="0" w:color="auto"/>
        <w:right w:val="none" w:sz="0" w:space="0" w:color="auto"/>
      </w:divBdr>
    </w:div>
    <w:div w:id="1632244410">
      <w:bodyDiv w:val="1"/>
      <w:marLeft w:val="0"/>
      <w:marRight w:val="0"/>
      <w:marTop w:val="0"/>
      <w:marBottom w:val="0"/>
      <w:divBdr>
        <w:top w:val="none" w:sz="0" w:space="0" w:color="auto"/>
        <w:left w:val="none" w:sz="0" w:space="0" w:color="auto"/>
        <w:bottom w:val="none" w:sz="0" w:space="0" w:color="auto"/>
        <w:right w:val="none" w:sz="0" w:space="0" w:color="auto"/>
      </w:divBdr>
      <w:divsChild>
        <w:div w:id="908617651">
          <w:marLeft w:val="0"/>
          <w:marRight w:val="0"/>
          <w:marTop w:val="0"/>
          <w:marBottom w:val="0"/>
          <w:divBdr>
            <w:top w:val="single" w:sz="2" w:space="0" w:color="auto"/>
            <w:left w:val="single" w:sz="2" w:space="0" w:color="auto"/>
            <w:bottom w:val="single" w:sz="6" w:space="0" w:color="auto"/>
            <w:right w:val="single" w:sz="2" w:space="0" w:color="auto"/>
          </w:divBdr>
          <w:divsChild>
            <w:div w:id="602422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250507854">
                  <w:marLeft w:val="0"/>
                  <w:marRight w:val="0"/>
                  <w:marTop w:val="0"/>
                  <w:marBottom w:val="0"/>
                  <w:divBdr>
                    <w:top w:val="single" w:sz="2" w:space="0" w:color="D9D9E3"/>
                    <w:left w:val="single" w:sz="2" w:space="0" w:color="D9D9E3"/>
                    <w:bottom w:val="single" w:sz="2" w:space="0" w:color="D9D9E3"/>
                    <w:right w:val="single" w:sz="2" w:space="0" w:color="D9D9E3"/>
                  </w:divBdr>
                  <w:divsChild>
                    <w:div w:id="985937756">
                      <w:marLeft w:val="0"/>
                      <w:marRight w:val="0"/>
                      <w:marTop w:val="0"/>
                      <w:marBottom w:val="0"/>
                      <w:divBdr>
                        <w:top w:val="single" w:sz="2" w:space="0" w:color="D9D9E3"/>
                        <w:left w:val="single" w:sz="2" w:space="0" w:color="D9D9E3"/>
                        <w:bottom w:val="single" w:sz="2" w:space="0" w:color="D9D9E3"/>
                        <w:right w:val="single" w:sz="2" w:space="0" w:color="D9D9E3"/>
                      </w:divBdr>
                      <w:divsChild>
                        <w:div w:id="82537494">
                          <w:marLeft w:val="0"/>
                          <w:marRight w:val="0"/>
                          <w:marTop w:val="0"/>
                          <w:marBottom w:val="0"/>
                          <w:divBdr>
                            <w:top w:val="single" w:sz="2" w:space="0" w:color="D9D9E3"/>
                            <w:left w:val="single" w:sz="2" w:space="0" w:color="D9D9E3"/>
                            <w:bottom w:val="single" w:sz="2" w:space="0" w:color="D9D9E3"/>
                            <w:right w:val="single" w:sz="2" w:space="0" w:color="D9D9E3"/>
                          </w:divBdr>
                          <w:divsChild>
                            <w:div w:id="1895387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68824477">
      <w:bodyDiv w:val="1"/>
      <w:marLeft w:val="0"/>
      <w:marRight w:val="0"/>
      <w:marTop w:val="0"/>
      <w:marBottom w:val="0"/>
      <w:divBdr>
        <w:top w:val="none" w:sz="0" w:space="0" w:color="auto"/>
        <w:left w:val="none" w:sz="0" w:space="0" w:color="auto"/>
        <w:bottom w:val="none" w:sz="0" w:space="0" w:color="auto"/>
        <w:right w:val="none" w:sz="0" w:space="0" w:color="auto"/>
      </w:divBdr>
    </w:div>
    <w:div w:id="1701200859">
      <w:bodyDiv w:val="1"/>
      <w:marLeft w:val="0"/>
      <w:marRight w:val="0"/>
      <w:marTop w:val="0"/>
      <w:marBottom w:val="0"/>
      <w:divBdr>
        <w:top w:val="none" w:sz="0" w:space="0" w:color="auto"/>
        <w:left w:val="none" w:sz="0" w:space="0" w:color="auto"/>
        <w:bottom w:val="none" w:sz="0" w:space="0" w:color="auto"/>
        <w:right w:val="none" w:sz="0" w:space="0" w:color="auto"/>
      </w:divBdr>
    </w:div>
    <w:div w:id="1731148540">
      <w:bodyDiv w:val="1"/>
      <w:marLeft w:val="0"/>
      <w:marRight w:val="0"/>
      <w:marTop w:val="0"/>
      <w:marBottom w:val="0"/>
      <w:divBdr>
        <w:top w:val="none" w:sz="0" w:space="0" w:color="auto"/>
        <w:left w:val="none" w:sz="0" w:space="0" w:color="auto"/>
        <w:bottom w:val="none" w:sz="0" w:space="0" w:color="auto"/>
        <w:right w:val="none" w:sz="0" w:space="0" w:color="auto"/>
      </w:divBdr>
    </w:div>
    <w:div w:id="1754400530">
      <w:bodyDiv w:val="1"/>
      <w:marLeft w:val="0"/>
      <w:marRight w:val="0"/>
      <w:marTop w:val="0"/>
      <w:marBottom w:val="0"/>
      <w:divBdr>
        <w:top w:val="none" w:sz="0" w:space="0" w:color="auto"/>
        <w:left w:val="none" w:sz="0" w:space="0" w:color="auto"/>
        <w:bottom w:val="none" w:sz="0" w:space="0" w:color="auto"/>
        <w:right w:val="none" w:sz="0" w:space="0" w:color="auto"/>
      </w:divBdr>
    </w:div>
    <w:div w:id="1796752226">
      <w:bodyDiv w:val="1"/>
      <w:marLeft w:val="0"/>
      <w:marRight w:val="0"/>
      <w:marTop w:val="0"/>
      <w:marBottom w:val="0"/>
      <w:divBdr>
        <w:top w:val="none" w:sz="0" w:space="0" w:color="auto"/>
        <w:left w:val="none" w:sz="0" w:space="0" w:color="auto"/>
        <w:bottom w:val="none" w:sz="0" w:space="0" w:color="auto"/>
        <w:right w:val="none" w:sz="0" w:space="0" w:color="auto"/>
      </w:divBdr>
    </w:div>
    <w:div w:id="1949851851">
      <w:bodyDiv w:val="1"/>
      <w:marLeft w:val="0"/>
      <w:marRight w:val="0"/>
      <w:marTop w:val="0"/>
      <w:marBottom w:val="0"/>
      <w:divBdr>
        <w:top w:val="none" w:sz="0" w:space="0" w:color="auto"/>
        <w:left w:val="none" w:sz="0" w:space="0" w:color="auto"/>
        <w:bottom w:val="none" w:sz="0" w:space="0" w:color="auto"/>
        <w:right w:val="none" w:sz="0" w:space="0" w:color="auto"/>
      </w:divBdr>
    </w:div>
    <w:div w:id="1969432956">
      <w:bodyDiv w:val="1"/>
      <w:marLeft w:val="0"/>
      <w:marRight w:val="0"/>
      <w:marTop w:val="0"/>
      <w:marBottom w:val="0"/>
      <w:divBdr>
        <w:top w:val="none" w:sz="0" w:space="0" w:color="auto"/>
        <w:left w:val="none" w:sz="0" w:space="0" w:color="auto"/>
        <w:bottom w:val="none" w:sz="0" w:space="0" w:color="auto"/>
        <w:right w:val="none" w:sz="0" w:space="0" w:color="auto"/>
      </w:divBdr>
    </w:div>
    <w:div w:id="1970471891">
      <w:bodyDiv w:val="1"/>
      <w:marLeft w:val="0"/>
      <w:marRight w:val="0"/>
      <w:marTop w:val="0"/>
      <w:marBottom w:val="0"/>
      <w:divBdr>
        <w:top w:val="none" w:sz="0" w:space="0" w:color="auto"/>
        <w:left w:val="none" w:sz="0" w:space="0" w:color="auto"/>
        <w:bottom w:val="none" w:sz="0" w:space="0" w:color="auto"/>
        <w:right w:val="none" w:sz="0" w:space="0" w:color="auto"/>
      </w:divBdr>
      <w:divsChild>
        <w:div w:id="353773057">
          <w:marLeft w:val="0"/>
          <w:marRight w:val="0"/>
          <w:marTop w:val="0"/>
          <w:marBottom w:val="0"/>
          <w:divBdr>
            <w:top w:val="single" w:sz="2" w:space="0" w:color="auto"/>
            <w:left w:val="single" w:sz="2" w:space="0" w:color="auto"/>
            <w:bottom w:val="single" w:sz="6" w:space="0" w:color="auto"/>
            <w:right w:val="single" w:sz="2" w:space="0" w:color="auto"/>
          </w:divBdr>
          <w:divsChild>
            <w:div w:id="1142965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4912432">
                  <w:marLeft w:val="0"/>
                  <w:marRight w:val="0"/>
                  <w:marTop w:val="0"/>
                  <w:marBottom w:val="0"/>
                  <w:divBdr>
                    <w:top w:val="single" w:sz="2" w:space="0" w:color="D9D9E3"/>
                    <w:left w:val="single" w:sz="2" w:space="0" w:color="D9D9E3"/>
                    <w:bottom w:val="single" w:sz="2" w:space="0" w:color="D9D9E3"/>
                    <w:right w:val="single" w:sz="2" w:space="0" w:color="D9D9E3"/>
                  </w:divBdr>
                  <w:divsChild>
                    <w:div w:id="33122248">
                      <w:marLeft w:val="0"/>
                      <w:marRight w:val="0"/>
                      <w:marTop w:val="0"/>
                      <w:marBottom w:val="0"/>
                      <w:divBdr>
                        <w:top w:val="single" w:sz="2" w:space="0" w:color="D9D9E3"/>
                        <w:left w:val="single" w:sz="2" w:space="0" w:color="D9D9E3"/>
                        <w:bottom w:val="single" w:sz="2" w:space="0" w:color="D9D9E3"/>
                        <w:right w:val="single" w:sz="2" w:space="0" w:color="D9D9E3"/>
                      </w:divBdr>
                      <w:divsChild>
                        <w:div w:id="453141211">
                          <w:marLeft w:val="0"/>
                          <w:marRight w:val="0"/>
                          <w:marTop w:val="0"/>
                          <w:marBottom w:val="0"/>
                          <w:divBdr>
                            <w:top w:val="single" w:sz="2" w:space="0" w:color="D9D9E3"/>
                            <w:left w:val="single" w:sz="2" w:space="0" w:color="D9D9E3"/>
                            <w:bottom w:val="single" w:sz="2" w:space="0" w:color="D9D9E3"/>
                            <w:right w:val="single" w:sz="2" w:space="0" w:color="D9D9E3"/>
                          </w:divBdr>
                          <w:divsChild>
                            <w:div w:id="2060860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05162356">
      <w:bodyDiv w:val="1"/>
      <w:marLeft w:val="0"/>
      <w:marRight w:val="0"/>
      <w:marTop w:val="0"/>
      <w:marBottom w:val="0"/>
      <w:divBdr>
        <w:top w:val="none" w:sz="0" w:space="0" w:color="auto"/>
        <w:left w:val="none" w:sz="0" w:space="0" w:color="auto"/>
        <w:bottom w:val="none" w:sz="0" w:space="0" w:color="auto"/>
        <w:right w:val="none" w:sz="0" w:space="0" w:color="auto"/>
      </w:divBdr>
      <w:divsChild>
        <w:div w:id="240330908">
          <w:marLeft w:val="0"/>
          <w:marRight w:val="0"/>
          <w:marTop w:val="0"/>
          <w:marBottom w:val="0"/>
          <w:divBdr>
            <w:top w:val="none" w:sz="0" w:space="0" w:color="auto"/>
            <w:left w:val="none" w:sz="0" w:space="0" w:color="auto"/>
            <w:bottom w:val="none" w:sz="0" w:space="0" w:color="auto"/>
            <w:right w:val="none" w:sz="0" w:space="0" w:color="auto"/>
          </w:divBdr>
          <w:divsChild>
            <w:div w:id="219900519">
              <w:marLeft w:val="0"/>
              <w:marRight w:val="0"/>
              <w:marTop w:val="0"/>
              <w:marBottom w:val="0"/>
              <w:divBdr>
                <w:top w:val="none" w:sz="0" w:space="0" w:color="auto"/>
                <w:left w:val="none" w:sz="0" w:space="0" w:color="auto"/>
                <w:bottom w:val="none" w:sz="0" w:space="0" w:color="auto"/>
                <w:right w:val="none" w:sz="0" w:space="0" w:color="auto"/>
              </w:divBdr>
              <w:divsChild>
                <w:div w:id="2111317655">
                  <w:marLeft w:val="0"/>
                  <w:marRight w:val="0"/>
                  <w:marTop w:val="0"/>
                  <w:marBottom w:val="0"/>
                  <w:divBdr>
                    <w:top w:val="none" w:sz="0" w:space="0" w:color="auto"/>
                    <w:left w:val="none" w:sz="0" w:space="0" w:color="auto"/>
                    <w:bottom w:val="none" w:sz="0" w:space="0" w:color="auto"/>
                    <w:right w:val="none" w:sz="0" w:space="0" w:color="auto"/>
                  </w:divBdr>
                  <w:divsChild>
                    <w:div w:id="196479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528470">
      <w:bodyDiv w:val="1"/>
      <w:marLeft w:val="0"/>
      <w:marRight w:val="0"/>
      <w:marTop w:val="0"/>
      <w:marBottom w:val="0"/>
      <w:divBdr>
        <w:top w:val="none" w:sz="0" w:space="0" w:color="auto"/>
        <w:left w:val="none" w:sz="0" w:space="0" w:color="auto"/>
        <w:bottom w:val="none" w:sz="0" w:space="0" w:color="auto"/>
        <w:right w:val="none" w:sz="0" w:space="0" w:color="auto"/>
      </w:divBdr>
    </w:div>
    <w:div w:id="2115977465">
      <w:bodyDiv w:val="1"/>
      <w:marLeft w:val="0"/>
      <w:marRight w:val="0"/>
      <w:marTop w:val="0"/>
      <w:marBottom w:val="0"/>
      <w:divBdr>
        <w:top w:val="none" w:sz="0" w:space="0" w:color="auto"/>
        <w:left w:val="none" w:sz="0" w:space="0" w:color="auto"/>
        <w:bottom w:val="none" w:sz="0" w:space="0" w:color="auto"/>
        <w:right w:val="none" w:sz="0" w:space="0" w:color="auto"/>
      </w:divBdr>
    </w:div>
    <w:div w:id="21376734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Chuan-Peng-Lab/ReliabilitySPE" TargetMode="External"/><Relationship Id="rId21" Type="http://schemas.openxmlformats.org/officeDocument/2006/relationships/image" Target="media/image6.png"/><Relationship Id="rId42" Type="http://schemas.openxmlformats.org/officeDocument/2006/relationships/hyperlink" Target="https://doi.org/10.1037/0096-3445.104.3.268" TargetMode="External"/><Relationship Id="rId47" Type="http://schemas.openxmlformats.org/officeDocument/2006/relationships/hyperlink" Target="https://doi.org/10.1038/s41598-020-76001-9" TargetMode="External"/><Relationship Id="rId63" Type="http://schemas.openxmlformats.org/officeDocument/2006/relationships/hyperlink" Target="https://doi.org/10.1016/S0926-6410(00)00036-7" TargetMode="External"/><Relationship Id="rId68" Type="http://schemas.openxmlformats.org/officeDocument/2006/relationships/hyperlink" Target="https://doi.org/10.1016/j.jad.2022.04.122" TargetMode="External"/><Relationship Id="rId84" Type="http://schemas.openxmlformats.org/officeDocument/2006/relationships/hyperlink" Target="https://doi.org/10.1016/j.jrp.2008.08.001" TargetMode="External"/><Relationship Id="rId89" Type="http://schemas.openxmlformats.org/officeDocument/2006/relationships/hyperlink" Target="https://doi.org/10.1007/s00426-021-01562-x" TargetMode="External"/><Relationship Id="rId16" Type="http://schemas.openxmlformats.org/officeDocument/2006/relationships/footer" Target="footer2.xml"/><Relationship Id="rId11" Type="http://schemas.microsoft.com/office/2016/09/relationships/commentsIds" Target="commentsIds.xml"/><Relationship Id="rId32" Type="http://schemas.openxmlformats.org/officeDocument/2006/relationships/image" Target="media/image13.png"/><Relationship Id="rId37" Type="http://schemas.openxmlformats.org/officeDocument/2006/relationships/hyperlink" Target="https://doi.org/10.1080/02699931.2020.1839383" TargetMode="External"/><Relationship Id="rId53" Type="http://schemas.openxmlformats.org/officeDocument/2006/relationships/hyperlink" Target="https://doi.org/10.3758/s13421-017-0722-3" TargetMode="External"/><Relationship Id="rId58" Type="http://schemas.openxmlformats.org/officeDocument/2006/relationships/hyperlink" Target="https://doi.org/10.1080/20445911.2014.996156" TargetMode="External"/><Relationship Id="rId74" Type="http://schemas.openxmlformats.org/officeDocument/2006/relationships/hyperlink" Target="https://doi.org/10.1002/aur.2200" TargetMode="External"/><Relationship Id="rId79" Type="http://schemas.openxmlformats.org/officeDocument/2006/relationships/hyperlink" Target="https://www.R-project.org/" TargetMode="External"/><Relationship Id="rId5" Type="http://schemas.openxmlformats.org/officeDocument/2006/relationships/webSettings" Target="webSettings.xml"/><Relationship Id="rId90" Type="http://schemas.openxmlformats.org/officeDocument/2006/relationships/hyperlink" Target="https://doi.org/10.1037/0033-2909.121.3.371" TargetMode="External"/><Relationship Id="rId95" Type="http://schemas.openxmlformats.org/officeDocument/2006/relationships/hyperlink" Target="https://doi.org/10.3389/fpsyg.2019.02270" TargetMode="External"/><Relationship Id="rId22" Type="http://schemas.openxmlformats.org/officeDocument/2006/relationships/image" Target="media/image7.png"/><Relationship Id="rId27" Type="http://schemas.openxmlformats.org/officeDocument/2006/relationships/image" Target="media/image8.png"/><Relationship Id="rId43" Type="http://schemas.openxmlformats.org/officeDocument/2006/relationships/hyperlink" Target="https://doi.org/10.1080/17470218.2016.1276609" TargetMode="External"/><Relationship Id="rId48" Type="http://schemas.openxmlformats.org/officeDocument/2006/relationships/hyperlink" Target="https://doi.org/10.1016/j.neuroimage.2018.08.018" TargetMode="External"/><Relationship Id="rId64" Type="http://schemas.openxmlformats.org/officeDocument/2006/relationships/hyperlink" Target="https://doi.org/10.1002/hbm.25129" TargetMode="External"/><Relationship Id="rId69" Type="http://schemas.openxmlformats.org/officeDocument/2006/relationships/hyperlink" Target="https://doi.org/10.1111/cdev.13352" TargetMode="External"/><Relationship Id="rId80" Type="http://schemas.openxmlformats.org/officeDocument/2006/relationships/hyperlink" Target="https://CRAN.R-project.org/package=psych" TargetMode="External"/><Relationship Id="rId85" Type="http://schemas.openxmlformats.org/officeDocument/2006/relationships/hyperlink" Target="https://doi.org/10.1037/xhp0000742" TargetMode="Externa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2.png"/><Relationship Id="rId25" Type="http://schemas.openxmlformats.org/officeDocument/2006/relationships/hyperlink" Target="https://github.com/Chuan-Peng-Lab/ReliabilitySPE" TargetMode="External"/><Relationship Id="rId33" Type="http://schemas.openxmlformats.org/officeDocument/2006/relationships/hyperlink" Target="https://doi.org/10.1016/j.actpsy.2021.103297" TargetMode="External"/><Relationship Id="rId38" Type="http://schemas.openxmlformats.org/officeDocument/2006/relationships/hyperlink" Target="https://doi.org/10.1037/xhp0000691" TargetMode="External"/><Relationship Id="rId46" Type="http://schemas.openxmlformats.org/officeDocument/2006/relationships/hyperlink" Target="https://doi.org/10.1016/j.actpsy.2017.11.011" TargetMode="External"/><Relationship Id="rId59" Type="http://schemas.openxmlformats.org/officeDocument/2006/relationships/hyperlink" Target="https://doi.org/10.3389/fpsyg.2019.01469" TargetMode="External"/><Relationship Id="rId67" Type="http://schemas.openxmlformats.org/officeDocument/2006/relationships/hyperlink" Target="https://doi.org/10.1177/0956797620904990" TargetMode="External"/><Relationship Id="rId20" Type="http://schemas.openxmlformats.org/officeDocument/2006/relationships/image" Target="media/image5.png"/><Relationship Id="rId41" Type="http://schemas.openxmlformats.org/officeDocument/2006/relationships/hyperlink" Target="https://doi.org/10.1002/acp.2350090102" TargetMode="External"/><Relationship Id="rId54" Type="http://schemas.openxmlformats.org/officeDocument/2006/relationships/hyperlink" Target="https://doi.org/10.1016/j.actpsy.2021.103350" TargetMode="External"/><Relationship Id="rId62" Type="http://schemas.openxmlformats.org/officeDocument/2006/relationships/hyperlink" Target="https://doi.org/10.1016/S1364-6613" TargetMode="External"/><Relationship Id="rId70" Type="http://schemas.openxmlformats.org/officeDocument/2006/relationships/hyperlink" Target="https://doi.org/10.1177/1745691612460688" TargetMode="External"/><Relationship Id="rId75" Type="http://schemas.openxmlformats.org/officeDocument/2006/relationships/hyperlink" Target="https://doi.org/10.1027/1618-3169/a000502" TargetMode="External"/><Relationship Id="rId83" Type="http://schemas.openxmlformats.org/officeDocument/2006/relationships/hyperlink" Target="https://doi.org/10.1037//0096-1523.23.2.504" TargetMode="External"/><Relationship Id="rId88" Type="http://schemas.openxmlformats.org/officeDocument/2006/relationships/hyperlink" Target="https://doi.org/10.1016/j.cortex.2017.08.006" TargetMode="External"/><Relationship Id="rId91" Type="http://schemas.openxmlformats.org/officeDocument/2006/relationships/hyperlink" Target="https://doi.org/10.1038/nn907" TargetMode="External"/><Relationship Id="rId96" Type="http://schemas.openxmlformats.org/officeDocument/2006/relationships/hyperlink" Target="https://doi.org/10.1016/j.bpsc.2023.02.004"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hyperlink" Target="https://osf.io/zv628" TargetMode="External"/><Relationship Id="rId28" Type="http://schemas.openxmlformats.org/officeDocument/2006/relationships/image" Target="media/image9.png"/><Relationship Id="rId36" Type="http://schemas.openxmlformats.org/officeDocument/2006/relationships/hyperlink" Target="https://psycnet.apa.org/record/1982-00095-001" TargetMode="External"/><Relationship Id="rId49" Type="http://schemas.openxmlformats.org/officeDocument/2006/relationships/hyperlink" Target="https://doi.org/10.1016/j.psyneuen.2020.104804" TargetMode="External"/><Relationship Id="rId57" Type="http://schemas.openxmlformats.org/officeDocument/2006/relationships/hyperlink" Target="https://doi.org/10.1068/p7526" TargetMode="External"/><Relationship Id="rId10" Type="http://schemas.microsoft.com/office/2011/relationships/commentsExtended" Target="commentsExtended.xml"/><Relationship Id="rId31" Type="http://schemas.openxmlformats.org/officeDocument/2006/relationships/image" Target="media/image12.png"/><Relationship Id="rId44" Type="http://schemas.openxmlformats.org/officeDocument/2006/relationships/hyperlink" Target="https://doi.org/10.1016/j.concog.2007.04.003" TargetMode="External"/><Relationship Id="rId52" Type="http://schemas.openxmlformats.org/officeDocument/2006/relationships/hyperlink" Target="https://doi.org/10.1016/j.concog.2019.102848" TargetMode="External"/><Relationship Id="rId60" Type="http://schemas.openxmlformats.org/officeDocument/2006/relationships/hyperlink" Target="https://doi.org/10.1177/1948550617703174" TargetMode="External"/><Relationship Id="rId65" Type="http://schemas.openxmlformats.org/officeDocument/2006/relationships/hyperlink" Target="https://doi.org/10.1016/j.jcm.2016.02.012" TargetMode="External"/><Relationship Id="rId73" Type="http://schemas.openxmlformats.org/officeDocument/2006/relationships/hyperlink" Target="https://doi.org/10.31234/osf.io/9dzm4" TargetMode="External"/><Relationship Id="rId78" Type="http://schemas.openxmlformats.org/officeDocument/2006/relationships/hyperlink" Target="https://doi.org/10.1177/1747021819892158" TargetMode="External"/><Relationship Id="rId81" Type="http://schemas.openxmlformats.org/officeDocument/2006/relationships/hyperlink" Target="https://doi.org/10.1037//0022-3514.35.9.677" TargetMode="External"/><Relationship Id="rId86" Type="http://schemas.openxmlformats.org/officeDocument/2006/relationships/hyperlink" Target="https://doi.org/10.1037/a0029792" TargetMode="External"/><Relationship Id="rId94" Type="http://schemas.openxmlformats.org/officeDocument/2006/relationships/hyperlink" Target="https://doi.org/10.1007/s12144-021-02114-7"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3.png"/><Relationship Id="rId39" Type="http://schemas.openxmlformats.org/officeDocument/2006/relationships/hyperlink" Target="https://doi.org/10.1016/j.actpsy.2020.103167" TargetMode="External"/><Relationship Id="rId34" Type="http://schemas.openxmlformats.org/officeDocument/2006/relationships/hyperlink" Target="https://doi.org/10.1186/s41235-019-0186-z" TargetMode="External"/><Relationship Id="rId50" Type="http://schemas.openxmlformats.org/officeDocument/2006/relationships/hyperlink" Target="https://doi.org/10.1007/978-1-4612-4380-9_6" TargetMode="External"/><Relationship Id="rId55" Type="http://schemas.openxmlformats.org/officeDocument/2006/relationships/hyperlink" Target="https://doi.org/10.1525/collabra.301" TargetMode="External"/><Relationship Id="rId76" Type="http://schemas.openxmlformats.org/officeDocument/2006/relationships/hyperlink" Target="https://doi.org/10.1111/bjop.12479" TargetMode="Externa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doi.org/10.3389/fnins.2020.00683" TargetMode="External"/><Relationship Id="rId92" Type="http://schemas.openxmlformats.org/officeDocument/2006/relationships/hyperlink" Target="https://doi.org/10.3758/BF03194023" TargetMode="External"/><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hyperlink" Target="https://doi.org/10.57760/sciencedb.08117" TargetMode="External"/><Relationship Id="rId40" Type="http://schemas.openxmlformats.org/officeDocument/2006/relationships/hyperlink" Target="https://doi.org/10.3758/s13421-019-00924-6" TargetMode="External"/><Relationship Id="rId45" Type="http://schemas.openxmlformats.org/officeDocument/2006/relationships/hyperlink" Target="https://doi.org/10.1016/j.actpsy.2018.08.009" TargetMode="External"/><Relationship Id="rId66" Type="http://schemas.openxmlformats.org/officeDocument/2006/relationships/hyperlink" Target="https://doi.org/10.2307/2531695" TargetMode="External"/><Relationship Id="rId87" Type="http://schemas.openxmlformats.org/officeDocument/2006/relationships/hyperlink" Target="https://doi.org/10.1016/j.neuropsychologia.2013.07.025" TargetMode="External"/><Relationship Id="rId61" Type="http://schemas.openxmlformats.org/officeDocument/2006/relationships/hyperlink" Target="https://doi.org/10.31234/osf.io/ta59r" TargetMode="External"/><Relationship Id="rId82" Type="http://schemas.openxmlformats.org/officeDocument/2006/relationships/hyperlink" Target="https://doi.org/10.1080/20445911.2019.1686393" TargetMode="External"/><Relationship Id="rId19" Type="http://schemas.openxmlformats.org/officeDocument/2006/relationships/image" Target="media/image4.png"/><Relationship Id="rId14" Type="http://schemas.openxmlformats.org/officeDocument/2006/relationships/hyperlink" Target="https://osf.io/pcv3u/" TargetMode="External"/><Relationship Id="rId30" Type="http://schemas.openxmlformats.org/officeDocument/2006/relationships/image" Target="media/image11.png"/><Relationship Id="rId35" Type="http://schemas.openxmlformats.org/officeDocument/2006/relationships/hyperlink" Target="https://doi.org/10.1121/1.1907229" TargetMode="External"/><Relationship Id="rId56" Type="http://schemas.openxmlformats.org/officeDocument/2006/relationships/hyperlink" Target="https://doi.org/10.57760/sciencedb.08117" TargetMode="External"/><Relationship Id="rId77" Type="http://schemas.openxmlformats.org/officeDocument/2006/relationships/hyperlink" Target="https://doi.org/10.3758/s13423-021-01948-3" TargetMode="External"/><Relationship Id="rId8" Type="http://schemas.openxmlformats.org/officeDocument/2006/relationships/hyperlink" Target="mailto:hu.chuan-peng@nnu.edu.cn&#65307;hcp4715@hotmail.com" TargetMode="External"/><Relationship Id="rId51" Type="http://schemas.openxmlformats.org/officeDocument/2006/relationships/hyperlink" Target="https://doi.org/10.1111/bjdp.12219" TargetMode="External"/><Relationship Id="rId72" Type="http://schemas.openxmlformats.org/officeDocument/2006/relationships/hyperlink" Target="https://doi.org/10.1080/17470215908416289" TargetMode="External"/><Relationship Id="rId93" Type="http://schemas.openxmlformats.org/officeDocument/2006/relationships/hyperlink" Target="https://doi.org/10.1371/journal.pone.0190679" TargetMode="External"/><Relationship Id="rId98"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AFF665E-9085-1A4A-80FB-5435E57A6C08}">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C02112-7504-4D41-8EA4-2C8F109F3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Pages>
  <Words>24281</Words>
  <Characters>138406</Characters>
  <Application>Microsoft Office Word</Application>
  <DocSecurity>0</DocSecurity>
  <Lines>1153</Lines>
  <Paragraphs>324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MengZhen Hu</dc:creator>
  <cp:keywords/>
  <dc:description/>
  <cp:lastModifiedBy>MengZhen</cp:lastModifiedBy>
  <cp:revision>4</cp:revision>
  <dcterms:created xsi:type="dcterms:W3CDTF">2023-07-20T10:33:00Z</dcterms:created>
  <dcterms:modified xsi:type="dcterms:W3CDTF">2023-07-20T13:16:00Z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documentId_2874</vt:lpwstr>
  </property>
  <property fmtid="{D5CDD505-2E9C-101B-9397-08002B2CF9AE}" pid="3" name="grammarly_documentContext">
    <vt:lpwstr>{"goals":[],"domain":"general","emotions":[],"dialect":"australian"}</vt:lpwstr>
  </property>
</Properties>
</file>